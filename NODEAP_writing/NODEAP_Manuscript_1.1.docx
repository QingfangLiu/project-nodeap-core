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6C403F" w14:textId="31ED39B5" w:rsidR="002904E0" w:rsidRDefault="002904E0" w:rsidP="000B4D15">
      <w:pPr>
        <w:spacing w:after="120"/>
        <w:rPr>
          <w:rFonts w:ascii="Arial" w:hAnsi="Arial" w:cs="Arial"/>
          <w:color w:val="000000" w:themeColor="text1"/>
          <w:sz w:val="22"/>
          <w:szCs w:val="22"/>
        </w:rPr>
      </w:pPr>
      <w:commentRangeStart w:id="0"/>
      <w:commentRangeStart w:id="1"/>
      <w:r w:rsidRPr="002904E0">
        <w:rPr>
          <w:rFonts w:ascii="Arial" w:hAnsi="Arial" w:cs="Arial"/>
          <w:b/>
          <w:bCs/>
          <w:color w:val="000000" w:themeColor="text1"/>
          <w:sz w:val="22"/>
          <w:szCs w:val="22"/>
        </w:rPr>
        <w:t>Multifaceted Mechanisms of Outcome Devaluation: The Crucial Role of the Posterior Lateral OFC in Goal-Directed Choices</w:t>
      </w:r>
      <w:commentRangeEnd w:id="0"/>
      <w:r w:rsidR="00595DAA">
        <w:rPr>
          <w:rStyle w:val="CommentReference"/>
        </w:rPr>
        <w:commentReference w:id="0"/>
      </w:r>
      <w:commentRangeEnd w:id="1"/>
      <w:r w:rsidR="00084E33">
        <w:rPr>
          <w:rStyle w:val="CommentReference"/>
        </w:rPr>
        <w:commentReference w:id="1"/>
      </w:r>
    </w:p>
    <w:p w14:paraId="13657AE3" w14:textId="77777777" w:rsidR="000B4D15" w:rsidRPr="00244866" w:rsidRDefault="000B4D15" w:rsidP="0091089C">
      <w:pPr>
        <w:spacing w:after="120"/>
        <w:rPr>
          <w:rFonts w:ascii="Arial" w:hAnsi="Arial" w:cs="Arial"/>
          <w:color w:val="000000" w:themeColor="text1"/>
          <w:sz w:val="22"/>
          <w:szCs w:val="22"/>
        </w:rPr>
      </w:pPr>
    </w:p>
    <w:p w14:paraId="6930C6F0" w14:textId="7288CE2C" w:rsidR="00C015F5" w:rsidRPr="00FC6D8C" w:rsidRDefault="000E168D" w:rsidP="0091089C">
      <w:pPr>
        <w:pStyle w:val="Heading2"/>
        <w:spacing w:before="0" w:after="120"/>
        <w:rPr>
          <w:rFonts w:ascii="Arial" w:hAnsi="Arial" w:cs="Arial"/>
          <w:b/>
          <w:bCs/>
          <w:color w:val="000000" w:themeColor="text1"/>
          <w:sz w:val="22"/>
          <w:szCs w:val="22"/>
        </w:rPr>
      </w:pPr>
      <w:r w:rsidRPr="00FC6D8C">
        <w:rPr>
          <w:rFonts w:ascii="Arial" w:hAnsi="Arial" w:cs="Arial"/>
          <w:b/>
          <w:bCs/>
          <w:color w:val="000000" w:themeColor="text1"/>
          <w:sz w:val="22"/>
          <w:szCs w:val="22"/>
        </w:rPr>
        <w:t>Introduction</w:t>
      </w:r>
    </w:p>
    <w:p w14:paraId="4DE2B5C9" w14:textId="0B6BE151" w:rsidR="005A0E03" w:rsidRDefault="0010593A" w:rsidP="004916AE">
      <w:pPr>
        <w:spacing w:after="120"/>
        <w:rPr>
          <w:rFonts w:ascii="Arial" w:hAnsi="Arial" w:cs="Arial"/>
          <w:color w:val="000000" w:themeColor="text1"/>
          <w:sz w:val="22"/>
          <w:szCs w:val="22"/>
        </w:rPr>
      </w:pPr>
      <w:r w:rsidRPr="0010593A">
        <w:rPr>
          <w:rFonts w:ascii="Arial" w:hAnsi="Arial" w:cs="Arial"/>
          <w:color w:val="000000" w:themeColor="text1"/>
          <w:sz w:val="22"/>
          <w:szCs w:val="22"/>
        </w:rPr>
        <w:t xml:space="preserve">Humans and animals effortlessly adapt to changing environments, adjusting their behavior in response to shifting contexts. </w:t>
      </w:r>
      <w:commentRangeStart w:id="2"/>
      <w:r w:rsidRPr="0010593A">
        <w:rPr>
          <w:rFonts w:ascii="Arial" w:hAnsi="Arial" w:cs="Arial"/>
          <w:color w:val="000000" w:themeColor="text1"/>
          <w:sz w:val="22"/>
          <w:szCs w:val="22"/>
        </w:rPr>
        <w:t xml:space="preserve">The outcome devaluation paradigm offers a valuable framework for studying the cognitive mechanisms that underlie these adaptive behaviors. In this paradigm, responses to a predictive cue are evaluated after the selective devaluation of the associated outcome. Outcome devaluation is a key marker of goal-directed behavior, demonstrating the </w:t>
      </w:r>
      <w:r w:rsidR="00D15689">
        <w:rPr>
          <w:rFonts w:ascii="Arial" w:hAnsi="Arial" w:cs="Arial"/>
          <w:color w:val="000000" w:themeColor="text1"/>
          <w:sz w:val="22"/>
          <w:szCs w:val="22"/>
        </w:rPr>
        <w:t>ability</w:t>
      </w:r>
      <w:r w:rsidRPr="0010593A">
        <w:rPr>
          <w:rFonts w:ascii="Arial" w:hAnsi="Arial" w:cs="Arial"/>
          <w:color w:val="000000" w:themeColor="text1"/>
          <w:sz w:val="22"/>
          <w:szCs w:val="22"/>
        </w:rPr>
        <w:t xml:space="preserve"> to align actions with updated goals and contexts rather than relying on habitual responses</w:t>
      </w:r>
      <w:commentRangeEnd w:id="2"/>
      <w:r w:rsidR="004C0402">
        <w:rPr>
          <w:rStyle w:val="CommentReference"/>
        </w:rPr>
        <w:commentReference w:id="2"/>
      </w:r>
      <w:r w:rsidRPr="0010593A">
        <w:rPr>
          <w:rFonts w:ascii="Arial" w:hAnsi="Arial" w:cs="Arial"/>
          <w:color w:val="000000" w:themeColor="text1"/>
          <w:sz w:val="22"/>
          <w:szCs w:val="22"/>
        </w:rPr>
        <w:t>.</w:t>
      </w:r>
      <w:r w:rsidR="00F44334">
        <w:rPr>
          <w:rFonts w:ascii="Arial" w:hAnsi="Arial" w:cs="Arial"/>
          <w:color w:val="000000" w:themeColor="text1"/>
          <w:sz w:val="22"/>
          <w:szCs w:val="22"/>
        </w:rPr>
        <w:t xml:space="preserve"> </w:t>
      </w:r>
    </w:p>
    <w:p w14:paraId="19C1D8E3" w14:textId="541B7198" w:rsidR="00F44334" w:rsidRDefault="00190A37" w:rsidP="004916AE">
      <w:pPr>
        <w:spacing w:after="120"/>
        <w:rPr>
          <w:rFonts w:ascii="Arial" w:hAnsi="Arial" w:cs="Arial"/>
          <w:color w:val="000000" w:themeColor="text1"/>
          <w:sz w:val="22"/>
          <w:szCs w:val="22"/>
        </w:rPr>
      </w:pPr>
      <w:r w:rsidRPr="00190A37">
        <w:rPr>
          <w:rFonts w:ascii="Arial" w:hAnsi="Arial" w:cs="Arial"/>
          <w:color w:val="000000" w:themeColor="text1"/>
          <w:sz w:val="22"/>
          <w:szCs w:val="22"/>
        </w:rPr>
        <w:t xml:space="preserve">Studies </w:t>
      </w:r>
      <w:r w:rsidR="00B9008E">
        <w:rPr>
          <w:rFonts w:ascii="Arial" w:hAnsi="Arial" w:cs="Arial"/>
          <w:color w:val="000000" w:themeColor="text1"/>
          <w:sz w:val="22"/>
          <w:szCs w:val="22"/>
        </w:rPr>
        <w:t>in</w:t>
      </w:r>
      <w:r>
        <w:rPr>
          <w:rFonts w:ascii="Arial" w:hAnsi="Arial" w:cs="Arial"/>
          <w:color w:val="000000" w:themeColor="text1"/>
          <w:sz w:val="22"/>
          <w:szCs w:val="22"/>
        </w:rPr>
        <w:t xml:space="preserve"> humans, rodents, and non-human primates </w:t>
      </w:r>
      <w:r w:rsidRPr="00190A37">
        <w:rPr>
          <w:rFonts w:ascii="Arial" w:hAnsi="Arial" w:cs="Arial"/>
          <w:color w:val="000000" w:themeColor="text1"/>
          <w:sz w:val="22"/>
          <w:szCs w:val="22"/>
        </w:rPr>
        <w:t xml:space="preserve">have </w:t>
      </w:r>
      <w:r w:rsidR="00B9008E">
        <w:rPr>
          <w:rFonts w:ascii="Arial" w:hAnsi="Arial" w:cs="Arial"/>
          <w:color w:val="000000" w:themeColor="text1"/>
          <w:sz w:val="22"/>
          <w:szCs w:val="22"/>
        </w:rPr>
        <w:t xml:space="preserve">consistently </w:t>
      </w:r>
      <w:r w:rsidRPr="00190A37">
        <w:rPr>
          <w:rFonts w:ascii="Arial" w:hAnsi="Arial" w:cs="Arial"/>
          <w:color w:val="000000" w:themeColor="text1"/>
          <w:sz w:val="22"/>
          <w:szCs w:val="22"/>
        </w:rPr>
        <w:t>shown that</w:t>
      </w:r>
      <w:r w:rsidR="00B9008E">
        <w:rPr>
          <w:rFonts w:ascii="Arial" w:hAnsi="Arial" w:cs="Arial"/>
          <w:color w:val="000000" w:themeColor="text1"/>
          <w:sz w:val="22"/>
          <w:szCs w:val="22"/>
        </w:rPr>
        <w:t xml:space="preserve"> activity in the </w:t>
      </w:r>
      <w:r w:rsidRPr="00190A37">
        <w:rPr>
          <w:rFonts w:ascii="Arial" w:hAnsi="Arial" w:cs="Arial"/>
          <w:color w:val="000000" w:themeColor="text1"/>
          <w:sz w:val="22"/>
          <w:szCs w:val="22"/>
        </w:rPr>
        <w:t>orbitofrontal cortex (OFC) is linked to</w:t>
      </w:r>
      <w:r w:rsidR="00B9008E">
        <w:rPr>
          <w:rFonts w:ascii="Arial" w:hAnsi="Arial" w:cs="Arial"/>
          <w:color w:val="000000" w:themeColor="text1"/>
          <w:sz w:val="22"/>
          <w:szCs w:val="22"/>
        </w:rPr>
        <w:t xml:space="preserve"> processing of devalued outcomes and the stimuli associated with them</w:t>
      </w:r>
      <w:r w:rsidRPr="003B469D">
        <w:rPr>
          <w:rFonts w:ascii="Arial" w:hAnsi="Arial" w:cs="Arial"/>
          <w:sz w:val="22"/>
          <w:szCs w:val="22"/>
        </w:rPr>
        <w:fldChar w:fldCharType="begin">
          <w:fldData xml:space="preserve">PEVuZE5vdGU+PENpdGU+PEF1dGhvcj5Dcml0Y2hsZXk8L0F1dGhvcj48WWVhcj4xOTk2PC9ZZWFy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</w:fldData>
        </w:fldChar>
      </w:r>
      <w:r>
        <w:rPr>
          <w:rFonts w:ascii="Arial" w:hAnsi="Arial" w:cs="Arial"/>
          <w:sz w:val="22"/>
          <w:szCs w:val="22"/>
        </w:rPr>
        <w:instrText xml:space="preserve"> ADDIN EN.CITE </w:instrText>
      </w:r>
      <w:r>
        <w:rPr>
          <w:rFonts w:ascii="Arial" w:hAnsi="Arial" w:cs="Arial"/>
          <w:sz w:val="22"/>
          <w:szCs w:val="22"/>
        </w:rPr>
        <w:fldChar w:fldCharType="begin">
          <w:fldData xml:space="preserve">PEVuZE5vdGU+PENpdGU+PEF1dGhvcj5Dcml0Y2hsZXk8L0F1dGhvcj48WWVhcj4xOTk2PC9ZZWFy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</w:fldData>
        </w:fldChar>
      </w:r>
      <w:r>
        <w:rPr>
          <w:rFonts w:ascii="Arial" w:hAnsi="Arial" w:cs="Arial"/>
          <w:sz w:val="22"/>
          <w:szCs w:val="22"/>
        </w:rPr>
        <w:instrText xml:space="preserve"> ADDIN EN.CITE.DATA </w:instrText>
      </w:r>
      <w:r>
        <w:rPr>
          <w:rFonts w:ascii="Arial" w:hAnsi="Arial" w:cs="Arial"/>
          <w:sz w:val="22"/>
          <w:szCs w:val="22"/>
        </w:rPr>
      </w:r>
      <w:r>
        <w:rPr>
          <w:rFonts w:ascii="Arial" w:hAnsi="Arial" w:cs="Arial"/>
          <w:sz w:val="22"/>
          <w:szCs w:val="22"/>
        </w:rPr>
        <w:fldChar w:fldCharType="end"/>
      </w:r>
      <w:r w:rsidRPr="003B469D">
        <w:rPr>
          <w:rFonts w:ascii="Arial" w:hAnsi="Arial" w:cs="Arial"/>
          <w:sz w:val="22"/>
          <w:szCs w:val="22"/>
        </w:rPr>
      </w:r>
      <w:r w:rsidRPr="003B469D">
        <w:rPr>
          <w:rFonts w:ascii="Arial" w:hAnsi="Arial" w:cs="Arial"/>
          <w:sz w:val="22"/>
          <w:szCs w:val="22"/>
        </w:rPr>
        <w:fldChar w:fldCharType="separate"/>
      </w:r>
      <w:r w:rsidRPr="00E966F4">
        <w:rPr>
          <w:rFonts w:ascii="Arial" w:hAnsi="Arial" w:cs="Arial"/>
          <w:noProof/>
          <w:sz w:val="22"/>
          <w:szCs w:val="22"/>
          <w:vertAlign w:val="superscript"/>
        </w:rPr>
        <w:t>1-4</w:t>
      </w:r>
      <w:r w:rsidRPr="003B469D">
        <w:rPr>
          <w:rFonts w:ascii="Arial" w:hAnsi="Arial" w:cs="Arial"/>
          <w:sz w:val="22"/>
          <w:szCs w:val="22"/>
        </w:rPr>
        <w:fldChar w:fldCharType="end"/>
      </w:r>
      <w:r w:rsidRPr="00190A37">
        <w:rPr>
          <w:rFonts w:ascii="Arial" w:hAnsi="Arial" w:cs="Arial"/>
          <w:color w:val="000000" w:themeColor="text1"/>
          <w:sz w:val="22"/>
          <w:szCs w:val="22"/>
        </w:rPr>
        <w:t xml:space="preserve">. </w:t>
      </w:r>
      <w:r w:rsidR="00B9008E">
        <w:rPr>
          <w:rFonts w:ascii="Arial" w:hAnsi="Arial" w:cs="Arial"/>
          <w:color w:val="000000" w:themeColor="text1"/>
          <w:sz w:val="22"/>
          <w:szCs w:val="22"/>
        </w:rPr>
        <w:t xml:space="preserve">Inactivating the OFC across species results in continued responding to </w:t>
      </w:r>
      <w:r w:rsidRPr="00190A37">
        <w:rPr>
          <w:rFonts w:ascii="Arial" w:hAnsi="Arial" w:cs="Arial"/>
          <w:color w:val="000000" w:themeColor="text1"/>
          <w:sz w:val="22"/>
          <w:szCs w:val="22"/>
        </w:rPr>
        <w:t xml:space="preserve">Pavlovian cues, even </w:t>
      </w:r>
      <w:r w:rsidR="00B9008E">
        <w:rPr>
          <w:rFonts w:ascii="Arial" w:hAnsi="Arial" w:cs="Arial"/>
          <w:color w:val="000000" w:themeColor="text1"/>
          <w:sz w:val="22"/>
          <w:szCs w:val="22"/>
        </w:rPr>
        <w:t>after</w:t>
      </w:r>
      <w:r w:rsidRPr="00190A37">
        <w:rPr>
          <w:rFonts w:ascii="Arial" w:hAnsi="Arial" w:cs="Arial"/>
          <w:color w:val="000000" w:themeColor="text1"/>
          <w:sz w:val="22"/>
          <w:szCs w:val="22"/>
        </w:rPr>
        <w:t xml:space="preserve"> the outcome has been devalued</w:t>
      </w:r>
      <w:r>
        <w:rPr>
          <w:rFonts w:ascii="Arial" w:hAnsi="Arial" w:cs="Arial"/>
          <w:color w:val="000000" w:themeColor="text1"/>
          <w:sz w:val="22"/>
          <w:szCs w:val="22"/>
        </w:rPr>
        <w:t xml:space="preserve">, </w:t>
      </w:r>
      <w:r w:rsidR="00B9008E">
        <w:rPr>
          <w:rFonts w:ascii="Arial" w:hAnsi="Arial" w:cs="Arial"/>
          <w:color w:val="000000" w:themeColor="text1"/>
          <w:sz w:val="22"/>
          <w:szCs w:val="22"/>
        </w:rPr>
        <w:t>indicat</w:t>
      </w:r>
      <w:r w:rsidR="00D15689">
        <w:rPr>
          <w:rFonts w:ascii="Arial" w:hAnsi="Arial" w:cs="Arial"/>
          <w:color w:val="000000" w:themeColor="text1"/>
          <w:sz w:val="22"/>
          <w:szCs w:val="22"/>
        </w:rPr>
        <w:t>ing</w:t>
      </w:r>
      <w:r w:rsidR="00B9008E">
        <w:rPr>
          <w:rFonts w:ascii="Arial" w:hAnsi="Arial" w:cs="Arial"/>
          <w:color w:val="000000" w:themeColor="text1"/>
          <w:sz w:val="22"/>
          <w:szCs w:val="22"/>
        </w:rPr>
        <w:t xml:space="preserve"> </w:t>
      </w:r>
      <w:r>
        <w:rPr>
          <w:rFonts w:ascii="Arial" w:hAnsi="Arial" w:cs="Arial"/>
          <w:color w:val="000000" w:themeColor="text1"/>
          <w:sz w:val="22"/>
          <w:szCs w:val="22"/>
        </w:rPr>
        <w:t xml:space="preserve">an impaired ability to </w:t>
      </w:r>
      <w:r w:rsidR="00B9008E">
        <w:rPr>
          <w:rFonts w:ascii="Arial" w:hAnsi="Arial" w:cs="Arial"/>
          <w:color w:val="000000" w:themeColor="text1"/>
          <w:sz w:val="22"/>
          <w:szCs w:val="22"/>
        </w:rPr>
        <w:t xml:space="preserve">adjust behavior based on </w:t>
      </w:r>
      <w:r w:rsidR="00D15689">
        <w:rPr>
          <w:rFonts w:ascii="Arial" w:hAnsi="Arial" w:cs="Arial"/>
          <w:color w:val="000000" w:themeColor="text1"/>
          <w:sz w:val="22"/>
          <w:szCs w:val="22"/>
        </w:rPr>
        <w:t>the updated outcome</w:t>
      </w:r>
      <w:r w:rsidR="005E20F5">
        <w:rPr>
          <w:rFonts w:ascii="Arial" w:hAnsi="Arial" w:cs="Arial"/>
          <w:color w:val="000000" w:themeColor="text1"/>
          <w:sz w:val="22"/>
          <w:szCs w:val="22"/>
        </w:rPr>
        <w:t xml:space="preserve"> value</w:t>
      </w:r>
      <w:r>
        <w:rPr>
          <w:rFonts w:ascii="Arial" w:hAnsi="Arial" w:cs="Arial"/>
          <w:color w:val="000000" w:themeColor="text1"/>
          <w:sz w:val="22"/>
          <w:szCs w:val="22"/>
        </w:rPr>
        <w:fldChar w:fldCharType="begin">
          <w:fldData xml:space="preserve">PEVuZE5vdGU+PENpdGU+PEF1dGhvcj5NdXJyYXk8L0F1dGhvcj48WWVhcj4yMDE1PC9ZZWFyPjxS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</w:fldData>
        </w:fldChar>
      </w:r>
      <w:r>
        <w:rPr>
          <w:rFonts w:ascii="Arial" w:hAnsi="Arial" w:cs="Arial"/>
          <w:color w:val="000000" w:themeColor="text1"/>
          <w:sz w:val="22"/>
          <w:szCs w:val="22"/>
        </w:rPr>
        <w:instrText xml:space="preserve"> ADDIN EN.CITE </w:instrText>
      </w:r>
      <w:r>
        <w:rPr>
          <w:rFonts w:ascii="Arial" w:hAnsi="Arial" w:cs="Arial"/>
          <w:color w:val="000000" w:themeColor="text1"/>
          <w:sz w:val="22"/>
          <w:szCs w:val="22"/>
        </w:rPr>
        <w:fldChar w:fldCharType="begin">
          <w:fldData xml:space="preserve">PEVuZE5vdGU+PENpdGU+PEF1dGhvcj5NdXJyYXk8L0F1dGhvcj48WWVhcj4yMDE1PC9ZZWFyPjxS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</w:fldData>
        </w:fldChar>
      </w:r>
      <w:r>
        <w:rPr>
          <w:rFonts w:ascii="Arial" w:hAnsi="Arial" w:cs="Arial"/>
          <w:color w:val="000000" w:themeColor="text1"/>
          <w:sz w:val="22"/>
          <w:szCs w:val="22"/>
        </w:rPr>
        <w:instrText xml:space="preserve"> ADDIN EN.CITE.DATA </w:instrText>
      </w:r>
      <w:r>
        <w:rPr>
          <w:rFonts w:ascii="Arial" w:hAnsi="Arial" w:cs="Arial"/>
          <w:color w:val="000000" w:themeColor="text1"/>
          <w:sz w:val="22"/>
          <w:szCs w:val="22"/>
        </w:rPr>
      </w:r>
      <w:r>
        <w:rPr>
          <w:rFonts w:ascii="Arial" w:hAnsi="Arial" w:cs="Arial"/>
          <w:color w:val="000000" w:themeColor="text1"/>
          <w:sz w:val="22"/>
          <w:szCs w:val="22"/>
        </w:rPr>
        <w:fldChar w:fldCharType="end"/>
      </w:r>
      <w:r>
        <w:rPr>
          <w:rFonts w:ascii="Arial" w:hAnsi="Arial" w:cs="Arial"/>
          <w:color w:val="000000" w:themeColor="text1"/>
          <w:sz w:val="22"/>
          <w:szCs w:val="22"/>
        </w:rPr>
      </w:r>
      <w:r>
        <w:rPr>
          <w:rFonts w:ascii="Arial" w:hAnsi="Arial" w:cs="Arial"/>
          <w:color w:val="000000" w:themeColor="text1"/>
          <w:sz w:val="22"/>
          <w:szCs w:val="22"/>
        </w:rPr>
        <w:fldChar w:fldCharType="separate"/>
      </w:r>
      <w:r w:rsidRPr="000D6A3A">
        <w:rPr>
          <w:rFonts w:ascii="Arial" w:hAnsi="Arial" w:cs="Arial"/>
          <w:noProof/>
          <w:color w:val="000000" w:themeColor="text1"/>
          <w:sz w:val="22"/>
          <w:szCs w:val="22"/>
          <w:vertAlign w:val="superscript"/>
        </w:rPr>
        <w:t>5-7</w:t>
      </w:r>
      <w:r>
        <w:rPr>
          <w:rFonts w:ascii="Arial" w:hAnsi="Arial" w:cs="Arial"/>
          <w:color w:val="000000" w:themeColor="text1"/>
          <w:sz w:val="22"/>
          <w:szCs w:val="22"/>
        </w:rPr>
        <w:fldChar w:fldCharType="end"/>
      </w:r>
      <w:r>
        <w:rPr>
          <w:rFonts w:ascii="Arial" w:hAnsi="Arial" w:cs="Arial"/>
          <w:color w:val="000000" w:themeColor="text1"/>
          <w:sz w:val="22"/>
          <w:szCs w:val="22"/>
        </w:rPr>
        <w:t>.</w:t>
      </w:r>
      <w:r w:rsidR="00870E50">
        <w:rPr>
          <w:rFonts w:ascii="Arial" w:hAnsi="Arial" w:cs="Arial"/>
          <w:color w:val="000000" w:themeColor="text1"/>
          <w:sz w:val="22"/>
          <w:szCs w:val="22"/>
        </w:rPr>
        <w:t xml:space="preserve"> </w:t>
      </w:r>
    </w:p>
    <w:p w14:paraId="10D97FAF" w14:textId="2B2DD223" w:rsidR="00EC78C1" w:rsidRDefault="00CB7F92" w:rsidP="00370D5B">
      <w:pPr>
        <w:spacing w:after="120"/>
        <w:rPr>
          <w:rFonts w:ascii="Arial" w:hAnsi="Arial" w:cs="Arial"/>
          <w:color w:val="000000" w:themeColor="text1"/>
          <w:sz w:val="22"/>
          <w:szCs w:val="22"/>
        </w:rPr>
      </w:pPr>
      <w:r>
        <w:rPr>
          <w:rFonts w:ascii="Arial" w:hAnsi="Arial" w:cs="Arial"/>
          <w:sz w:val="22"/>
          <w:szCs w:val="22"/>
        </w:rPr>
        <w:t xml:space="preserve">The OFC’s role in </w:t>
      </w:r>
      <w:commentRangeStart w:id="3"/>
      <w:r>
        <w:rPr>
          <w:rFonts w:ascii="Arial" w:hAnsi="Arial" w:cs="Arial"/>
          <w:sz w:val="22"/>
          <w:szCs w:val="22"/>
        </w:rPr>
        <w:t xml:space="preserve">outcome devaluation </w:t>
      </w:r>
      <w:commentRangeEnd w:id="3"/>
      <w:r w:rsidR="004C0402">
        <w:rPr>
          <w:rStyle w:val="CommentReference"/>
        </w:rPr>
        <w:commentReference w:id="3"/>
      </w:r>
      <w:r>
        <w:rPr>
          <w:rFonts w:ascii="Arial" w:hAnsi="Arial" w:cs="Arial"/>
          <w:sz w:val="22"/>
          <w:szCs w:val="22"/>
        </w:rPr>
        <w:t xml:space="preserve">has </w:t>
      </w:r>
      <w:r w:rsidR="003B4AF8">
        <w:rPr>
          <w:rFonts w:ascii="Arial" w:hAnsi="Arial" w:cs="Arial"/>
          <w:sz w:val="22"/>
          <w:szCs w:val="22"/>
        </w:rPr>
        <w:t>traditionally</w:t>
      </w:r>
      <w:r>
        <w:rPr>
          <w:rFonts w:ascii="Arial" w:hAnsi="Arial" w:cs="Arial"/>
          <w:sz w:val="22"/>
          <w:szCs w:val="22"/>
        </w:rPr>
        <w:t xml:space="preserve"> been </w:t>
      </w:r>
      <w:r w:rsidR="00EB578B">
        <w:rPr>
          <w:rFonts w:ascii="Arial" w:hAnsi="Arial" w:cs="Arial"/>
          <w:sz w:val="22"/>
          <w:szCs w:val="22"/>
        </w:rPr>
        <w:t>interpreted</w:t>
      </w:r>
      <w:r w:rsidR="003B4AF8">
        <w:rPr>
          <w:rFonts w:ascii="Arial" w:hAnsi="Arial" w:cs="Arial"/>
          <w:sz w:val="22"/>
          <w:szCs w:val="22"/>
        </w:rPr>
        <w:t xml:space="preserve"> as </w:t>
      </w:r>
      <w:r>
        <w:rPr>
          <w:rFonts w:ascii="Arial" w:hAnsi="Arial" w:cs="Arial"/>
          <w:sz w:val="22"/>
          <w:szCs w:val="22"/>
        </w:rPr>
        <w:t>selectively updating the value of a stimulus</w:t>
      </w:r>
      <w:r w:rsidR="003B4AF8">
        <w:rPr>
          <w:rFonts w:ascii="Arial" w:hAnsi="Arial" w:cs="Arial"/>
          <w:sz w:val="22"/>
          <w:szCs w:val="22"/>
        </w:rPr>
        <w:t xml:space="preserve"> that</w:t>
      </w:r>
      <w:r>
        <w:rPr>
          <w:rFonts w:ascii="Arial" w:hAnsi="Arial" w:cs="Arial"/>
          <w:sz w:val="22"/>
          <w:szCs w:val="22"/>
        </w:rPr>
        <w:t xml:space="preserve"> predict</w:t>
      </w:r>
      <w:r w:rsidR="003B4AF8">
        <w:rPr>
          <w:rFonts w:ascii="Arial" w:hAnsi="Arial" w:cs="Arial"/>
          <w:sz w:val="22"/>
          <w:szCs w:val="22"/>
        </w:rPr>
        <w:t>s</w:t>
      </w:r>
      <w:r>
        <w:rPr>
          <w:rFonts w:ascii="Arial" w:hAnsi="Arial" w:cs="Arial"/>
          <w:sz w:val="22"/>
          <w:szCs w:val="22"/>
        </w:rPr>
        <w:t xml:space="preserve"> a specific outcome</w:t>
      </w:r>
      <w:r w:rsidR="00EB578B">
        <w:rPr>
          <w:rFonts w:ascii="Arial" w:hAnsi="Arial" w:cs="Arial"/>
          <w:sz w:val="22"/>
          <w:szCs w:val="22"/>
        </w:rPr>
        <w:t xml:space="preserve">, </w:t>
      </w:r>
      <w:r>
        <w:rPr>
          <w:rFonts w:ascii="Arial" w:hAnsi="Arial" w:cs="Arial"/>
          <w:sz w:val="22"/>
          <w:szCs w:val="22"/>
        </w:rPr>
        <w:t xml:space="preserve">or as part of </w:t>
      </w:r>
      <w:r w:rsidR="003B4AF8">
        <w:rPr>
          <w:rFonts w:ascii="Arial" w:hAnsi="Arial" w:cs="Arial"/>
          <w:sz w:val="22"/>
          <w:szCs w:val="22"/>
        </w:rPr>
        <w:t xml:space="preserve">a broader </w:t>
      </w:r>
      <w:r>
        <w:rPr>
          <w:rFonts w:ascii="Arial" w:hAnsi="Arial" w:cs="Arial"/>
          <w:sz w:val="22"/>
          <w:szCs w:val="22"/>
        </w:rPr>
        <w:t>behavioral control process</w:t>
      </w:r>
      <w:r>
        <w:rPr>
          <w:rFonts w:ascii="Arial" w:hAnsi="Arial" w:cs="Arial"/>
          <w:sz w:val="22"/>
          <w:szCs w:val="22"/>
        </w:rPr>
        <w:fldChar w:fldCharType="begin"/>
      </w:r>
      <w:r w:rsidR="000D6A3A">
        <w:rPr>
          <w:rFonts w:ascii="Arial" w:hAnsi="Arial" w:cs="Arial"/>
          <w:sz w:val="22"/>
          <w:szCs w:val="22"/>
        </w:rPr>
        <w:instrText xml:space="preserve"> ADDIN EN.CITE &lt;EndNote&gt;&lt;Cite&gt;&lt;Author&gt;Murray&lt;/Author&gt;&lt;Year&gt;2015&lt;/Year&gt;&lt;RecNum&gt;530&lt;/RecNum&gt;&lt;DisplayText&gt;&lt;style face="superscript"&gt;5&lt;/style&gt;&lt;/DisplayText&gt;&lt;record&gt;&lt;rec-number&gt;530&lt;/rec-number&gt;&lt;foreign-keys&gt;&lt;key app="EN" db-id="zaf922assa05plerwwupfssvrzteappvax2x" timestamp="1707079046"&gt;530&lt;/key&gt;&lt;/foreign-keys&gt;&lt;ref-type name="Journal Article"&gt;17&lt;/ref-type&gt;&lt;contributors&gt;&lt;authors&gt;&lt;author&gt;Murray, Elisabeth A&lt;/author&gt;&lt;author&gt;Moylan, Emily J&lt;/author&gt;&lt;author&gt;Saleem, Kadharbatcha S&lt;/author&gt;&lt;author&gt;Basile, Benjamin M&lt;/author&gt;&lt;author&gt;Turchi, Janita&lt;/author&gt;&lt;/authors&gt;&lt;/contributors&gt;&lt;titles&gt;&lt;title&gt;Specialized areas for value updating and goal selection in the primate orbitofrontal cortex&lt;/title&gt;&lt;secondary-title&gt;elife&lt;/secondary-title&gt;&lt;/titles&gt;&lt;periodical&gt;&lt;full-title&gt;eLife&lt;/full-title&gt;&lt;/periodical&gt;&lt;pages&gt;e11695&lt;/pages&gt;&lt;volume&gt;4&lt;/volume&gt;&lt;dates&gt;&lt;year&gt;2015&lt;/year&gt;&lt;/dates&gt;&lt;isbn&gt;2050-084X&lt;/isbn&gt;&lt;urls&gt;&lt;/urls&gt;&lt;/record&gt;&lt;/Cite&gt;&lt;/EndNote&gt;</w:instrText>
      </w:r>
      <w:r>
        <w:rPr>
          <w:rFonts w:ascii="Arial" w:hAnsi="Arial" w:cs="Arial"/>
          <w:sz w:val="22"/>
          <w:szCs w:val="22"/>
        </w:rPr>
        <w:fldChar w:fldCharType="separate"/>
      </w:r>
      <w:r w:rsidR="000D6A3A" w:rsidRPr="000D6A3A">
        <w:rPr>
          <w:rFonts w:ascii="Arial" w:hAnsi="Arial" w:cs="Arial"/>
          <w:noProof/>
          <w:sz w:val="22"/>
          <w:szCs w:val="22"/>
          <w:vertAlign w:val="superscript"/>
        </w:rPr>
        <w:t>5</w:t>
      </w:r>
      <w:r>
        <w:rPr>
          <w:rFonts w:ascii="Arial" w:hAnsi="Arial" w:cs="Arial"/>
          <w:sz w:val="22"/>
          <w:szCs w:val="22"/>
        </w:rPr>
        <w:fldChar w:fldCharType="end"/>
      </w:r>
      <w:r w:rsidRPr="003B469D">
        <w:rPr>
          <w:rFonts w:ascii="Arial" w:hAnsi="Arial" w:cs="Arial"/>
          <w:sz w:val="22"/>
          <w:szCs w:val="22"/>
        </w:rPr>
        <w:t xml:space="preserve">. </w:t>
      </w:r>
      <w:r w:rsidR="00EB578B">
        <w:rPr>
          <w:rFonts w:ascii="Arial" w:hAnsi="Arial" w:cs="Arial"/>
          <w:sz w:val="22"/>
          <w:szCs w:val="22"/>
        </w:rPr>
        <w:t xml:space="preserve">However, </w:t>
      </w:r>
      <w:r w:rsidR="004F0456">
        <w:rPr>
          <w:rFonts w:ascii="Arial" w:hAnsi="Arial" w:cs="Arial"/>
          <w:color w:val="000000" w:themeColor="text1"/>
          <w:sz w:val="22"/>
          <w:szCs w:val="22"/>
        </w:rPr>
        <w:t>recent</w:t>
      </w:r>
      <w:r w:rsidR="00EB578B">
        <w:rPr>
          <w:rFonts w:ascii="Arial" w:hAnsi="Arial" w:cs="Arial"/>
          <w:color w:val="000000" w:themeColor="text1"/>
          <w:sz w:val="22"/>
          <w:szCs w:val="22"/>
        </w:rPr>
        <w:t xml:space="preserve"> studies in both</w:t>
      </w:r>
      <w:r w:rsidR="004F0456">
        <w:rPr>
          <w:rFonts w:ascii="Arial" w:hAnsi="Arial" w:cs="Arial"/>
          <w:color w:val="000000" w:themeColor="text1"/>
          <w:sz w:val="22"/>
          <w:szCs w:val="22"/>
        </w:rPr>
        <w:t xml:space="preserve"> r</w:t>
      </w:r>
      <w:r w:rsidR="00FD43B6" w:rsidRPr="00403CEB">
        <w:rPr>
          <w:rFonts w:ascii="Arial" w:hAnsi="Arial" w:cs="Arial"/>
          <w:color w:val="000000" w:themeColor="text1"/>
          <w:sz w:val="22"/>
          <w:szCs w:val="22"/>
        </w:rPr>
        <w:t>odent</w:t>
      </w:r>
      <w:r w:rsidR="00EB578B">
        <w:rPr>
          <w:rFonts w:ascii="Arial" w:hAnsi="Arial" w:cs="Arial"/>
          <w:color w:val="000000" w:themeColor="text1"/>
          <w:sz w:val="22"/>
          <w:szCs w:val="22"/>
        </w:rPr>
        <w:t>s</w:t>
      </w:r>
      <w:r w:rsidR="004F0456">
        <w:rPr>
          <w:rFonts w:ascii="Arial" w:hAnsi="Arial" w:cs="Arial"/>
          <w:color w:val="000000" w:themeColor="text1"/>
          <w:sz w:val="22"/>
          <w:szCs w:val="22"/>
        </w:rPr>
        <w:t xml:space="preserve"> and human</w:t>
      </w:r>
      <w:r w:rsidR="00EB578B">
        <w:rPr>
          <w:rFonts w:ascii="Arial" w:hAnsi="Arial" w:cs="Arial"/>
          <w:color w:val="000000" w:themeColor="text1"/>
          <w:sz w:val="22"/>
          <w:szCs w:val="22"/>
        </w:rPr>
        <w:t>s</w:t>
      </w:r>
      <w:r w:rsidR="00FD43B6" w:rsidRPr="00403CEB">
        <w:rPr>
          <w:rFonts w:ascii="Arial" w:hAnsi="Arial" w:cs="Arial"/>
          <w:color w:val="000000" w:themeColor="text1"/>
          <w:sz w:val="22"/>
          <w:szCs w:val="22"/>
        </w:rPr>
        <w:t xml:space="preserve"> </w:t>
      </w:r>
      <w:r w:rsidR="00EB578B">
        <w:rPr>
          <w:rFonts w:ascii="Arial" w:hAnsi="Arial" w:cs="Arial"/>
          <w:color w:val="000000" w:themeColor="text1"/>
          <w:sz w:val="22"/>
          <w:szCs w:val="22"/>
        </w:rPr>
        <w:t xml:space="preserve">suggest that </w:t>
      </w:r>
      <w:r w:rsidR="00FD43B6" w:rsidRPr="00403CEB">
        <w:rPr>
          <w:rFonts w:ascii="Arial" w:hAnsi="Arial" w:cs="Arial"/>
          <w:color w:val="000000" w:themeColor="text1"/>
          <w:sz w:val="22"/>
          <w:szCs w:val="22"/>
        </w:rPr>
        <w:t>the lateral OFC</w:t>
      </w:r>
      <w:r w:rsidR="00EB578B">
        <w:rPr>
          <w:rFonts w:ascii="Arial" w:hAnsi="Arial" w:cs="Arial"/>
          <w:color w:val="000000" w:themeColor="text1"/>
          <w:sz w:val="22"/>
          <w:szCs w:val="22"/>
        </w:rPr>
        <w:t xml:space="preserve"> is specifically involved in </w:t>
      </w:r>
      <w:r w:rsidR="00FD43B6" w:rsidRPr="00403CEB">
        <w:rPr>
          <w:rFonts w:ascii="Arial" w:hAnsi="Arial" w:cs="Arial"/>
          <w:color w:val="000000" w:themeColor="text1"/>
          <w:sz w:val="22"/>
          <w:szCs w:val="22"/>
        </w:rPr>
        <w:t>learning</w:t>
      </w:r>
      <w:r w:rsidR="00AE261E">
        <w:rPr>
          <w:rFonts w:ascii="Arial" w:hAnsi="Arial" w:cs="Arial"/>
          <w:color w:val="000000" w:themeColor="text1"/>
          <w:sz w:val="22"/>
          <w:szCs w:val="22"/>
        </w:rPr>
        <w:t xml:space="preserve"> the identity</w:t>
      </w:r>
      <w:r w:rsidR="00446E25">
        <w:rPr>
          <w:rFonts w:ascii="Arial" w:hAnsi="Arial" w:cs="Arial"/>
          <w:color w:val="000000" w:themeColor="text1"/>
          <w:sz w:val="22"/>
          <w:szCs w:val="22"/>
        </w:rPr>
        <w:t xml:space="preserve"> of the reward</w:t>
      </w:r>
      <w:r w:rsidR="00AE261E">
        <w:rPr>
          <w:rFonts w:ascii="Arial" w:hAnsi="Arial" w:cs="Arial"/>
          <w:color w:val="000000" w:themeColor="text1"/>
          <w:sz w:val="22"/>
          <w:szCs w:val="22"/>
        </w:rPr>
        <w:t xml:space="preserve"> associated with</w:t>
      </w:r>
      <w:r w:rsidR="00446E25">
        <w:rPr>
          <w:rFonts w:ascii="Arial" w:hAnsi="Arial" w:cs="Arial"/>
          <w:color w:val="000000" w:themeColor="text1"/>
          <w:sz w:val="22"/>
          <w:szCs w:val="22"/>
        </w:rPr>
        <w:t xml:space="preserve"> stimuli</w:t>
      </w:r>
      <w:r w:rsidR="003B4AF8" w:rsidRPr="00403CEB">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ZWNOdW0+MzA8L1JlY051bT48RGlzcGxheVRleHQ+PHN0eWxlIGZhY2U9InN1cGVyc2NyaXB0Ij45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</w:fldData>
        </w:fldChar>
      </w:r>
      <w:r w:rsidR="0013717A">
        <w:rPr>
          <w:rFonts w:ascii="Arial" w:hAnsi="Arial" w:cs="Arial"/>
          <w:color w:val="000000" w:themeColor="text1"/>
          <w:sz w:val="22"/>
          <w:szCs w:val="22"/>
        </w:rPr>
        <w:instrText xml:space="preserve"> ADDIN EN.CITE </w:instrText>
      </w:r>
      <w:r w:rsidR="0013717A">
        <w:rPr>
          <w:rFonts w:ascii="Arial" w:hAnsi="Arial" w:cs="Arial"/>
          <w:color w:val="000000" w:themeColor="text1"/>
          <w:sz w:val="22"/>
          <w:szCs w:val="22"/>
        </w:rPr>
        <w:fldChar w:fldCharType="begin">
          <w:fldData xml:space="preserve">PEVuZE5vdGU+PENpdGU+PEF1dGhvcj5Ib3dhcmQ8L0F1dGhvcj48WWVhcj4yMDE1PC9ZZWFyPjxS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</w:fldData>
        </w:fldChar>
      </w:r>
      <w:r w:rsidR="0013717A">
        <w:rPr>
          <w:rFonts w:ascii="Arial" w:hAnsi="Arial" w:cs="Arial"/>
          <w:color w:val="000000" w:themeColor="text1"/>
          <w:sz w:val="22"/>
          <w:szCs w:val="22"/>
        </w:rPr>
        <w:instrText xml:space="preserve"> ADDIN EN.CITE.DATA </w:instrText>
      </w:r>
      <w:r w:rsidR="0013717A">
        <w:rPr>
          <w:rFonts w:ascii="Arial" w:hAnsi="Arial" w:cs="Arial"/>
          <w:color w:val="000000" w:themeColor="text1"/>
          <w:sz w:val="22"/>
          <w:szCs w:val="22"/>
        </w:rPr>
      </w:r>
      <w:r w:rsidR="0013717A">
        <w:rPr>
          <w:rFonts w:ascii="Arial" w:hAnsi="Arial" w:cs="Arial"/>
          <w:color w:val="000000" w:themeColor="text1"/>
          <w:sz w:val="22"/>
          <w:szCs w:val="22"/>
        </w:rPr>
        <w:fldChar w:fldCharType="end"/>
      </w:r>
      <w:r w:rsidR="003B4AF8" w:rsidRPr="00403CEB">
        <w:rPr>
          <w:rFonts w:ascii="Arial" w:hAnsi="Arial" w:cs="Arial"/>
          <w:color w:val="000000" w:themeColor="text1"/>
          <w:sz w:val="22"/>
          <w:szCs w:val="22"/>
        </w:rPr>
      </w:r>
      <w:r w:rsidR="003B4AF8" w:rsidRPr="00403CEB">
        <w:rPr>
          <w:rFonts w:ascii="Arial" w:hAnsi="Arial" w:cs="Arial"/>
          <w:color w:val="000000" w:themeColor="text1"/>
          <w:sz w:val="22"/>
          <w:szCs w:val="22"/>
        </w:rPr>
        <w:fldChar w:fldCharType="separate"/>
      </w:r>
      <w:r w:rsidR="000A5727" w:rsidRPr="000A5727">
        <w:rPr>
          <w:rFonts w:ascii="Arial" w:hAnsi="Arial" w:cs="Arial"/>
          <w:noProof/>
          <w:color w:val="000000" w:themeColor="text1"/>
          <w:sz w:val="22"/>
          <w:szCs w:val="22"/>
          <w:vertAlign w:val="superscript"/>
        </w:rPr>
        <w:t>9-12</w:t>
      </w:r>
      <w:r w:rsidR="003B4AF8" w:rsidRPr="00403CEB">
        <w:rPr>
          <w:rFonts w:ascii="Arial" w:hAnsi="Arial" w:cs="Arial"/>
          <w:color w:val="000000" w:themeColor="text1"/>
          <w:sz w:val="22"/>
          <w:szCs w:val="22"/>
        </w:rPr>
        <w:fldChar w:fldCharType="end"/>
      </w:r>
      <w:r w:rsidR="003B4AF8" w:rsidRPr="00403CEB">
        <w:rPr>
          <w:rFonts w:ascii="Arial" w:hAnsi="Arial" w:cs="Arial"/>
          <w:color w:val="000000" w:themeColor="text1"/>
          <w:sz w:val="22"/>
          <w:szCs w:val="22"/>
        </w:rPr>
        <w:t>.</w:t>
      </w:r>
      <w:r w:rsidR="000033B5">
        <w:rPr>
          <w:rFonts w:ascii="Arial" w:hAnsi="Arial" w:cs="Arial"/>
          <w:color w:val="000000" w:themeColor="text1"/>
          <w:sz w:val="22"/>
          <w:szCs w:val="22"/>
        </w:rPr>
        <w:t xml:space="preserve"> </w:t>
      </w:r>
      <w:r w:rsidR="00AD664B">
        <w:rPr>
          <w:rFonts w:ascii="Arial" w:hAnsi="Arial" w:cs="Arial"/>
          <w:color w:val="000000" w:themeColor="text1"/>
          <w:sz w:val="22"/>
          <w:szCs w:val="22"/>
        </w:rPr>
        <w:t>If</w:t>
      </w:r>
      <w:r w:rsidR="00757096">
        <w:rPr>
          <w:rFonts w:ascii="Arial" w:hAnsi="Arial" w:cs="Arial"/>
          <w:color w:val="000000" w:themeColor="text1"/>
          <w:sz w:val="22"/>
          <w:szCs w:val="22"/>
        </w:rPr>
        <w:t xml:space="preserve"> this association learning is disrupted </w:t>
      </w:r>
      <w:r w:rsidR="00AD664B">
        <w:rPr>
          <w:rFonts w:ascii="Arial" w:hAnsi="Arial" w:cs="Arial"/>
          <w:color w:val="000000" w:themeColor="text1"/>
          <w:sz w:val="22"/>
          <w:szCs w:val="22"/>
        </w:rPr>
        <w:t>due to</w:t>
      </w:r>
      <w:r w:rsidR="00314D5F">
        <w:rPr>
          <w:rFonts w:ascii="Arial" w:hAnsi="Arial" w:cs="Arial"/>
          <w:color w:val="000000" w:themeColor="text1"/>
          <w:sz w:val="22"/>
          <w:szCs w:val="22"/>
        </w:rPr>
        <w:t xml:space="preserve"> dysfunction in the OFC, this could, in theory, disrupt the </w:t>
      </w:r>
      <w:r w:rsidR="003B4AF8" w:rsidRPr="003B4AF8">
        <w:rPr>
          <w:rFonts w:ascii="Arial" w:hAnsi="Arial" w:cs="Arial"/>
          <w:color w:val="000000" w:themeColor="text1"/>
          <w:sz w:val="22"/>
          <w:szCs w:val="22"/>
        </w:rPr>
        <w:t>ability to adjust choices based on stimuli that predict different outcome identities</w:t>
      </w:r>
      <w:r w:rsidR="00FC1E36">
        <w:rPr>
          <w:rFonts w:ascii="Arial" w:hAnsi="Arial" w:cs="Arial"/>
          <w:color w:val="000000" w:themeColor="text1"/>
          <w:sz w:val="22"/>
          <w:szCs w:val="22"/>
        </w:rPr>
        <w:t xml:space="preserve">. However, whether the OFC’s role in </w:t>
      </w:r>
      <w:r w:rsidR="008929A4">
        <w:rPr>
          <w:rFonts w:ascii="Arial" w:hAnsi="Arial" w:cs="Arial"/>
          <w:color w:val="000000" w:themeColor="text1"/>
          <w:sz w:val="22"/>
          <w:szCs w:val="22"/>
        </w:rPr>
        <w:t>association learning</w:t>
      </w:r>
      <w:r w:rsidR="00FC1E36">
        <w:rPr>
          <w:rFonts w:ascii="Arial" w:hAnsi="Arial" w:cs="Arial"/>
          <w:color w:val="000000" w:themeColor="text1"/>
          <w:sz w:val="22"/>
          <w:szCs w:val="22"/>
        </w:rPr>
        <w:t xml:space="preserve"> directly influences outcome devaluation</w:t>
      </w:r>
      <w:r w:rsidR="002B3A52">
        <w:rPr>
          <w:rFonts w:ascii="Arial" w:hAnsi="Arial" w:cs="Arial"/>
          <w:color w:val="000000" w:themeColor="text1"/>
          <w:sz w:val="22"/>
          <w:szCs w:val="22"/>
        </w:rPr>
        <w:t xml:space="preserve"> in humans remains unexplored.</w:t>
      </w:r>
      <w:r w:rsidR="00F30073">
        <w:rPr>
          <w:rFonts w:ascii="Arial" w:hAnsi="Arial" w:cs="Arial"/>
          <w:color w:val="000000" w:themeColor="text1"/>
          <w:sz w:val="22"/>
          <w:szCs w:val="22"/>
        </w:rPr>
        <w:t xml:space="preserve"> </w:t>
      </w:r>
      <w:r w:rsidR="00E244E7">
        <w:rPr>
          <w:rFonts w:ascii="Arial" w:hAnsi="Arial" w:cs="Arial"/>
          <w:color w:val="000000" w:themeColor="text1"/>
          <w:sz w:val="22"/>
          <w:szCs w:val="22"/>
        </w:rPr>
        <w:t>In addition</w:t>
      </w:r>
      <w:r w:rsidR="00370D5B" w:rsidRPr="00190A37">
        <w:rPr>
          <w:rFonts w:ascii="Arial" w:hAnsi="Arial" w:cs="Arial"/>
          <w:color w:val="000000" w:themeColor="text1"/>
          <w:sz w:val="22"/>
          <w:szCs w:val="22"/>
        </w:rPr>
        <w:t xml:space="preserve">, the OFC is a heterogeneous region </w:t>
      </w:r>
      <w:r w:rsidR="00370D5B">
        <w:rPr>
          <w:rFonts w:ascii="Arial" w:hAnsi="Arial" w:cs="Arial"/>
          <w:color w:val="000000" w:themeColor="text1"/>
          <w:sz w:val="22"/>
          <w:szCs w:val="22"/>
        </w:rPr>
        <w:t xml:space="preserve">composed of </w:t>
      </w:r>
      <w:r w:rsidR="00370D5B" w:rsidRPr="00190A37">
        <w:rPr>
          <w:rFonts w:ascii="Arial" w:hAnsi="Arial" w:cs="Arial"/>
          <w:color w:val="000000" w:themeColor="text1"/>
          <w:sz w:val="22"/>
          <w:szCs w:val="22"/>
        </w:rPr>
        <w:t xml:space="preserve">distinct subregions </w:t>
      </w:r>
      <w:r w:rsidR="00370D5B">
        <w:rPr>
          <w:rFonts w:ascii="Arial" w:hAnsi="Arial" w:cs="Arial"/>
          <w:color w:val="000000" w:themeColor="text1"/>
          <w:sz w:val="22"/>
          <w:szCs w:val="22"/>
        </w:rPr>
        <w:t>with</w:t>
      </w:r>
      <w:r w:rsidR="00370D5B" w:rsidRPr="00190A37">
        <w:rPr>
          <w:rFonts w:ascii="Arial" w:hAnsi="Arial" w:cs="Arial"/>
          <w:color w:val="000000" w:themeColor="text1"/>
          <w:sz w:val="22"/>
          <w:szCs w:val="22"/>
        </w:rPr>
        <w:t xml:space="preserve"> differ</w:t>
      </w:r>
      <w:r w:rsidR="00370D5B">
        <w:rPr>
          <w:rFonts w:ascii="Arial" w:hAnsi="Arial" w:cs="Arial"/>
          <w:color w:val="000000" w:themeColor="text1"/>
          <w:sz w:val="22"/>
          <w:szCs w:val="22"/>
        </w:rPr>
        <w:t>ing</w:t>
      </w:r>
      <w:r w:rsidR="00370D5B" w:rsidRPr="00190A37">
        <w:rPr>
          <w:rFonts w:ascii="Arial" w:hAnsi="Arial" w:cs="Arial"/>
          <w:color w:val="000000" w:themeColor="text1"/>
          <w:sz w:val="22"/>
          <w:szCs w:val="22"/>
        </w:rPr>
        <w:t xml:space="preserve"> anatomical and functional properties</w:t>
      </w:r>
      <w:r w:rsidR="00370D5B" w:rsidRPr="00403CEB">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TnVtPjUzMTwvUmVjTnVtPjxEaXNwbGF5VGV4dD48c3R5bGUgZmFjZT0ic3VwZXJzY3JpcHQiPjg8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</w:fldData>
        </w:fldChar>
      </w:r>
      <w:r w:rsidR="00370D5B">
        <w:rPr>
          <w:rFonts w:ascii="Arial" w:hAnsi="Arial" w:cs="Arial"/>
          <w:color w:val="000000" w:themeColor="text1"/>
          <w:sz w:val="22"/>
          <w:szCs w:val="22"/>
        </w:rPr>
        <w:instrText xml:space="preserve"> ADDIN EN.CITE </w:instrText>
      </w:r>
      <w:r w:rsidR="00370D5B">
        <w:rPr>
          <w:rFonts w:ascii="Arial" w:hAnsi="Arial" w:cs="Arial"/>
          <w:color w:val="000000" w:themeColor="text1"/>
          <w:sz w:val="22"/>
          <w:szCs w:val="22"/>
        </w:rPr>
        <w:fldChar w:fldCharType="begin">
          <w:fldData xml:space="preserve">PEVuZE5vdGU+PENpdGU+PEF1dGhvcj5XYW5nPC9BdXRob3I+PFllYXI+MjAyMjwvWWVhcj48UmVj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</w:fldData>
        </w:fldChar>
      </w:r>
      <w:r w:rsidR="00370D5B">
        <w:rPr>
          <w:rFonts w:ascii="Arial" w:hAnsi="Arial" w:cs="Arial"/>
          <w:color w:val="000000" w:themeColor="text1"/>
          <w:sz w:val="22"/>
          <w:szCs w:val="22"/>
        </w:rPr>
        <w:instrText xml:space="preserve"> ADDIN EN.CITE.DATA </w:instrText>
      </w:r>
      <w:r w:rsidR="00370D5B">
        <w:rPr>
          <w:rFonts w:ascii="Arial" w:hAnsi="Arial" w:cs="Arial"/>
          <w:color w:val="000000" w:themeColor="text1"/>
          <w:sz w:val="22"/>
          <w:szCs w:val="22"/>
        </w:rPr>
      </w:r>
      <w:r w:rsidR="00370D5B">
        <w:rPr>
          <w:rFonts w:ascii="Arial" w:hAnsi="Arial" w:cs="Arial"/>
          <w:color w:val="000000" w:themeColor="text1"/>
          <w:sz w:val="22"/>
          <w:szCs w:val="22"/>
        </w:rPr>
        <w:fldChar w:fldCharType="end"/>
      </w:r>
      <w:r w:rsidR="00370D5B" w:rsidRPr="00403CEB">
        <w:rPr>
          <w:rFonts w:ascii="Arial" w:hAnsi="Arial" w:cs="Arial"/>
          <w:color w:val="000000" w:themeColor="text1"/>
          <w:sz w:val="22"/>
          <w:szCs w:val="22"/>
        </w:rPr>
      </w:r>
      <w:r w:rsidR="00370D5B" w:rsidRPr="00403CEB">
        <w:rPr>
          <w:rFonts w:ascii="Arial" w:hAnsi="Arial" w:cs="Arial"/>
          <w:color w:val="000000" w:themeColor="text1"/>
          <w:sz w:val="22"/>
          <w:szCs w:val="22"/>
        </w:rPr>
        <w:fldChar w:fldCharType="separate"/>
      </w:r>
      <w:r w:rsidR="00370D5B" w:rsidRPr="000D6A3A">
        <w:rPr>
          <w:rFonts w:ascii="Arial" w:hAnsi="Arial" w:cs="Arial"/>
          <w:noProof/>
          <w:color w:val="000000" w:themeColor="text1"/>
          <w:sz w:val="22"/>
          <w:szCs w:val="22"/>
          <w:vertAlign w:val="superscript"/>
        </w:rPr>
        <w:t>8</w:t>
      </w:r>
      <w:r w:rsidR="00370D5B" w:rsidRPr="00403CEB">
        <w:rPr>
          <w:rFonts w:ascii="Arial" w:hAnsi="Arial" w:cs="Arial"/>
          <w:color w:val="000000" w:themeColor="text1"/>
          <w:sz w:val="22"/>
          <w:szCs w:val="22"/>
        </w:rPr>
        <w:fldChar w:fldCharType="end"/>
      </w:r>
      <w:r w:rsidR="00EC78C1">
        <w:rPr>
          <w:rFonts w:ascii="Arial" w:hAnsi="Arial" w:cs="Arial"/>
          <w:color w:val="000000" w:themeColor="text1"/>
          <w:sz w:val="22"/>
          <w:szCs w:val="22"/>
        </w:rPr>
        <w:t xml:space="preserve">, leaving it unclear whether all OFC subregions contribute uniformly to outcome devaluation or if certain portions play a more dominant role. </w:t>
      </w:r>
    </w:p>
    <w:p w14:paraId="68C23534" w14:textId="5C912C99" w:rsidR="00C5644A" w:rsidRDefault="008D156E" w:rsidP="004916AE">
      <w:pPr>
        <w:spacing w:after="120"/>
        <w:rPr>
          <w:rFonts w:ascii="Arial" w:hAnsi="Arial" w:cs="Arial"/>
          <w:color w:val="000000" w:themeColor="text1"/>
          <w:sz w:val="22"/>
          <w:szCs w:val="22"/>
        </w:rPr>
      </w:pPr>
      <w:r w:rsidRPr="008D156E">
        <w:rPr>
          <w:rFonts w:ascii="Arial" w:hAnsi="Arial" w:cs="Arial"/>
          <w:color w:val="000000" w:themeColor="text1"/>
          <w:sz w:val="22"/>
          <w:szCs w:val="22"/>
        </w:rPr>
        <w:t xml:space="preserve">Given the complexity of the outcome devaluation process, which likely </w:t>
      </w:r>
      <w:r w:rsidR="008E4FBB">
        <w:rPr>
          <w:rFonts w:ascii="Arial" w:hAnsi="Arial" w:cs="Arial"/>
          <w:color w:val="000000" w:themeColor="text1"/>
          <w:sz w:val="22"/>
          <w:szCs w:val="22"/>
        </w:rPr>
        <w:t>engages</w:t>
      </w:r>
      <w:r w:rsidRPr="008D156E">
        <w:rPr>
          <w:rFonts w:ascii="Arial" w:hAnsi="Arial" w:cs="Arial"/>
          <w:color w:val="000000" w:themeColor="text1"/>
          <w:sz w:val="22"/>
          <w:szCs w:val="22"/>
        </w:rPr>
        <w:t xml:space="preserve"> multiple cognitive components—such as value updating, behavioral inhibition, and stimulus-identity learning</w:t>
      </w:r>
      <w:r>
        <w:rPr>
          <w:rFonts w:ascii="Arial" w:hAnsi="Arial" w:cs="Arial"/>
          <w:color w:val="000000" w:themeColor="text1"/>
          <w:sz w:val="22"/>
          <w:szCs w:val="22"/>
        </w:rPr>
        <w:t xml:space="preserve"> and retrieval</w:t>
      </w:r>
      <w:r w:rsidRPr="008D156E">
        <w:rPr>
          <w:rFonts w:ascii="Arial" w:hAnsi="Arial" w:cs="Arial"/>
          <w:color w:val="000000" w:themeColor="text1"/>
          <w:sz w:val="22"/>
          <w:szCs w:val="22"/>
        </w:rPr>
        <w:t xml:space="preserve">—we aimed to investigate these mechanisms within a single </w:t>
      </w:r>
      <w:commentRangeStart w:id="4"/>
      <w:commentRangeStart w:id="5"/>
      <w:r w:rsidRPr="008D156E">
        <w:rPr>
          <w:rFonts w:ascii="Arial" w:hAnsi="Arial" w:cs="Arial"/>
          <w:color w:val="000000" w:themeColor="text1"/>
          <w:sz w:val="22"/>
          <w:szCs w:val="22"/>
        </w:rPr>
        <w:t>experiment.</w:t>
      </w:r>
      <w:r>
        <w:rPr>
          <w:rFonts w:ascii="Arial" w:hAnsi="Arial" w:cs="Arial"/>
          <w:color w:val="000000" w:themeColor="text1"/>
          <w:sz w:val="22"/>
          <w:szCs w:val="22"/>
        </w:rPr>
        <w:t xml:space="preserve"> </w:t>
      </w:r>
      <w:commentRangeEnd w:id="4"/>
      <w:r w:rsidR="00BB0B3B">
        <w:rPr>
          <w:rStyle w:val="CommentReference"/>
        </w:rPr>
        <w:commentReference w:id="4"/>
      </w:r>
      <w:commentRangeEnd w:id="5"/>
      <w:r w:rsidR="00B85F29">
        <w:rPr>
          <w:rStyle w:val="CommentReference"/>
        </w:rPr>
        <w:commentReference w:id="5"/>
      </w:r>
      <w:commentRangeStart w:id="6"/>
      <w:r>
        <w:rPr>
          <w:rFonts w:ascii="Arial" w:hAnsi="Arial" w:cs="Arial"/>
          <w:color w:val="000000" w:themeColor="text1"/>
          <w:sz w:val="22"/>
          <w:szCs w:val="22"/>
        </w:rPr>
        <w:t xml:space="preserve">We hypothesized that disrupting OFC activity during different phases of </w:t>
      </w:r>
      <w:r w:rsidR="008E4FBB">
        <w:rPr>
          <w:rFonts w:ascii="Arial" w:hAnsi="Arial" w:cs="Arial"/>
          <w:color w:val="000000" w:themeColor="text1"/>
          <w:sz w:val="22"/>
          <w:szCs w:val="22"/>
        </w:rPr>
        <w:t>the outcome devaluation</w:t>
      </w:r>
      <w:r>
        <w:rPr>
          <w:rFonts w:ascii="Arial" w:hAnsi="Arial" w:cs="Arial"/>
          <w:color w:val="000000" w:themeColor="text1"/>
          <w:sz w:val="22"/>
          <w:szCs w:val="22"/>
        </w:rPr>
        <w:t xml:space="preserve"> task could </w:t>
      </w:r>
      <w:r w:rsidR="004A313A">
        <w:rPr>
          <w:rFonts w:ascii="Arial" w:hAnsi="Arial" w:cs="Arial"/>
          <w:color w:val="000000" w:themeColor="text1"/>
          <w:sz w:val="22"/>
          <w:szCs w:val="22"/>
        </w:rPr>
        <w:t>have</w:t>
      </w:r>
      <w:r>
        <w:rPr>
          <w:rFonts w:ascii="Arial" w:hAnsi="Arial" w:cs="Arial"/>
          <w:color w:val="000000" w:themeColor="text1"/>
          <w:sz w:val="22"/>
          <w:szCs w:val="22"/>
        </w:rPr>
        <w:t xml:space="preserve"> varying effects on</w:t>
      </w:r>
      <w:r w:rsidR="008E4FBB">
        <w:rPr>
          <w:rFonts w:ascii="Arial" w:hAnsi="Arial" w:cs="Arial"/>
          <w:color w:val="000000" w:themeColor="text1"/>
          <w:sz w:val="22"/>
          <w:szCs w:val="22"/>
        </w:rPr>
        <w:t xml:space="preserve"> behavior</w:t>
      </w:r>
      <w:commentRangeEnd w:id="6"/>
      <w:r w:rsidR="004C0402">
        <w:rPr>
          <w:rStyle w:val="CommentReference"/>
        </w:rPr>
        <w:commentReference w:id="6"/>
      </w:r>
      <w:r>
        <w:rPr>
          <w:rFonts w:ascii="Arial" w:hAnsi="Arial" w:cs="Arial"/>
          <w:color w:val="000000" w:themeColor="text1"/>
          <w:sz w:val="22"/>
          <w:szCs w:val="22"/>
        </w:rPr>
        <w:t xml:space="preserve">. </w:t>
      </w:r>
      <w:r w:rsidR="007441E5" w:rsidRPr="00D72CA9">
        <w:rPr>
          <w:rFonts w:ascii="Arial" w:hAnsi="Arial" w:cs="Arial"/>
          <w:color w:val="000000" w:themeColor="text1"/>
          <w:sz w:val="22"/>
          <w:szCs w:val="22"/>
        </w:rPr>
        <w:t xml:space="preserve">To test this, we </w:t>
      </w:r>
      <w:r w:rsidR="00487660">
        <w:rPr>
          <w:rFonts w:ascii="Arial" w:hAnsi="Arial" w:cs="Arial"/>
          <w:color w:val="000000" w:themeColor="text1"/>
          <w:sz w:val="22"/>
          <w:szCs w:val="22"/>
        </w:rPr>
        <w:t>applied</w:t>
      </w:r>
      <w:r w:rsidR="007441E5" w:rsidRPr="00D72CA9">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network-targeted transcranial magnetic stimulation (TMS)</w:t>
      </w:r>
      <w:r w:rsidR="00F052AF">
        <w:rPr>
          <w:rFonts w:ascii="Arial" w:hAnsi="Arial" w:cs="Arial"/>
          <w:color w:val="000000" w:themeColor="text1"/>
          <w:sz w:val="22"/>
          <w:szCs w:val="22"/>
        </w:rPr>
        <w:t xml:space="preserve"> with continuous theta burst stimulation (cTBS)</w:t>
      </w:r>
      <w:r w:rsidR="00D95F7D">
        <w:rPr>
          <w:rFonts w:ascii="Arial" w:hAnsi="Arial" w:cs="Arial"/>
          <w:color w:val="000000" w:themeColor="text1"/>
          <w:sz w:val="22"/>
          <w:szCs w:val="22"/>
        </w:rPr>
        <w:t xml:space="preserve"> in </w:t>
      </w:r>
      <w:r w:rsidR="00D95F7D" w:rsidRPr="00D95F7D">
        <w:rPr>
          <w:rFonts w:ascii="Arial" w:hAnsi="Arial" w:cs="Arial"/>
          <w:color w:val="000000" w:themeColor="text1"/>
          <w:sz w:val="22"/>
          <w:szCs w:val="22"/>
        </w:rPr>
        <w:t xml:space="preserve">a within-participant </w:t>
      </w:r>
      <w:r w:rsidR="00487660">
        <w:rPr>
          <w:rFonts w:ascii="Arial" w:hAnsi="Arial" w:cs="Arial"/>
          <w:color w:val="000000" w:themeColor="text1"/>
          <w:sz w:val="22"/>
          <w:szCs w:val="22"/>
        </w:rPr>
        <w:t>study</w:t>
      </w:r>
      <w:r w:rsidR="00D95F7D" w:rsidRPr="00D95F7D">
        <w:rPr>
          <w:rFonts w:ascii="Arial" w:hAnsi="Arial" w:cs="Arial"/>
          <w:color w:val="000000" w:themeColor="text1"/>
          <w:sz w:val="22"/>
          <w:szCs w:val="22"/>
        </w:rPr>
        <w:t xml:space="preserve"> </w:t>
      </w:r>
      <w:r w:rsidR="00487660">
        <w:rPr>
          <w:rFonts w:ascii="Arial" w:hAnsi="Arial" w:cs="Arial"/>
          <w:color w:val="000000" w:themeColor="text1"/>
          <w:sz w:val="22"/>
          <w:szCs w:val="22"/>
        </w:rPr>
        <w:t>across</w:t>
      </w:r>
      <w:r w:rsidR="00D95F7D" w:rsidRPr="00D95F7D">
        <w:rPr>
          <w:rFonts w:ascii="Arial" w:hAnsi="Arial" w:cs="Arial"/>
          <w:color w:val="000000" w:themeColor="text1"/>
          <w:sz w:val="22"/>
          <w:szCs w:val="22"/>
        </w:rPr>
        <w:t xml:space="preserve"> multiple </w:t>
      </w:r>
      <w:r w:rsidR="005C57EE">
        <w:rPr>
          <w:rFonts w:ascii="Arial" w:hAnsi="Arial" w:cs="Arial"/>
          <w:color w:val="000000" w:themeColor="text1"/>
          <w:sz w:val="22"/>
          <w:szCs w:val="22"/>
        </w:rPr>
        <w:t>sessions</w:t>
      </w:r>
      <w:r w:rsidR="00B11C2D" w:rsidRPr="00D95F7D">
        <w:rPr>
          <w:rFonts w:ascii="Arial" w:hAnsi="Arial" w:cs="Arial"/>
          <w:color w:val="000000" w:themeColor="text1"/>
          <w:sz w:val="22"/>
          <w:szCs w:val="22"/>
        </w:rPr>
        <w:t>.</w:t>
      </w:r>
      <w:r w:rsidR="004A313A">
        <w:rPr>
          <w:rFonts w:ascii="Arial" w:hAnsi="Arial" w:cs="Arial"/>
          <w:color w:val="000000" w:themeColor="text1"/>
          <w:sz w:val="22"/>
          <w:szCs w:val="22"/>
        </w:rPr>
        <w:t xml:space="preserve"> This approach was </w:t>
      </w:r>
      <w:r w:rsidR="00487660">
        <w:rPr>
          <w:rFonts w:ascii="Arial" w:hAnsi="Arial" w:cs="Arial"/>
          <w:color w:val="000000" w:themeColor="text1"/>
          <w:sz w:val="22"/>
          <w:szCs w:val="22"/>
        </w:rPr>
        <w:t>aimed</w:t>
      </w:r>
      <w:r w:rsidR="004A313A">
        <w:rPr>
          <w:rFonts w:ascii="Arial" w:hAnsi="Arial" w:cs="Arial"/>
          <w:color w:val="000000" w:themeColor="text1"/>
          <w:sz w:val="22"/>
          <w:szCs w:val="22"/>
        </w:rPr>
        <w:t xml:space="preserve"> to </w:t>
      </w:r>
      <w:r w:rsidR="00706F68">
        <w:rPr>
          <w:rFonts w:ascii="Arial" w:hAnsi="Arial" w:cs="Arial"/>
          <w:color w:val="000000" w:themeColor="text1"/>
          <w:sz w:val="22"/>
          <w:szCs w:val="22"/>
        </w:rPr>
        <w:t>modulate the anterior and posterior portions of the lateral</w:t>
      </w:r>
      <w:r w:rsidR="005079B2">
        <w:rPr>
          <w:rFonts w:ascii="Arial" w:hAnsi="Arial" w:cs="Arial"/>
          <w:color w:val="000000" w:themeColor="text1"/>
          <w:sz w:val="22"/>
          <w:szCs w:val="22"/>
        </w:rPr>
        <w:t xml:space="preserve"> </w:t>
      </w:r>
      <w:r w:rsidR="0002565F" w:rsidRPr="00D72CA9">
        <w:rPr>
          <w:rFonts w:ascii="Arial" w:hAnsi="Arial" w:cs="Arial"/>
          <w:color w:val="000000" w:themeColor="text1"/>
          <w:sz w:val="22"/>
          <w:szCs w:val="22"/>
        </w:rPr>
        <w:t>OFC network</w:t>
      </w:r>
      <w:r w:rsidR="00A96F05">
        <w:rPr>
          <w:rFonts w:ascii="Arial" w:hAnsi="Arial" w:cs="Arial"/>
          <w:color w:val="000000" w:themeColor="text1"/>
          <w:sz w:val="22"/>
          <w:szCs w:val="22"/>
        </w:rPr>
        <w:t xml:space="preserve"> during the learning and testing phases</w:t>
      </w:r>
      <w:r w:rsidR="00921E0F" w:rsidRPr="00D72CA9">
        <w:rPr>
          <w:rFonts w:ascii="Arial" w:hAnsi="Arial" w:cs="Arial"/>
          <w:color w:val="000000" w:themeColor="text1"/>
          <w:sz w:val="22"/>
          <w:szCs w:val="22"/>
        </w:rPr>
        <w:t>.</w:t>
      </w:r>
      <w:r w:rsidR="00F146B4">
        <w:rPr>
          <w:rFonts w:ascii="Arial" w:hAnsi="Arial" w:cs="Arial"/>
          <w:color w:val="000000" w:themeColor="text1"/>
          <w:sz w:val="22"/>
          <w:szCs w:val="22"/>
        </w:rPr>
        <w:t xml:space="preserve"> </w:t>
      </w:r>
      <w:r w:rsidR="003A30CE" w:rsidRPr="0031583B">
        <w:rPr>
          <w:rFonts w:ascii="Arial" w:hAnsi="Arial" w:cs="Arial"/>
          <w:color w:val="000000" w:themeColor="text1"/>
          <w:sz w:val="22"/>
          <w:szCs w:val="22"/>
        </w:rPr>
        <w:t>We found that</w:t>
      </w:r>
      <w:r w:rsidR="00AD7345">
        <w:rPr>
          <w:rFonts w:ascii="Arial" w:hAnsi="Arial" w:cs="Arial"/>
          <w:color w:val="000000" w:themeColor="text1"/>
          <w:sz w:val="22"/>
          <w:szCs w:val="22"/>
        </w:rPr>
        <w:t>:</w:t>
      </w:r>
      <w:r w:rsidR="003A30CE" w:rsidRPr="0031583B">
        <w:rPr>
          <w:rFonts w:ascii="Arial" w:hAnsi="Arial" w:cs="Arial"/>
          <w:color w:val="000000" w:themeColor="text1"/>
          <w:sz w:val="22"/>
          <w:szCs w:val="22"/>
        </w:rPr>
        <w:t xml:space="preserve"> </w:t>
      </w:r>
      <w:r w:rsidR="003B5057" w:rsidRPr="0031583B">
        <w:rPr>
          <w:rFonts w:ascii="Arial" w:hAnsi="Arial" w:cs="Arial"/>
          <w:color w:val="000000" w:themeColor="text1"/>
          <w:sz w:val="22"/>
          <w:szCs w:val="22"/>
        </w:rPr>
        <w:t xml:space="preserve">(1) </w:t>
      </w:r>
      <w:r w:rsidR="008E2D4F">
        <w:rPr>
          <w:rFonts w:ascii="Arial" w:hAnsi="Arial" w:cs="Arial"/>
          <w:color w:val="000000" w:themeColor="text1"/>
          <w:sz w:val="22"/>
          <w:szCs w:val="22"/>
        </w:rPr>
        <w:t xml:space="preserve">both </w:t>
      </w:r>
      <w:r w:rsidR="007752C2">
        <w:rPr>
          <w:rFonts w:ascii="Arial" w:hAnsi="Arial" w:cs="Arial"/>
          <w:color w:val="000000" w:themeColor="text1"/>
          <w:sz w:val="22"/>
          <w:szCs w:val="22"/>
        </w:rPr>
        <w:t>p</w:t>
      </w:r>
      <w:r w:rsidR="003B5057" w:rsidRPr="0031583B">
        <w:rPr>
          <w:rFonts w:ascii="Arial" w:hAnsi="Arial" w:cs="Arial"/>
          <w:color w:val="000000" w:themeColor="text1"/>
          <w:sz w:val="22"/>
          <w:szCs w:val="22"/>
        </w:rPr>
        <w:t>osterior</w:t>
      </w:r>
      <w:r w:rsidR="00551537">
        <w:rPr>
          <w:rFonts w:ascii="Arial" w:hAnsi="Arial" w:cs="Arial"/>
          <w:color w:val="000000" w:themeColor="text1"/>
          <w:sz w:val="22"/>
          <w:szCs w:val="22"/>
        </w:rPr>
        <w:t xml:space="preserve"> and</w:t>
      </w:r>
      <w:r w:rsidR="003B5057" w:rsidRPr="0031583B">
        <w:rPr>
          <w:rFonts w:ascii="Arial" w:hAnsi="Arial" w:cs="Arial"/>
          <w:color w:val="000000" w:themeColor="text1"/>
          <w:sz w:val="22"/>
          <w:szCs w:val="22"/>
        </w:rPr>
        <w:t xml:space="preserve"> anterior OFC</w:t>
      </w:r>
      <w:r w:rsidR="00551537">
        <w:rPr>
          <w:rFonts w:ascii="Arial" w:hAnsi="Arial" w:cs="Arial"/>
          <w:color w:val="000000" w:themeColor="text1"/>
          <w:sz w:val="22"/>
          <w:szCs w:val="22"/>
        </w:rPr>
        <w:t>-</w:t>
      </w:r>
      <w:r w:rsidR="003B5057" w:rsidRPr="0031583B">
        <w:rPr>
          <w:rFonts w:ascii="Arial" w:hAnsi="Arial" w:cs="Arial"/>
          <w:color w:val="000000" w:themeColor="text1"/>
          <w:sz w:val="22"/>
          <w:szCs w:val="22"/>
        </w:rPr>
        <w:t xml:space="preserve">targeted cTBS disrupted value acquisition, </w:t>
      </w:r>
      <w:r w:rsidR="006A2D4E">
        <w:rPr>
          <w:rFonts w:ascii="Arial" w:hAnsi="Arial" w:cs="Arial"/>
          <w:color w:val="000000" w:themeColor="text1"/>
          <w:sz w:val="22"/>
          <w:szCs w:val="22"/>
        </w:rPr>
        <w:t xml:space="preserve">but </w:t>
      </w:r>
      <w:r w:rsidR="003B5057" w:rsidRPr="0031583B">
        <w:rPr>
          <w:rFonts w:ascii="Arial" w:hAnsi="Arial" w:cs="Arial"/>
          <w:color w:val="000000" w:themeColor="text1"/>
          <w:sz w:val="22"/>
          <w:szCs w:val="22"/>
        </w:rPr>
        <w:t xml:space="preserve">only when </w:t>
      </w:r>
      <w:r w:rsidR="00F155DF">
        <w:rPr>
          <w:rFonts w:ascii="Arial" w:hAnsi="Arial" w:cs="Arial"/>
          <w:color w:val="000000" w:themeColor="text1"/>
          <w:sz w:val="22"/>
          <w:szCs w:val="22"/>
        </w:rPr>
        <w:t>administered</w:t>
      </w:r>
      <w:r w:rsidR="003B5057" w:rsidRPr="0031583B">
        <w:rPr>
          <w:rFonts w:ascii="Arial" w:hAnsi="Arial" w:cs="Arial"/>
          <w:color w:val="000000" w:themeColor="text1"/>
          <w:sz w:val="22"/>
          <w:szCs w:val="22"/>
        </w:rPr>
        <w:t xml:space="preserve"> </w:t>
      </w:r>
      <w:r w:rsidR="009250C7">
        <w:rPr>
          <w:rFonts w:ascii="Arial" w:hAnsi="Arial" w:cs="Arial"/>
          <w:color w:val="000000" w:themeColor="text1"/>
          <w:sz w:val="22"/>
          <w:szCs w:val="22"/>
        </w:rPr>
        <w:t>during</w:t>
      </w:r>
      <w:r w:rsidR="003B5057" w:rsidRPr="0031583B">
        <w:rPr>
          <w:rFonts w:ascii="Arial" w:hAnsi="Arial" w:cs="Arial"/>
          <w:color w:val="000000" w:themeColor="text1"/>
          <w:sz w:val="22"/>
          <w:szCs w:val="22"/>
        </w:rPr>
        <w:t xml:space="preserve"> the </w:t>
      </w:r>
      <w:r w:rsidR="009250C7">
        <w:rPr>
          <w:rFonts w:ascii="Arial" w:hAnsi="Arial" w:cs="Arial"/>
          <w:color w:val="000000" w:themeColor="text1"/>
          <w:sz w:val="22"/>
          <w:szCs w:val="22"/>
        </w:rPr>
        <w:t>first</w:t>
      </w:r>
      <w:r w:rsidR="003B5057" w:rsidRPr="0031583B">
        <w:rPr>
          <w:rFonts w:ascii="Arial" w:hAnsi="Arial" w:cs="Arial"/>
          <w:color w:val="000000" w:themeColor="text1"/>
          <w:sz w:val="22"/>
          <w:szCs w:val="22"/>
        </w:rPr>
        <w:t xml:space="preserve"> session</w:t>
      </w:r>
      <w:r w:rsidR="005C57EE">
        <w:rPr>
          <w:rFonts w:ascii="Arial" w:hAnsi="Arial" w:cs="Arial"/>
          <w:color w:val="000000" w:themeColor="text1"/>
          <w:sz w:val="22"/>
          <w:szCs w:val="22"/>
        </w:rPr>
        <w:t>;</w:t>
      </w:r>
      <w:r w:rsidR="003B5057" w:rsidRPr="0031583B">
        <w:rPr>
          <w:rFonts w:ascii="Arial" w:hAnsi="Arial" w:cs="Arial"/>
          <w:color w:val="000000" w:themeColor="text1"/>
          <w:sz w:val="22"/>
          <w:szCs w:val="22"/>
        </w:rPr>
        <w:t xml:space="preserve"> (2) </w:t>
      </w:r>
      <w:r w:rsidR="007752C2">
        <w:rPr>
          <w:rFonts w:ascii="Arial" w:hAnsi="Arial" w:cs="Arial"/>
          <w:color w:val="000000" w:themeColor="text1"/>
          <w:sz w:val="22"/>
          <w:szCs w:val="22"/>
        </w:rPr>
        <w:t>p</w:t>
      </w:r>
      <w:r w:rsidR="003D7C2C" w:rsidRPr="0031583B">
        <w:rPr>
          <w:rFonts w:ascii="Arial" w:hAnsi="Arial" w:cs="Arial"/>
          <w:color w:val="000000" w:themeColor="text1"/>
          <w:sz w:val="22"/>
          <w:szCs w:val="22"/>
        </w:rPr>
        <w:t>osterior, but not anterior, OFC</w:t>
      </w:r>
      <w:r w:rsidR="002823E2">
        <w:rPr>
          <w:rFonts w:ascii="Arial" w:hAnsi="Arial" w:cs="Arial"/>
          <w:color w:val="000000" w:themeColor="text1"/>
          <w:sz w:val="22"/>
          <w:szCs w:val="22"/>
        </w:rPr>
        <w:t>-</w:t>
      </w:r>
      <w:r w:rsidR="003D7C2C" w:rsidRPr="0031583B">
        <w:rPr>
          <w:rFonts w:ascii="Arial" w:hAnsi="Arial" w:cs="Arial"/>
          <w:color w:val="000000" w:themeColor="text1"/>
          <w:sz w:val="22"/>
          <w:szCs w:val="22"/>
        </w:rPr>
        <w:t xml:space="preserve">targeted cTBS </w:t>
      </w:r>
      <w:r w:rsidR="00C13CD9">
        <w:rPr>
          <w:rFonts w:ascii="Arial" w:hAnsi="Arial" w:cs="Arial"/>
          <w:color w:val="000000" w:themeColor="text1"/>
          <w:sz w:val="22"/>
          <w:szCs w:val="22"/>
        </w:rPr>
        <w:t>before testing</w:t>
      </w:r>
      <w:r w:rsidR="003D7C2C" w:rsidRPr="0031583B">
        <w:rPr>
          <w:rFonts w:ascii="Arial" w:hAnsi="Arial" w:cs="Arial"/>
          <w:color w:val="000000" w:themeColor="text1"/>
          <w:sz w:val="22"/>
          <w:szCs w:val="22"/>
        </w:rPr>
        <w:t xml:space="preserve"> impaired outcome devaluation; </w:t>
      </w:r>
      <w:r w:rsidR="002823E2">
        <w:rPr>
          <w:rFonts w:ascii="Arial" w:hAnsi="Arial" w:cs="Arial"/>
          <w:color w:val="000000" w:themeColor="text1"/>
          <w:sz w:val="22"/>
          <w:szCs w:val="22"/>
        </w:rPr>
        <w:t xml:space="preserve">and </w:t>
      </w:r>
      <w:r w:rsidR="003D7C2C" w:rsidRPr="0031583B">
        <w:rPr>
          <w:rFonts w:ascii="Arial" w:hAnsi="Arial" w:cs="Arial"/>
          <w:color w:val="000000" w:themeColor="text1"/>
          <w:sz w:val="22"/>
          <w:szCs w:val="22"/>
        </w:rPr>
        <w:t xml:space="preserve">(3) </w:t>
      </w:r>
      <w:r w:rsidR="007752C2">
        <w:rPr>
          <w:rFonts w:ascii="Arial" w:hAnsi="Arial" w:cs="Arial"/>
          <w:color w:val="000000" w:themeColor="text1"/>
          <w:sz w:val="22"/>
          <w:szCs w:val="22"/>
        </w:rPr>
        <w:t>p</w:t>
      </w:r>
      <w:r w:rsidR="0023518F" w:rsidRPr="0031583B">
        <w:rPr>
          <w:rFonts w:ascii="Arial" w:hAnsi="Arial" w:cs="Arial"/>
          <w:color w:val="000000" w:themeColor="text1"/>
          <w:sz w:val="22"/>
          <w:szCs w:val="22"/>
        </w:rPr>
        <w:t xml:space="preserve">osterior, but not anterior, OFC disruption </w:t>
      </w:r>
      <w:r w:rsidR="00C13CD9">
        <w:rPr>
          <w:rFonts w:ascii="Arial" w:hAnsi="Arial" w:cs="Arial"/>
          <w:color w:val="000000" w:themeColor="text1"/>
          <w:sz w:val="22"/>
          <w:szCs w:val="22"/>
        </w:rPr>
        <w:t>before learning</w:t>
      </w:r>
      <w:r w:rsidR="0023518F" w:rsidRPr="0031583B">
        <w:rPr>
          <w:rFonts w:ascii="Arial" w:hAnsi="Arial" w:cs="Arial"/>
          <w:color w:val="000000" w:themeColor="text1"/>
          <w:sz w:val="22"/>
          <w:szCs w:val="22"/>
        </w:rPr>
        <w:t xml:space="preserve"> impaired </w:t>
      </w:r>
      <w:r w:rsidR="002823E2">
        <w:rPr>
          <w:rFonts w:ascii="Arial" w:hAnsi="Arial" w:cs="Arial"/>
          <w:color w:val="000000" w:themeColor="text1"/>
          <w:sz w:val="22"/>
          <w:szCs w:val="22"/>
        </w:rPr>
        <w:t>subsequent</w:t>
      </w:r>
      <w:r w:rsidR="0023518F" w:rsidRPr="0031583B">
        <w:rPr>
          <w:rFonts w:ascii="Arial" w:hAnsi="Arial" w:cs="Arial"/>
          <w:color w:val="000000" w:themeColor="text1"/>
          <w:sz w:val="22"/>
          <w:szCs w:val="22"/>
        </w:rPr>
        <w:t xml:space="preserve"> outcome devaluation.</w:t>
      </w:r>
      <w:r w:rsidR="0031583B">
        <w:rPr>
          <w:rFonts w:ascii="Arial" w:hAnsi="Arial" w:cs="Arial"/>
          <w:color w:val="000000" w:themeColor="text1"/>
          <w:sz w:val="22"/>
          <w:szCs w:val="22"/>
        </w:rPr>
        <w:t xml:space="preserve"> </w:t>
      </w:r>
      <w:commentRangeStart w:id="7"/>
      <w:r w:rsidR="003A30CE">
        <w:rPr>
          <w:rFonts w:ascii="Arial" w:hAnsi="Arial" w:cs="Arial"/>
          <w:color w:val="000000" w:themeColor="text1"/>
          <w:sz w:val="22"/>
          <w:szCs w:val="22"/>
        </w:rPr>
        <w:t xml:space="preserve">These results </w:t>
      </w:r>
      <w:r w:rsidR="00AB1170">
        <w:rPr>
          <w:rFonts w:ascii="Arial" w:hAnsi="Arial" w:cs="Arial"/>
          <w:color w:val="000000" w:themeColor="text1"/>
          <w:sz w:val="22"/>
          <w:szCs w:val="22"/>
        </w:rPr>
        <w:t xml:space="preserve">highlight the </w:t>
      </w:r>
      <w:r w:rsidR="00E068B7">
        <w:rPr>
          <w:rFonts w:ascii="Arial" w:hAnsi="Arial" w:cs="Arial"/>
          <w:color w:val="000000" w:themeColor="text1"/>
          <w:sz w:val="22"/>
          <w:szCs w:val="22"/>
        </w:rPr>
        <w:t xml:space="preserve">multifaced </w:t>
      </w:r>
      <w:r w:rsidR="00AB1170">
        <w:rPr>
          <w:rFonts w:ascii="Arial" w:hAnsi="Arial" w:cs="Arial"/>
          <w:color w:val="000000" w:themeColor="text1"/>
          <w:sz w:val="22"/>
          <w:szCs w:val="22"/>
        </w:rPr>
        <w:t>role</w:t>
      </w:r>
      <w:r w:rsidR="00ED475E">
        <w:rPr>
          <w:rFonts w:ascii="Arial" w:hAnsi="Arial" w:cs="Arial"/>
          <w:color w:val="000000" w:themeColor="text1"/>
          <w:sz w:val="22"/>
          <w:szCs w:val="22"/>
        </w:rPr>
        <w:t xml:space="preserve"> of the</w:t>
      </w:r>
      <w:r w:rsidR="00AB1170">
        <w:rPr>
          <w:rFonts w:ascii="Arial" w:hAnsi="Arial" w:cs="Arial"/>
          <w:color w:val="000000" w:themeColor="text1"/>
          <w:sz w:val="22"/>
          <w:szCs w:val="22"/>
        </w:rPr>
        <w:t xml:space="preserve"> posterior portion of the</w:t>
      </w:r>
      <w:r w:rsidR="00ED475E">
        <w:rPr>
          <w:rFonts w:ascii="Arial" w:hAnsi="Arial" w:cs="Arial"/>
          <w:color w:val="000000" w:themeColor="text1"/>
          <w:sz w:val="22"/>
          <w:szCs w:val="22"/>
        </w:rPr>
        <w:t xml:space="preserve"> lateral OFC in outcome devaluation. </w:t>
      </w:r>
      <w:commentRangeEnd w:id="7"/>
      <w:r w:rsidR="00595DAA">
        <w:rPr>
          <w:rStyle w:val="CommentReference"/>
        </w:rPr>
        <w:commentReference w:id="7"/>
      </w:r>
    </w:p>
    <w:p w14:paraId="12FC7117" w14:textId="77777777" w:rsidR="004916AE" w:rsidRPr="00F9586E" w:rsidRDefault="004916AE" w:rsidP="004916AE">
      <w:pPr>
        <w:spacing w:after="120"/>
        <w:rPr>
          <w:rFonts w:ascii="Arial" w:hAnsi="Arial" w:cs="Arial"/>
          <w:color w:val="000000" w:themeColor="text1"/>
          <w:sz w:val="22"/>
          <w:szCs w:val="22"/>
        </w:rPr>
      </w:pPr>
    </w:p>
    <w:p w14:paraId="57E1DB38" w14:textId="1D8F5BC6" w:rsidR="000E168D" w:rsidRPr="006A4EA8" w:rsidRDefault="000E168D" w:rsidP="008F7B40">
      <w:pPr>
        <w:pStyle w:val="Heading2"/>
        <w:spacing w:before="0" w:after="120"/>
        <w:rPr>
          <w:rFonts w:ascii="Arial" w:hAnsi="Arial" w:cs="Arial"/>
          <w:b/>
          <w:bCs/>
          <w:color w:val="000000" w:themeColor="text1"/>
          <w:sz w:val="22"/>
          <w:szCs w:val="22"/>
        </w:rPr>
      </w:pPr>
      <w:r w:rsidRPr="006A4EA8">
        <w:rPr>
          <w:rFonts w:ascii="Arial" w:hAnsi="Arial" w:cs="Arial"/>
          <w:b/>
          <w:bCs/>
          <w:color w:val="000000" w:themeColor="text1"/>
          <w:sz w:val="22"/>
          <w:szCs w:val="22"/>
        </w:rPr>
        <w:t>Results</w:t>
      </w:r>
    </w:p>
    <w:p w14:paraId="1347B504" w14:textId="6FB5635E" w:rsidR="00EF05DE" w:rsidRPr="003C2230" w:rsidRDefault="00326384" w:rsidP="0091089C">
      <w:pPr>
        <w:pStyle w:val="Heading3"/>
        <w:spacing w:before="0" w:after="120"/>
        <w:rPr>
          <w:rFonts w:ascii="Arial" w:hAnsi="Arial" w:cs="Arial"/>
          <w:b/>
          <w:bCs/>
          <w:color w:val="auto"/>
          <w:sz w:val="22"/>
          <w:szCs w:val="22"/>
        </w:rPr>
      </w:pPr>
      <w:r>
        <w:rPr>
          <w:rFonts w:ascii="Arial" w:hAnsi="Arial" w:cs="Arial"/>
          <w:b/>
          <w:bCs/>
          <w:color w:val="auto"/>
          <w:sz w:val="22"/>
          <w:szCs w:val="22"/>
        </w:rPr>
        <w:t>Outcome devaluation experiment design.</w:t>
      </w:r>
    </w:p>
    <w:p w14:paraId="4E889883" w14:textId="32D6363F" w:rsidR="00316CA5" w:rsidRDefault="00926786" w:rsidP="0091089C">
      <w:pPr>
        <w:spacing w:after="120"/>
        <w:rPr>
          <w:rFonts w:ascii="Arial" w:hAnsi="Arial" w:cs="Arial"/>
          <w:sz w:val="22"/>
          <w:szCs w:val="22"/>
        </w:rPr>
      </w:pPr>
      <w:r w:rsidRPr="00244866">
        <w:rPr>
          <w:rFonts w:ascii="Arial" w:hAnsi="Arial" w:cs="Arial"/>
          <w:color w:val="000000" w:themeColor="text1"/>
          <w:sz w:val="22"/>
          <w:szCs w:val="22"/>
        </w:rPr>
        <w:t>This</w:t>
      </w:r>
      <w:r w:rsidR="006053F8">
        <w:rPr>
          <w:rFonts w:ascii="Arial" w:hAnsi="Arial" w:cs="Arial"/>
          <w:color w:val="000000" w:themeColor="text1"/>
          <w:sz w:val="22"/>
          <w:szCs w:val="22"/>
        </w:rPr>
        <w:t xml:space="preserve"> study follows a within-</w:t>
      </w:r>
      <w:r w:rsidR="00E7158A">
        <w:rPr>
          <w:rFonts w:ascii="Arial" w:hAnsi="Arial" w:cs="Arial"/>
          <w:color w:val="000000" w:themeColor="text1"/>
          <w:sz w:val="22"/>
          <w:szCs w:val="22"/>
        </w:rPr>
        <w:t>participant</w:t>
      </w:r>
      <w:r w:rsidR="006053F8">
        <w:rPr>
          <w:rFonts w:ascii="Arial" w:hAnsi="Arial" w:cs="Arial"/>
          <w:color w:val="000000" w:themeColor="text1"/>
          <w:sz w:val="22"/>
          <w:szCs w:val="22"/>
        </w:rPr>
        <w:t xml:space="preserve">, multiple-session design, with </w:t>
      </w:r>
      <w:r w:rsidR="00105020">
        <w:rPr>
          <w:rFonts w:ascii="Arial" w:hAnsi="Arial" w:cs="Arial"/>
          <w:color w:val="000000" w:themeColor="text1"/>
          <w:sz w:val="22"/>
          <w:szCs w:val="22"/>
        </w:rPr>
        <w:t>48</w:t>
      </w:r>
      <w:r w:rsidR="00EE704D">
        <w:rPr>
          <w:rFonts w:ascii="Arial" w:hAnsi="Arial" w:cs="Arial"/>
          <w:color w:val="000000" w:themeColor="text1"/>
          <w:sz w:val="22"/>
          <w:szCs w:val="22"/>
        </w:rPr>
        <w:t xml:space="preserve"> healthy</w:t>
      </w:r>
      <w:r w:rsidR="001C4F62">
        <w:rPr>
          <w:rFonts w:ascii="Arial" w:hAnsi="Arial" w:cs="Arial"/>
          <w:color w:val="000000" w:themeColor="text1"/>
          <w:sz w:val="22"/>
          <w:szCs w:val="22"/>
        </w:rPr>
        <w:t xml:space="preserve"> human</w:t>
      </w:r>
      <w:r w:rsidR="00105020">
        <w:rPr>
          <w:rFonts w:ascii="Arial" w:hAnsi="Arial" w:cs="Arial"/>
          <w:color w:val="000000" w:themeColor="text1"/>
          <w:sz w:val="22"/>
          <w:szCs w:val="22"/>
        </w:rPr>
        <w:t xml:space="preserve"> </w:t>
      </w:r>
      <w:r w:rsidR="006053F8">
        <w:rPr>
          <w:rFonts w:ascii="Arial" w:hAnsi="Arial" w:cs="Arial"/>
          <w:color w:val="000000" w:themeColor="text1"/>
          <w:sz w:val="22"/>
          <w:szCs w:val="22"/>
        </w:rPr>
        <w:t xml:space="preserve">participants completing a two-day experiment across three separate sessions (spaced at least one week apart; </w:t>
      </w:r>
      <w:r w:rsidR="000B02E9" w:rsidRPr="00735849">
        <w:rPr>
          <w:rFonts w:ascii="Arial" w:hAnsi="Arial" w:cs="Arial"/>
          <w:b/>
          <w:color w:val="000000" w:themeColor="text1"/>
          <w:sz w:val="22"/>
          <w:szCs w:val="22"/>
        </w:rPr>
        <w:t>Figure 1A</w:t>
      </w:r>
      <w:r w:rsidR="000B02E9">
        <w:rPr>
          <w:rFonts w:ascii="Arial" w:hAnsi="Arial" w:cs="Arial"/>
          <w:color w:val="000000" w:themeColor="text1"/>
          <w:sz w:val="22"/>
          <w:szCs w:val="22"/>
        </w:rPr>
        <w:t>)</w:t>
      </w:r>
      <w:r w:rsidR="00D014BE">
        <w:rPr>
          <w:rFonts w:ascii="Arial" w:hAnsi="Arial" w:cs="Arial"/>
          <w:color w:val="000000" w:themeColor="text1"/>
          <w:sz w:val="22"/>
          <w:szCs w:val="22"/>
        </w:rPr>
        <w:t xml:space="preserve">. </w:t>
      </w:r>
      <w:r w:rsidR="0017487A">
        <w:rPr>
          <w:rFonts w:ascii="Arial" w:hAnsi="Arial" w:cs="Arial"/>
          <w:color w:val="000000" w:themeColor="text1"/>
          <w:sz w:val="22"/>
          <w:szCs w:val="22"/>
        </w:rPr>
        <w:t xml:space="preserve">Each session involves the delivery of either continuous theta burst stimulation (cTBS) or sham TMS on both days </w:t>
      </w:r>
      <w:r w:rsidR="001140DB" w:rsidRPr="001140DB">
        <w:rPr>
          <w:rFonts w:ascii="Arial" w:hAnsi="Arial" w:cs="Arial"/>
          <w:color w:val="000000" w:themeColor="text1"/>
          <w:sz w:val="22"/>
          <w:szCs w:val="22"/>
        </w:rPr>
        <w:t>(</w:t>
      </w:r>
      <w:r w:rsidR="009C6A72" w:rsidRPr="00735849">
        <w:rPr>
          <w:rFonts w:ascii="Arial" w:hAnsi="Arial" w:cs="Arial"/>
          <w:b/>
          <w:color w:val="000000" w:themeColor="text1"/>
          <w:sz w:val="22"/>
          <w:szCs w:val="22"/>
        </w:rPr>
        <w:t>Figure 1D</w:t>
      </w:r>
      <w:r w:rsidR="00C3410E">
        <w:rPr>
          <w:rFonts w:ascii="Arial" w:hAnsi="Arial" w:cs="Arial"/>
          <w:color w:val="000000" w:themeColor="text1"/>
          <w:sz w:val="22"/>
          <w:szCs w:val="22"/>
        </w:rPr>
        <w:t>), with three counterbalanced conditions (</w:t>
      </w:r>
      <w:r w:rsidR="001140DB" w:rsidRPr="001140DB">
        <w:rPr>
          <w:rFonts w:ascii="Arial" w:hAnsi="Arial" w:cs="Arial"/>
          <w:color w:val="000000" w:themeColor="text1"/>
          <w:sz w:val="22"/>
          <w:szCs w:val="22"/>
        </w:rPr>
        <w:t>Day 1-Day 2: cTBS-sham, sham-cTBS, sham-sham).</w:t>
      </w:r>
      <w:r w:rsidR="009C447C">
        <w:rPr>
          <w:rFonts w:ascii="Arial" w:hAnsi="Arial" w:cs="Arial"/>
          <w:color w:val="000000" w:themeColor="text1"/>
          <w:sz w:val="22"/>
          <w:szCs w:val="22"/>
        </w:rPr>
        <w:t xml:space="preserve"> On Day 1, participants </w:t>
      </w:r>
      <w:r w:rsidR="0057142D">
        <w:rPr>
          <w:rFonts w:ascii="Arial" w:hAnsi="Arial" w:cs="Arial"/>
          <w:color w:val="000000" w:themeColor="text1"/>
          <w:sz w:val="22"/>
          <w:szCs w:val="22"/>
        </w:rPr>
        <w:t>learned to discriminate stimuli associated with desirable food odors (sweet or savory, equally valued based on pre-task ratings</w:t>
      </w:r>
      <w:r w:rsidR="0027308F">
        <w:rPr>
          <w:rFonts w:ascii="Arial" w:hAnsi="Arial" w:cs="Arial"/>
          <w:color w:val="000000" w:themeColor="text1"/>
          <w:sz w:val="22"/>
          <w:szCs w:val="22"/>
        </w:rPr>
        <w:t xml:space="preserve">; </w:t>
      </w:r>
      <w:r w:rsidR="0027308F" w:rsidRPr="00735849">
        <w:rPr>
          <w:rFonts w:ascii="Arial" w:hAnsi="Arial" w:cs="Arial"/>
          <w:b/>
          <w:color w:val="000000" w:themeColor="text1"/>
          <w:sz w:val="22"/>
          <w:szCs w:val="22"/>
        </w:rPr>
        <w:t>Figure 1E</w:t>
      </w:r>
      <w:r w:rsidR="0057142D">
        <w:rPr>
          <w:rFonts w:ascii="Arial" w:hAnsi="Arial" w:cs="Arial"/>
          <w:color w:val="000000" w:themeColor="text1"/>
          <w:sz w:val="22"/>
          <w:szCs w:val="22"/>
        </w:rPr>
        <w:t xml:space="preserve">) and odorless air </w:t>
      </w:r>
      <w:r w:rsidR="00161A4C">
        <w:rPr>
          <w:rFonts w:ascii="Arial" w:hAnsi="Arial" w:cs="Arial"/>
          <w:color w:val="000000" w:themeColor="text1"/>
          <w:sz w:val="22"/>
          <w:szCs w:val="22"/>
        </w:rPr>
        <w:t>(</w:t>
      </w:r>
      <w:r w:rsidR="00161A4C" w:rsidRPr="00735849">
        <w:rPr>
          <w:rFonts w:ascii="Arial" w:hAnsi="Arial" w:cs="Arial"/>
          <w:b/>
          <w:color w:val="000000" w:themeColor="text1"/>
          <w:sz w:val="22"/>
          <w:szCs w:val="22"/>
        </w:rPr>
        <w:t>Figure 1B</w:t>
      </w:r>
      <w:r w:rsidR="00161A4C">
        <w:rPr>
          <w:rFonts w:ascii="Arial" w:hAnsi="Arial" w:cs="Arial"/>
          <w:color w:val="000000" w:themeColor="text1"/>
          <w:sz w:val="22"/>
          <w:szCs w:val="22"/>
        </w:rPr>
        <w:t>)</w:t>
      </w:r>
      <w:r w:rsidR="009C447C">
        <w:rPr>
          <w:rFonts w:ascii="Arial" w:hAnsi="Arial" w:cs="Arial"/>
          <w:color w:val="000000" w:themeColor="text1"/>
          <w:sz w:val="22"/>
          <w:szCs w:val="22"/>
        </w:rPr>
        <w:t>.</w:t>
      </w:r>
      <w:r w:rsidR="005D1329">
        <w:rPr>
          <w:rFonts w:ascii="Arial" w:hAnsi="Arial" w:cs="Arial"/>
          <w:color w:val="000000" w:themeColor="text1"/>
          <w:sz w:val="22"/>
          <w:szCs w:val="22"/>
        </w:rPr>
        <w:t xml:space="preserve"> </w:t>
      </w:r>
      <w:r w:rsidR="00154F07">
        <w:rPr>
          <w:rFonts w:ascii="Arial" w:hAnsi="Arial" w:cs="Arial"/>
          <w:color w:val="000000" w:themeColor="text1"/>
          <w:sz w:val="22"/>
          <w:szCs w:val="22"/>
        </w:rPr>
        <w:t xml:space="preserve">They were asked to select the stimulus associated with any odor, meaning they were not required to encode the specific stimulus-identity associations to correctly perform the discrimination task. </w:t>
      </w:r>
      <w:r w:rsidR="005D1329">
        <w:rPr>
          <w:rFonts w:ascii="Arial" w:hAnsi="Arial" w:cs="Arial"/>
          <w:color w:val="000000" w:themeColor="text1"/>
          <w:sz w:val="22"/>
          <w:szCs w:val="22"/>
        </w:rPr>
        <w:t>On Day 2, participants</w:t>
      </w:r>
      <w:r w:rsidR="00154F07">
        <w:rPr>
          <w:rFonts w:ascii="Arial" w:hAnsi="Arial" w:cs="Arial"/>
          <w:color w:val="000000" w:themeColor="text1"/>
          <w:sz w:val="22"/>
          <w:szCs w:val="22"/>
        </w:rPr>
        <w:t xml:space="preserve"> chose</w:t>
      </w:r>
      <w:r w:rsidR="0056603C">
        <w:rPr>
          <w:rFonts w:ascii="Arial" w:hAnsi="Arial" w:cs="Arial"/>
          <w:color w:val="000000" w:themeColor="text1"/>
          <w:sz w:val="22"/>
          <w:szCs w:val="22"/>
        </w:rPr>
        <w:t xml:space="preserve"> between stimuli</w:t>
      </w:r>
      <w:r w:rsidR="00AF03CA">
        <w:rPr>
          <w:rFonts w:ascii="Arial" w:hAnsi="Arial" w:cs="Arial"/>
          <w:color w:val="000000" w:themeColor="text1"/>
          <w:sz w:val="22"/>
          <w:szCs w:val="22"/>
        </w:rPr>
        <w:t xml:space="preserve"> </w:t>
      </w:r>
      <w:r w:rsidR="006C1A9B">
        <w:rPr>
          <w:rFonts w:ascii="Arial" w:hAnsi="Arial" w:cs="Arial"/>
          <w:color w:val="000000" w:themeColor="text1"/>
          <w:sz w:val="22"/>
          <w:szCs w:val="22"/>
        </w:rPr>
        <w:t xml:space="preserve">based on odor </w:t>
      </w:r>
      <w:r w:rsidR="005D1329">
        <w:rPr>
          <w:rFonts w:ascii="Arial" w:hAnsi="Arial" w:cs="Arial"/>
          <w:color w:val="000000" w:themeColor="text1"/>
          <w:sz w:val="22"/>
          <w:szCs w:val="22"/>
        </w:rPr>
        <w:t>preferences</w:t>
      </w:r>
      <w:r w:rsidR="00B0209E">
        <w:rPr>
          <w:rFonts w:ascii="Arial" w:hAnsi="Arial" w:cs="Arial"/>
          <w:color w:val="000000" w:themeColor="text1"/>
          <w:sz w:val="22"/>
          <w:szCs w:val="22"/>
        </w:rPr>
        <w:t xml:space="preserve">. </w:t>
      </w:r>
      <w:r w:rsidR="00316CA5">
        <w:rPr>
          <w:rFonts w:ascii="Arial" w:hAnsi="Arial" w:cs="Arial"/>
          <w:color w:val="000000" w:themeColor="text1"/>
          <w:sz w:val="22"/>
          <w:szCs w:val="22"/>
        </w:rPr>
        <w:t>A pre-</w:t>
      </w:r>
      <w:r w:rsidR="00316CA5">
        <w:rPr>
          <w:rFonts w:ascii="Arial" w:hAnsi="Arial" w:cs="Arial"/>
          <w:color w:val="000000" w:themeColor="text1"/>
          <w:sz w:val="22"/>
          <w:szCs w:val="22"/>
        </w:rPr>
        <w:lastRenderedPageBreak/>
        <w:t>meal test</w:t>
      </w:r>
      <w:r w:rsidR="006C1A9B">
        <w:rPr>
          <w:rFonts w:ascii="Arial" w:hAnsi="Arial" w:cs="Arial"/>
          <w:color w:val="000000" w:themeColor="text1"/>
          <w:sz w:val="22"/>
          <w:szCs w:val="22"/>
        </w:rPr>
        <w:t xml:space="preserve"> </w:t>
      </w:r>
      <w:r w:rsidR="00781493">
        <w:rPr>
          <w:rFonts w:ascii="Arial" w:hAnsi="Arial" w:cs="Arial"/>
          <w:color w:val="000000" w:themeColor="text1"/>
          <w:sz w:val="22"/>
          <w:szCs w:val="22"/>
        </w:rPr>
        <w:t xml:space="preserve">was followed by a meal, then by a post-meal test. </w:t>
      </w:r>
      <w:r w:rsidR="00316CA5">
        <w:rPr>
          <w:rFonts w:ascii="Arial" w:hAnsi="Arial" w:cs="Arial"/>
          <w:sz w:val="22"/>
          <w:szCs w:val="22"/>
        </w:rPr>
        <w:t>Participants receive</w:t>
      </w:r>
      <w:r w:rsidR="00781493">
        <w:rPr>
          <w:rFonts w:ascii="Arial" w:hAnsi="Arial" w:cs="Arial"/>
          <w:sz w:val="22"/>
          <w:szCs w:val="22"/>
        </w:rPr>
        <w:t>d</w:t>
      </w:r>
      <w:r w:rsidR="00316CA5">
        <w:rPr>
          <w:rFonts w:ascii="Arial" w:hAnsi="Arial" w:cs="Arial"/>
          <w:sz w:val="22"/>
          <w:szCs w:val="22"/>
        </w:rPr>
        <w:t xml:space="preserve"> the odors during the Day 1 discrimination task and the Day 2 pre-meal</w:t>
      </w:r>
      <w:r w:rsidR="00781493">
        <w:rPr>
          <w:rFonts w:ascii="Arial" w:hAnsi="Arial" w:cs="Arial"/>
          <w:sz w:val="22"/>
          <w:szCs w:val="22"/>
        </w:rPr>
        <w:t xml:space="preserve"> test</w:t>
      </w:r>
      <w:r w:rsidR="00316CA5">
        <w:rPr>
          <w:rFonts w:ascii="Arial" w:hAnsi="Arial" w:cs="Arial"/>
          <w:sz w:val="22"/>
          <w:szCs w:val="22"/>
        </w:rPr>
        <w:t xml:space="preserve">. No odors </w:t>
      </w:r>
      <w:r w:rsidR="00F01148">
        <w:rPr>
          <w:rFonts w:ascii="Arial" w:hAnsi="Arial" w:cs="Arial"/>
          <w:sz w:val="22"/>
          <w:szCs w:val="22"/>
        </w:rPr>
        <w:t>were</w:t>
      </w:r>
      <w:r w:rsidR="00316CA5">
        <w:rPr>
          <w:rFonts w:ascii="Arial" w:hAnsi="Arial" w:cs="Arial"/>
          <w:sz w:val="22"/>
          <w:szCs w:val="22"/>
        </w:rPr>
        <w:t xml:space="preserve"> delivered during Day 2 post-meal test. </w:t>
      </w:r>
      <w:r w:rsidR="00316CA5" w:rsidRPr="007F0EAB">
        <w:rPr>
          <w:rFonts w:ascii="Arial" w:hAnsi="Arial" w:cs="Arial"/>
          <w:sz w:val="22"/>
          <w:szCs w:val="22"/>
        </w:rPr>
        <w:t>Participants also report</w:t>
      </w:r>
      <w:r w:rsidR="00781493">
        <w:rPr>
          <w:rFonts w:ascii="Arial" w:hAnsi="Arial" w:cs="Arial"/>
          <w:sz w:val="22"/>
          <w:szCs w:val="22"/>
        </w:rPr>
        <w:t>ed</w:t>
      </w:r>
      <w:r w:rsidR="00316CA5" w:rsidRPr="007F0EAB">
        <w:rPr>
          <w:rFonts w:ascii="Arial" w:hAnsi="Arial" w:cs="Arial"/>
          <w:sz w:val="22"/>
          <w:szCs w:val="22"/>
        </w:rPr>
        <w:t xml:space="preserve"> how much they like</w:t>
      </w:r>
      <w:r w:rsidR="008334CF">
        <w:rPr>
          <w:rFonts w:ascii="Arial" w:hAnsi="Arial" w:cs="Arial"/>
          <w:sz w:val="22"/>
          <w:szCs w:val="22"/>
        </w:rPr>
        <w:t>d</w:t>
      </w:r>
      <w:r w:rsidR="00316CA5" w:rsidRPr="007F0EAB">
        <w:rPr>
          <w:rFonts w:ascii="Arial" w:hAnsi="Arial" w:cs="Arial"/>
          <w:sz w:val="22"/>
          <w:szCs w:val="22"/>
        </w:rPr>
        <w:t xml:space="preserve"> each odor before and after the meal.</w:t>
      </w:r>
    </w:p>
    <w:p w14:paraId="72766CCB" w14:textId="7EF899B5" w:rsidR="00520BF7" w:rsidRPr="00AE5153" w:rsidRDefault="009E5705" w:rsidP="0065068F">
      <w:pPr>
        <w:spacing w:before="120" w:after="60"/>
        <w:rPr>
          <w:rFonts w:ascii="Arial" w:hAnsi="Arial" w:cs="Arial"/>
          <w:color w:val="000000" w:themeColor="text1"/>
          <w:sz w:val="22"/>
          <w:szCs w:val="22"/>
        </w:rPr>
      </w:pPr>
      <w:r w:rsidRPr="009E5705">
        <w:rPr>
          <w:rFonts w:ascii="Arial" w:hAnsi="Arial" w:cs="Arial"/>
          <w:color w:val="000000" w:themeColor="text1"/>
          <w:sz w:val="22"/>
          <w:szCs w:val="22"/>
        </w:rPr>
        <w:t>To explore the potentially distinct functional roles of OFC subregions in this task, TMS was administered at two different time points—either before the discrimination task on Day 1 or before the meal on Day 2</w:t>
      </w:r>
      <w:r>
        <w:rPr>
          <w:rFonts w:ascii="Arial" w:hAnsi="Arial" w:cs="Arial"/>
          <w:color w:val="000000" w:themeColor="text1"/>
          <w:sz w:val="22"/>
          <w:szCs w:val="22"/>
        </w:rPr>
        <w:t xml:space="preserve"> (</w:t>
      </w:r>
      <w:r w:rsidRPr="00735849">
        <w:rPr>
          <w:rFonts w:ascii="Arial" w:hAnsi="Arial" w:cs="Arial"/>
          <w:b/>
          <w:color w:val="000000" w:themeColor="text1"/>
          <w:sz w:val="22"/>
          <w:szCs w:val="22"/>
        </w:rPr>
        <w:t>Figure 1A</w:t>
      </w:r>
      <w:r>
        <w:rPr>
          <w:rFonts w:ascii="Arial" w:hAnsi="Arial" w:cs="Arial"/>
          <w:color w:val="000000" w:themeColor="text1"/>
          <w:sz w:val="22"/>
          <w:szCs w:val="22"/>
        </w:rPr>
        <w:t xml:space="preserve">) </w:t>
      </w:r>
      <w:r w:rsidRPr="009E5705">
        <w:rPr>
          <w:rFonts w:ascii="Arial" w:hAnsi="Arial" w:cs="Arial"/>
          <w:color w:val="000000" w:themeColor="text1"/>
          <w:sz w:val="22"/>
          <w:szCs w:val="22"/>
        </w:rPr>
        <w:t>—and targeted either the anterior or posterior portions of the lateral OFC.</w:t>
      </w:r>
      <w:r w:rsidR="008E463E">
        <w:rPr>
          <w:rFonts w:ascii="Arial" w:hAnsi="Arial" w:cs="Arial"/>
          <w:color w:val="000000" w:themeColor="text1"/>
          <w:sz w:val="22"/>
          <w:szCs w:val="22"/>
        </w:rPr>
        <w:t xml:space="preserve"> </w:t>
      </w:r>
      <w:r w:rsidR="00520BF7" w:rsidRPr="00520BF7">
        <w:rPr>
          <w:rFonts w:ascii="Arial" w:hAnsi="Arial" w:cs="Arial"/>
          <w:color w:val="000000" w:themeColor="text1"/>
          <w:sz w:val="22"/>
          <w:szCs w:val="22"/>
        </w:rPr>
        <w:t xml:space="preserve">To differentiate the effects of cTBS </w:t>
      </w:r>
      <w:r w:rsidR="00275878">
        <w:rPr>
          <w:rFonts w:ascii="Arial" w:hAnsi="Arial" w:cs="Arial"/>
          <w:color w:val="000000" w:themeColor="text1"/>
          <w:sz w:val="22"/>
          <w:szCs w:val="22"/>
        </w:rPr>
        <w:t>applied in different phases</w:t>
      </w:r>
      <w:r w:rsidR="00520BF7" w:rsidRPr="00520BF7">
        <w:rPr>
          <w:rFonts w:ascii="Arial" w:hAnsi="Arial" w:cs="Arial"/>
          <w:color w:val="000000" w:themeColor="text1"/>
          <w:sz w:val="22"/>
          <w:szCs w:val="22"/>
        </w:rPr>
        <w:t>, we used two distinct sets of stimuli: set A and set B (</w:t>
      </w:r>
      <w:r w:rsidR="00520BF7" w:rsidRPr="00520BF7">
        <w:rPr>
          <w:rFonts w:ascii="Arial" w:hAnsi="Arial" w:cs="Arial"/>
          <w:b/>
          <w:bCs/>
          <w:color w:val="000000" w:themeColor="text1"/>
          <w:sz w:val="22"/>
          <w:szCs w:val="22"/>
        </w:rPr>
        <w:t>Figure 1C</w:t>
      </w:r>
      <w:r w:rsidR="00520BF7" w:rsidRPr="00520BF7">
        <w:rPr>
          <w:rFonts w:ascii="Arial" w:hAnsi="Arial" w:cs="Arial"/>
          <w:color w:val="000000" w:themeColor="text1"/>
          <w:sz w:val="22"/>
          <w:szCs w:val="22"/>
        </w:rPr>
        <w:t xml:space="preserve">). Set A </w:t>
      </w:r>
      <w:r w:rsidR="007F6C9D">
        <w:rPr>
          <w:rFonts w:ascii="Arial" w:hAnsi="Arial" w:cs="Arial"/>
          <w:color w:val="000000" w:themeColor="text1"/>
          <w:sz w:val="22"/>
          <w:szCs w:val="22"/>
        </w:rPr>
        <w:t>is used to indicate</w:t>
      </w:r>
      <w:r w:rsidR="00520BF7" w:rsidRPr="00520BF7">
        <w:rPr>
          <w:rFonts w:ascii="Arial" w:hAnsi="Arial" w:cs="Arial"/>
          <w:color w:val="000000" w:themeColor="text1"/>
          <w:sz w:val="22"/>
          <w:szCs w:val="22"/>
        </w:rPr>
        <w:t xml:space="preserve"> a baseline preference for the two odors during the pre-meal test, while set B is used to assess any impairments from Day 1 cTBS without the influence of relearning during the pre-meal test. </w:t>
      </w:r>
      <w:r w:rsidR="00E91575">
        <w:rPr>
          <w:rFonts w:ascii="Arial" w:hAnsi="Arial" w:cs="Arial"/>
          <w:color w:val="000000" w:themeColor="text1"/>
          <w:sz w:val="22"/>
          <w:szCs w:val="22"/>
        </w:rPr>
        <w:t>Thus</w:t>
      </w:r>
      <w:r w:rsidR="00520BF7" w:rsidRPr="00520BF7">
        <w:rPr>
          <w:rFonts w:ascii="Arial" w:hAnsi="Arial" w:cs="Arial"/>
          <w:color w:val="000000" w:themeColor="text1"/>
          <w:sz w:val="22"/>
          <w:szCs w:val="22"/>
        </w:rPr>
        <w:t>, the effects of cTBS on Day 2 can be observed in both sets, whereas the effects of Day 1 cTBS are only detectable in set B.</w:t>
      </w:r>
    </w:p>
    <w:p w14:paraId="27507CC4" w14:textId="77777777" w:rsidR="007F23E9" w:rsidRDefault="007F23E9" w:rsidP="0091089C">
      <w:pPr>
        <w:spacing w:after="120"/>
        <w:rPr>
          <w:rFonts w:ascii="Arial" w:hAnsi="Arial" w:cs="Arial"/>
          <w:color w:val="000000" w:themeColor="text1"/>
          <w:sz w:val="22"/>
          <w:szCs w:val="22"/>
        </w:rPr>
      </w:pPr>
    </w:p>
    <w:p w14:paraId="0044DDAB" w14:textId="77777777" w:rsidR="00531B5A" w:rsidRDefault="007F23E9" w:rsidP="008211AB">
      <w:pPr>
        <w:keepNext/>
        <w:spacing w:after="120"/>
        <w:jc w:val="center"/>
      </w:pPr>
      <w:r w:rsidRPr="007F23E9">
        <w:rPr>
          <w:rFonts w:ascii="Arial" w:hAnsi="Arial" w:cs="Arial"/>
          <w:noProof/>
          <w:color w:val="000000" w:themeColor="text1"/>
          <w:sz w:val="22"/>
          <w:szCs w:val="22"/>
        </w:rPr>
        <w:drawing>
          <wp:inline distT="0" distB="0" distL="0" distR="0" wp14:anchorId="77F3559F" wp14:editId="55107313">
            <wp:extent cx="3897881" cy="3702986"/>
            <wp:effectExtent l="0" t="0" r="1270" b="5715"/>
            <wp:docPr id="685671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1033"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9591" cy="3723611"/>
                    </a:xfrm>
                    <a:prstGeom prst="rect">
                      <a:avLst/>
                    </a:prstGeom>
                  </pic:spPr>
                </pic:pic>
              </a:graphicData>
            </a:graphic>
          </wp:inline>
        </w:drawing>
      </w:r>
    </w:p>
    <w:p w14:paraId="409E032E" w14:textId="56800059" w:rsidR="008B2E50" w:rsidRDefault="00531B5A" w:rsidP="001B7627">
      <w:pPr>
        <w:pStyle w:val="Caption"/>
        <w:rPr>
          <w:i w:val="0"/>
          <w:iCs w:val="0"/>
          <w:color w:val="000000" w:themeColor="text1"/>
        </w:rPr>
      </w:pPr>
      <w:r w:rsidRPr="005C26D4">
        <w:rPr>
          <w:b/>
          <w:bCs/>
          <w:i w:val="0"/>
          <w:iCs w:val="0"/>
          <w:color w:val="000000" w:themeColor="text1"/>
        </w:rPr>
        <w:t xml:space="preserve">Figure </w:t>
      </w:r>
      <w:r w:rsidRPr="005C26D4">
        <w:rPr>
          <w:b/>
          <w:bCs/>
          <w:i w:val="0"/>
          <w:iCs w:val="0"/>
          <w:color w:val="000000" w:themeColor="text1"/>
        </w:rPr>
        <w:fldChar w:fldCharType="begin"/>
      </w:r>
      <w:r w:rsidRPr="005C26D4">
        <w:rPr>
          <w:b/>
          <w:bCs/>
          <w:i w:val="0"/>
          <w:iCs w:val="0"/>
          <w:color w:val="000000" w:themeColor="text1"/>
        </w:rPr>
        <w:instrText xml:space="preserve"> SEQ Figure \* ARABIC </w:instrText>
      </w:r>
      <w:r w:rsidRPr="005C26D4">
        <w:rPr>
          <w:b/>
          <w:bCs/>
          <w:i w:val="0"/>
          <w:iCs w:val="0"/>
          <w:color w:val="000000" w:themeColor="text1"/>
        </w:rPr>
        <w:fldChar w:fldCharType="separate"/>
      </w:r>
      <w:r w:rsidR="00637212">
        <w:rPr>
          <w:b/>
          <w:bCs/>
          <w:i w:val="0"/>
          <w:iCs w:val="0"/>
          <w:noProof/>
          <w:color w:val="000000" w:themeColor="text1"/>
        </w:rPr>
        <w:t>1</w:t>
      </w:r>
      <w:r w:rsidRPr="005C26D4">
        <w:rPr>
          <w:b/>
          <w:bCs/>
          <w:i w:val="0"/>
          <w:iCs w:val="0"/>
          <w:color w:val="000000" w:themeColor="text1"/>
        </w:rPr>
        <w:fldChar w:fldCharType="end"/>
      </w:r>
      <w:r w:rsidRPr="005C26D4">
        <w:rPr>
          <w:b/>
          <w:bCs/>
          <w:i w:val="0"/>
          <w:iCs w:val="0"/>
          <w:color w:val="000000" w:themeColor="text1"/>
        </w:rPr>
        <w:t xml:space="preserve">. </w:t>
      </w:r>
      <w:r w:rsidR="005C26D4" w:rsidRPr="005C26D4">
        <w:rPr>
          <w:b/>
          <w:bCs/>
          <w:i w:val="0"/>
          <w:iCs w:val="0"/>
          <w:color w:val="000000" w:themeColor="text1"/>
        </w:rPr>
        <w:t>Outcome devaluation experiment design.</w:t>
      </w:r>
      <w:r w:rsidR="005B4EC5">
        <w:rPr>
          <w:i w:val="0"/>
          <w:iCs w:val="0"/>
          <w:color w:val="000000" w:themeColor="text1"/>
        </w:rPr>
        <w:t xml:space="preserve"> </w:t>
      </w:r>
      <w:r w:rsidR="00DF3FCB" w:rsidRPr="00DF3FCB">
        <w:rPr>
          <w:b/>
          <w:bCs/>
          <w:i w:val="0"/>
          <w:iCs w:val="0"/>
          <w:color w:val="000000" w:themeColor="text1"/>
        </w:rPr>
        <w:t>A. Experiment timeline.</w:t>
      </w:r>
      <w:r w:rsidR="00DF3FCB" w:rsidRPr="00DF3FCB">
        <w:rPr>
          <w:i w:val="0"/>
          <w:iCs w:val="0"/>
          <w:color w:val="000000" w:themeColor="text1"/>
        </w:rPr>
        <w:t xml:space="preserve"> The study follows a within-subject, multiple-session design. Participants underwent a two-day</w:t>
      </w:r>
      <w:r w:rsidR="00D003D9">
        <w:rPr>
          <w:i w:val="0"/>
          <w:iCs w:val="0"/>
          <w:color w:val="000000" w:themeColor="text1"/>
        </w:rPr>
        <w:t xml:space="preserve"> (Day1, Day2)</w:t>
      </w:r>
      <w:r w:rsidR="00DF3FCB" w:rsidRPr="00DF3FCB">
        <w:rPr>
          <w:i w:val="0"/>
          <w:iCs w:val="0"/>
          <w:color w:val="000000" w:themeColor="text1"/>
        </w:rPr>
        <w:t xml:space="preserve"> experiment repeated across three separate sessions, spaced at least one week apart. </w:t>
      </w:r>
      <w:r w:rsidR="004912D9">
        <w:rPr>
          <w:i w:val="0"/>
          <w:iCs w:val="0"/>
          <w:color w:val="000000" w:themeColor="text1"/>
        </w:rPr>
        <w:t xml:space="preserve">Following odor screening session, </w:t>
      </w:r>
      <w:r w:rsidR="00DF3FCB" w:rsidRPr="00DF3FCB">
        <w:rPr>
          <w:i w:val="0"/>
          <w:iCs w:val="0"/>
          <w:color w:val="000000" w:themeColor="text1"/>
        </w:rPr>
        <w:t>Day 0 includes T1 MRI, resting-state fMRI, and motor threshold determination via TMS. On Day 1, participants received either continuous theta burst stimulation (cTBS) or sham TMS</w:t>
      </w:r>
      <w:r w:rsidR="00440883">
        <w:rPr>
          <w:i w:val="0"/>
          <w:iCs w:val="0"/>
          <w:color w:val="000000" w:themeColor="text1"/>
        </w:rPr>
        <w:t xml:space="preserve"> before</w:t>
      </w:r>
      <w:r w:rsidR="00DF3FCB" w:rsidRPr="00DF3FCB">
        <w:rPr>
          <w:i w:val="0"/>
          <w:iCs w:val="0"/>
          <w:color w:val="000000" w:themeColor="text1"/>
        </w:rPr>
        <w:t xml:space="preserve"> performing an odor discrimination task.</w:t>
      </w:r>
      <w:r w:rsidR="00E123DC">
        <w:rPr>
          <w:i w:val="0"/>
          <w:iCs w:val="0"/>
          <w:color w:val="000000" w:themeColor="text1"/>
        </w:rPr>
        <w:t xml:space="preserve"> </w:t>
      </w:r>
      <w:r w:rsidR="0073299E" w:rsidRPr="0073299E">
        <w:rPr>
          <w:i w:val="0"/>
          <w:iCs w:val="0"/>
          <w:color w:val="000000" w:themeColor="text1"/>
        </w:rPr>
        <w:t>On Day 2, participants perform</w:t>
      </w:r>
      <w:r w:rsidR="0073299E">
        <w:rPr>
          <w:i w:val="0"/>
          <w:iCs w:val="0"/>
          <w:color w:val="000000" w:themeColor="text1"/>
        </w:rPr>
        <w:t>ed</w:t>
      </w:r>
      <w:r w:rsidR="0073299E" w:rsidRPr="0073299E">
        <w:rPr>
          <w:i w:val="0"/>
          <w:iCs w:val="0"/>
          <w:color w:val="000000" w:themeColor="text1"/>
        </w:rPr>
        <w:t xml:space="preserve"> a pre-meal test (set A), receive</w:t>
      </w:r>
      <w:r w:rsidR="0073299E">
        <w:rPr>
          <w:i w:val="0"/>
          <w:iCs w:val="0"/>
          <w:color w:val="000000" w:themeColor="text1"/>
        </w:rPr>
        <w:t>d</w:t>
      </w:r>
      <w:r w:rsidR="0073299E" w:rsidRPr="0073299E">
        <w:rPr>
          <w:i w:val="0"/>
          <w:iCs w:val="0"/>
          <w:color w:val="000000" w:themeColor="text1"/>
        </w:rPr>
        <w:t xml:space="preserve"> TMS (cTBS or sham), consume</w:t>
      </w:r>
      <w:r w:rsidR="0073299E">
        <w:rPr>
          <w:i w:val="0"/>
          <w:iCs w:val="0"/>
          <w:color w:val="000000" w:themeColor="text1"/>
        </w:rPr>
        <w:t>d</w:t>
      </w:r>
      <w:r w:rsidR="0073299E" w:rsidRPr="0073299E">
        <w:rPr>
          <w:i w:val="0"/>
          <w:iCs w:val="0"/>
          <w:color w:val="000000" w:themeColor="text1"/>
        </w:rPr>
        <w:t xml:space="preserve"> a meal, and then complete</w:t>
      </w:r>
      <w:r w:rsidR="0073299E">
        <w:rPr>
          <w:i w:val="0"/>
          <w:iCs w:val="0"/>
          <w:color w:val="000000" w:themeColor="text1"/>
        </w:rPr>
        <w:t>d</w:t>
      </w:r>
      <w:r w:rsidR="0073299E" w:rsidRPr="0073299E">
        <w:rPr>
          <w:i w:val="0"/>
          <w:iCs w:val="0"/>
          <w:color w:val="000000" w:themeColor="text1"/>
        </w:rPr>
        <w:t xml:space="preserve"> a post-meal test (sets A and B). </w:t>
      </w:r>
      <w:r w:rsidR="00DF3FCB" w:rsidRPr="00DF3FCB">
        <w:rPr>
          <w:b/>
          <w:bCs/>
          <w:i w:val="0"/>
          <w:iCs w:val="0"/>
          <w:color w:val="000000" w:themeColor="text1"/>
        </w:rPr>
        <w:t>B. Trial structure</w:t>
      </w:r>
      <w:r w:rsidR="00B40298">
        <w:rPr>
          <w:b/>
          <w:bCs/>
          <w:i w:val="0"/>
          <w:iCs w:val="0"/>
          <w:color w:val="000000" w:themeColor="text1"/>
        </w:rPr>
        <w:t xml:space="preserve"> of discrimination task and tests</w:t>
      </w:r>
      <w:r w:rsidR="00DF3FCB" w:rsidRPr="00DF3FCB">
        <w:rPr>
          <w:b/>
          <w:bCs/>
          <w:i w:val="0"/>
          <w:iCs w:val="0"/>
          <w:color w:val="000000" w:themeColor="text1"/>
        </w:rPr>
        <w:t>.</w:t>
      </w:r>
      <w:r w:rsidR="00DF3FCB" w:rsidRPr="00DF3FCB">
        <w:rPr>
          <w:i w:val="0"/>
          <w:iCs w:val="0"/>
          <w:color w:val="000000" w:themeColor="text1"/>
        </w:rPr>
        <w:t xml:space="preserve"> Each trial started with an offer phase (3 seconds), where participants were presented with two visual stimuli </w:t>
      </w:r>
      <w:r w:rsidR="00557CD7">
        <w:rPr>
          <w:i w:val="0"/>
          <w:iCs w:val="0"/>
          <w:color w:val="000000" w:themeColor="text1"/>
        </w:rPr>
        <w:t>paired with</w:t>
      </w:r>
      <w:r w:rsidR="00DF3FCB" w:rsidRPr="00DF3FCB">
        <w:rPr>
          <w:i w:val="0"/>
          <w:iCs w:val="0"/>
          <w:color w:val="000000" w:themeColor="text1"/>
        </w:rPr>
        <w:t xml:space="preserve"> different outcomes</w:t>
      </w:r>
      <w:r w:rsidR="00557CD7">
        <w:rPr>
          <w:i w:val="0"/>
          <w:iCs w:val="0"/>
          <w:color w:val="000000" w:themeColor="text1"/>
        </w:rPr>
        <w:t xml:space="preserve">. </w:t>
      </w:r>
      <w:r w:rsidR="00DF3FCB" w:rsidRPr="00DF3FCB">
        <w:rPr>
          <w:i w:val="0"/>
          <w:iCs w:val="0"/>
          <w:color w:val="000000" w:themeColor="text1"/>
        </w:rPr>
        <w:t>This was followed by a choice phase (2 seconds), where participants selected one of the stimuli, and finally, an outcome phase (3 seconds), where the predicted outcome was delivered (odor or no odor).</w:t>
      </w:r>
      <w:r w:rsidR="006B790B">
        <w:rPr>
          <w:i w:val="0"/>
          <w:iCs w:val="0"/>
          <w:color w:val="000000" w:themeColor="text1"/>
        </w:rPr>
        <w:t xml:space="preserve"> </w:t>
      </w:r>
      <w:r w:rsidR="00DF3FCB" w:rsidRPr="00DF3FCB">
        <w:rPr>
          <w:b/>
          <w:bCs/>
          <w:i w:val="0"/>
          <w:iCs w:val="0"/>
          <w:color w:val="000000" w:themeColor="text1"/>
        </w:rPr>
        <w:t>C. Associative structure for the discrimination and test tasks.</w:t>
      </w:r>
      <w:r w:rsidR="00DF3FCB" w:rsidRPr="00DF3FCB">
        <w:rPr>
          <w:i w:val="0"/>
          <w:iCs w:val="0"/>
          <w:color w:val="000000" w:themeColor="text1"/>
        </w:rPr>
        <w:t xml:space="preserve"> During the discrimination task, participants learned which stimuli predicted odors (indicated by colored clouds) and which predicted non-odor outcomes. In the test phase, participants were required to select stimuli based on their learned odor associations, without odor delivery.</w:t>
      </w:r>
      <w:r w:rsidR="006B790B">
        <w:rPr>
          <w:i w:val="0"/>
          <w:iCs w:val="0"/>
          <w:color w:val="000000" w:themeColor="text1"/>
        </w:rPr>
        <w:t xml:space="preserve"> </w:t>
      </w:r>
      <w:r w:rsidR="00DF3FCB" w:rsidRPr="00DF3FCB">
        <w:rPr>
          <w:b/>
          <w:bCs/>
          <w:i w:val="0"/>
          <w:iCs w:val="0"/>
          <w:color w:val="000000" w:themeColor="text1"/>
        </w:rPr>
        <w:t>D. TMS conditions.</w:t>
      </w:r>
      <w:r w:rsidR="00DF3FCB" w:rsidRPr="00DF3FCB">
        <w:rPr>
          <w:i w:val="0"/>
          <w:iCs w:val="0"/>
          <w:color w:val="000000" w:themeColor="text1"/>
        </w:rPr>
        <w:t xml:space="preserve"> Three counterbalanced conditions across th</w:t>
      </w:r>
      <w:r w:rsidR="009D1AA7">
        <w:rPr>
          <w:i w:val="0"/>
          <w:iCs w:val="0"/>
          <w:color w:val="000000" w:themeColor="text1"/>
        </w:rPr>
        <w:t>ree</w:t>
      </w:r>
      <w:r w:rsidR="00DF3FCB" w:rsidRPr="00DF3FCB">
        <w:rPr>
          <w:i w:val="0"/>
          <w:iCs w:val="0"/>
          <w:color w:val="000000" w:themeColor="text1"/>
        </w:rPr>
        <w:t xml:space="preserve"> sessions: cTBS on Day 1 followed by sham TMS on Day 2 (cTBS-sham), sham TMS on Day 1 followed by cTBS on Day 2 (sham-cTBS), and sham TMS on both days (sham-sham).</w:t>
      </w:r>
      <w:r w:rsidR="006B790B">
        <w:rPr>
          <w:i w:val="0"/>
          <w:iCs w:val="0"/>
          <w:color w:val="000000" w:themeColor="text1"/>
        </w:rPr>
        <w:t xml:space="preserve"> </w:t>
      </w:r>
      <w:r w:rsidR="00DF3FCB" w:rsidRPr="00527415">
        <w:rPr>
          <w:b/>
          <w:bCs/>
          <w:i w:val="0"/>
          <w:iCs w:val="0"/>
          <w:color w:val="000000" w:themeColor="text1"/>
        </w:rPr>
        <w:t>E. Odor stimuli.</w:t>
      </w:r>
      <w:r w:rsidR="00DF3FCB" w:rsidRPr="00527415">
        <w:rPr>
          <w:i w:val="0"/>
          <w:iCs w:val="0"/>
          <w:color w:val="000000" w:themeColor="text1"/>
        </w:rPr>
        <w:t xml:space="preserve"> A set of eight food-related odors, divided into savory (e.g., potato chips, pizza) and sweet (e.g., pineapple cake, chocolate). For each participant, one savory and one sweet odor were pre-selected based on their pleasantness ratings to ensure they were as similarly pleasant as possible.</w:t>
      </w:r>
    </w:p>
    <w:p w14:paraId="0A28DB2C" w14:textId="77777777" w:rsidR="001B7627" w:rsidRPr="001B7627" w:rsidRDefault="001B7627" w:rsidP="001B7627"/>
    <w:p w14:paraId="00285B24" w14:textId="7E25F9FA" w:rsidR="008B2E50" w:rsidRPr="005C35E3" w:rsidRDefault="008B2E50" w:rsidP="0091089C">
      <w:pPr>
        <w:spacing w:after="120"/>
        <w:rPr>
          <w:rFonts w:ascii="Arial" w:hAnsi="Arial" w:cs="Arial"/>
          <w:b/>
          <w:bCs/>
          <w:color w:val="000000" w:themeColor="text1"/>
          <w:sz w:val="22"/>
          <w:szCs w:val="22"/>
        </w:rPr>
      </w:pPr>
      <w:r w:rsidRPr="005C35E3">
        <w:rPr>
          <w:rFonts w:ascii="Arial" w:hAnsi="Arial" w:cs="Arial"/>
          <w:b/>
          <w:bCs/>
          <w:color w:val="000000" w:themeColor="text1"/>
          <w:sz w:val="22"/>
          <w:szCs w:val="22"/>
        </w:rPr>
        <w:t xml:space="preserve">Network-targeted </w:t>
      </w:r>
      <w:r w:rsidR="00A56E42" w:rsidRPr="005C35E3">
        <w:rPr>
          <w:rFonts w:ascii="Arial" w:hAnsi="Arial" w:cs="Arial"/>
          <w:b/>
          <w:bCs/>
          <w:color w:val="000000" w:themeColor="text1"/>
          <w:sz w:val="22"/>
          <w:szCs w:val="22"/>
        </w:rPr>
        <w:t>TMS</w:t>
      </w:r>
      <w:r w:rsidR="005958CB" w:rsidRPr="005C35E3">
        <w:rPr>
          <w:rFonts w:ascii="Arial" w:hAnsi="Arial" w:cs="Arial"/>
          <w:b/>
          <w:bCs/>
          <w:color w:val="000000" w:themeColor="text1"/>
          <w:sz w:val="22"/>
          <w:szCs w:val="22"/>
        </w:rPr>
        <w:t xml:space="preserve"> on</w:t>
      </w:r>
      <w:r w:rsidRPr="005C35E3">
        <w:rPr>
          <w:rFonts w:ascii="Arial" w:hAnsi="Arial" w:cs="Arial"/>
          <w:b/>
          <w:bCs/>
          <w:color w:val="000000" w:themeColor="text1"/>
          <w:sz w:val="22"/>
          <w:szCs w:val="22"/>
        </w:rPr>
        <w:t xml:space="preserve"> </w:t>
      </w:r>
      <w:r w:rsidR="005958CB" w:rsidRPr="005C35E3">
        <w:rPr>
          <w:rFonts w:ascii="Arial" w:hAnsi="Arial" w:cs="Arial"/>
          <w:b/>
          <w:bCs/>
          <w:color w:val="000000" w:themeColor="text1"/>
          <w:sz w:val="22"/>
          <w:szCs w:val="22"/>
        </w:rPr>
        <w:t>anterior and posterior portions of the lateral OFC network.</w:t>
      </w:r>
    </w:p>
    <w:p w14:paraId="0FD508B4" w14:textId="03287387" w:rsidR="00E9414D" w:rsidRDefault="001568CF" w:rsidP="0091089C">
      <w:pPr>
        <w:spacing w:after="120"/>
        <w:rPr>
          <w:rFonts w:ascii="Arial" w:hAnsi="Arial" w:cs="Arial"/>
          <w:color w:val="000000" w:themeColor="text1"/>
          <w:sz w:val="22"/>
          <w:szCs w:val="22"/>
        </w:rPr>
      </w:pPr>
      <w:r>
        <w:rPr>
          <w:rFonts w:ascii="Arial" w:hAnsi="Arial" w:cs="Arial"/>
          <w:color w:val="000000" w:themeColor="text1"/>
          <w:sz w:val="22"/>
          <w:szCs w:val="22"/>
        </w:rPr>
        <w:lastRenderedPageBreak/>
        <w:t xml:space="preserve">We aimed to selectively </w:t>
      </w:r>
      <w:r w:rsidR="0035796D">
        <w:rPr>
          <w:rFonts w:ascii="Arial" w:hAnsi="Arial" w:cs="Arial"/>
          <w:color w:val="000000" w:themeColor="text1"/>
          <w:sz w:val="22"/>
          <w:szCs w:val="22"/>
        </w:rPr>
        <w:t>modulate</w:t>
      </w:r>
      <w:r w:rsidR="00705E98">
        <w:rPr>
          <w:rFonts w:ascii="Arial" w:hAnsi="Arial" w:cs="Arial"/>
          <w:color w:val="000000" w:themeColor="text1"/>
          <w:sz w:val="22"/>
          <w:szCs w:val="22"/>
        </w:rPr>
        <w:t xml:space="preserve"> </w:t>
      </w:r>
      <w:r w:rsidR="0035796D">
        <w:rPr>
          <w:rFonts w:ascii="Arial" w:hAnsi="Arial" w:cs="Arial"/>
          <w:color w:val="000000" w:themeColor="text1"/>
          <w:sz w:val="22"/>
          <w:szCs w:val="22"/>
        </w:rPr>
        <w:t>neural</w:t>
      </w:r>
      <w:r w:rsidR="00705E98">
        <w:rPr>
          <w:rFonts w:ascii="Arial" w:hAnsi="Arial" w:cs="Arial"/>
          <w:color w:val="000000" w:themeColor="text1"/>
          <w:sz w:val="22"/>
          <w:szCs w:val="22"/>
        </w:rPr>
        <w:t xml:space="preserve"> activity in</w:t>
      </w:r>
      <w:r>
        <w:rPr>
          <w:rFonts w:ascii="Arial" w:hAnsi="Arial" w:cs="Arial"/>
          <w:color w:val="000000" w:themeColor="text1"/>
          <w:sz w:val="22"/>
          <w:szCs w:val="22"/>
        </w:rPr>
        <w:t xml:space="preserve"> the</w:t>
      </w:r>
      <w:r w:rsidR="00A2218B">
        <w:rPr>
          <w:rFonts w:ascii="Arial" w:hAnsi="Arial" w:cs="Arial"/>
          <w:color w:val="000000" w:themeColor="text1"/>
          <w:sz w:val="22"/>
          <w:szCs w:val="22"/>
        </w:rPr>
        <w:t xml:space="preserve"> anterior</w:t>
      </w:r>
      <w:r w:rsidR="00703A7D">
        <w:rPr>
          <w:rFonts w:ascii="Arial" w:hAnsi="Arial" w:cs="Arial"/>
          <w:color w:val="000000" w:themeColor="text1"/>
          <w:sz w:val="22"/>
          <w:szCs w:val="22"/>
        </w:rPr>
        <w:t xml:space="preserve"> (</w:t>
      </w:r>
      <w:r w:rsidR="004D71AB">
        <w:rPr>
          <w:rFonts w:ascii="Arial" w:hAnsi="Arial" w:cs="Arial"/>
          <w:color w:val="000000" w:themeColor="text1"/>
          <w:sz w:val="22"/>
          <w:szCs w:val="22"/>
        </w:rPr>
        <w:t>aOFC</w:t>
      </w:r>
      <w:r w:rsidR="00703A7D">
        <w:rPr>
          <w:rFonts w:ascii="Arial" w:hAnsi="Arial" w:cs="Arial"/>
          <w:color w:val="000000" w:themeColor="text1"/>
          <w:sz w:val="22"/>
          <w:szCs w:val="22"/>
        </w:rPr>
        <w:t>)</w:t>
      </w:r>
      <w:r w:rsidR="00A2218B">
        <w:rPr>
          <w:rFonts w:ascii="Arial" w:hAnsi="Arial" w:cs="Arial"/>
          <w:color w:val="000000" w:themeColor="text1"/>
          <w:sz w:val="22"/>
          <w:szCs w:val="22"/>
        </w:rPr>
        <w:t xml:space="preserve"> and posterior</w:t>
      </w:r>
      <w:r w:rsidR="004D71AB">
        <w:rPr>
          <w:rFonts w:ascii="Arial" w:hAnsi="Arial" w:cs="Arial"/>
          <w:color w:val="000000" w:themeColor="text1"/>
          <w:sz w:val="22"/>
          <w:szCs w:val="22"/>
        </w:rPr>
        <w:t xml:space="preserve"> (pOFC)</w:t>
      </w:r>
      <w:r w:rsidR="00A2218B">
        <w:rPr>
          <w:rFonts w:ascii="Arial" w:hAnsi="Arial" w:cs="Arial"/>
          <w:color w:val="000000" w:themeColor="text1"/>
          <w:sz w:val="22"/>
          <w:szCs w:val="22"/>
        </w:rPr>
        <w:t xml:space="preserve"> portions of the lateral OFC </w:t>
      </w:r>
      <w:r>
        <w:rPr>
          <w:rFonts w:ascii="Arial" w:hAnsi="Arial" w:cs="Arial"/>
          <w:color w:val="000000" w:themeColor="text1"/>
          <w:sz w:val="22"/>
          <w:szCs w:val="22"/>
        </w:rPr>
        <w:t>network</w:t>
      </w:r>
      <w:r w:rsidR="00F77996">
        <w:rPr>
          <w:rFonts w:ascii="Arial" w:hAnsi="Arial" w:cs="Arial"/>
          <w:color w:val="000000" w:themeColor="text1"/>
          <w:sz w:val="22"/>
          <w:szCs w:val="22"/>
        </w:rPr>
        <w:t xml:space="preserve"> (</w:t>
      </w:r>
      <w:r w:rsidR="00F77996" w:rsidRPr="00735849">
        <w:rPr>
          <w:rFonts w:ascii="Arial" w:hAnsi="Arial" w:cs="Arial"/>
          <w:b/>
          <w:color w:val="000000" w:themeColor="text1"/>
          <w:sz w:val="22"/>
          <w:szCs w:val="22"/>
        </w:rPr>
        <w:t>Figure 2A</w:t>
      </w:r>
      <w:r w:rsidR="00F77996">
        <w:rPr>
          <w:rFonts w:ascii="Arial" w:hAnsi="Arial" w:cs="Arial"/>
          <w:color w:val="000000" w:themeColor="text1"/>
          <w:sz w:val="22"/>
          <w:szCs w:val="22"/>
        </w:rPr>
        <w:t>)</w:t>
      </w:r>
      <w:r w:rsidR="00705E98">
        <w:rPr>
          <w:rFonts w:ascii="Arial" w:hAnsi="Arial" w:cs="Arial"/>
          <w:color w:val="000000" w:themeColor="text1"/>
          <w:sz w:val="22"/>
          <w:szCs w:val="22"/>
        </w:rPr>
        <w:t xml:space="preserve">. </w:t>
      </w:r>
      <w:r w:rsidR="00574E4B">
        <w:rPr>
          <w:rFonts w:ascii="Arial" w:hAnsi="Arial" w:cs="Arial"/>
          <w:color w:val="000000" w:themeColor="text1"/>
          <w:sz w:val="22"/>
          <w:szCs w:val="22"/>
        </w:rPr>
        <w:t>Stimulat</w:t>
      </w:r>
      <w:r w:rsidR="00866920">
        <w:rPr>
          <w:rFonts w:ascii="Arial" w:hAnsi="Arial" w:cs="Arial"/>
          <w:color w:val="000000" w:themeColor="text1"/>
          <w:sz w:val="22"/>
          <w:szCs w:val="22"/>
        </w:rPr>
        <w:t>ion</w:t>
      </w:r>
      <w:r w:rsidR="00574E4B">
        <w:rPr>
          <w:rFonts w:ascii="Arial" w:hAnsi="Arial" w:cs="Arial"/>
          <w:color w:val="000000" w:themeColor="text1"/>
          <w:sz w:val="22"/>
          <w:szCs w:val="22"/>
        </w:rPr>
        <w:t xml:space="preserve"> targets were defined using MNI coordinates in the right hemisphere: aOFC at </w:t>
      </w:r>
      <w:r w:rsidR="002716CB" w:rsidRPr="00244866">
        <w:rPr>
          <w:rFonts w:ascii="Arial" w:hAnsi="Arial" w:cs="Arial"/>
          <w:color w:val="000000" w:themeColor="text1"/>
          <w:sz w:val="22"/>
          <w:szCs w:val="22"/>
        </w:rPr>
        <w:t xml:space="preserve">[34, 54, -14] and </w:t>
      </w:r>
      <w:r w:rsidR="00574E4B">
        <w:rPr>
          <w:rFonts w:ascii="Arial" w:hAnsi="Arial" w:cs="Arial"/>
          <w:color w:val="000000" w:themeColor="text1"/>
          <w:sz w:val="22"/>
          <w:szCs w:val="22"/>
        </w:rPr>
        <w:t xml:space="preserve">pOFC at </w:t>
      </w:r>
      <w:r w:rsidR="002716CB" w:rsidRPr="00244866">
        <w:rPr>
          <w:rFonts w:ascii="Arial" w:hAnsi="Arial" w:cs="Arial"/>
          <w:color w:val="000000" w:themeColor="text1"/>
          <w:sz w:val="22"/>
          <w:szCs w:val="22"/>
        </w:rPr>
        <w:t>[28, 38, -16]</w:t>
      </w:r>
      <w:r w:rsidR="002716CB">
        <w:rPr>
          <w:rFonts w:ascii="Arial" w:hAnsi="Arial" w:cs="Arial"/>
          <w:color w:val="000000" w:themeColor="text1"/>
          <w:sz w:val="22"/>
          <w:szCs w:val="22"/>
        </w:rPr>
        <w:t xml:space="preserve">. Each </w:t>
      </w:r>
      <w:r w:rsidR="002716CB" w:rsidRPr="00244866">
        <w:rPr>
          <w:rFonts w:ascii="Arial" w:hAnsi="Arial" w:cs="Arial"/>
          <w:color w:val="000000" w:themeColor="text1"/>
          <w:sz w:val="22"/>
          <w:szCs w:val="22"/>
        </w:rPr>
        <w:t>target</w:t>
      </w:r>
      <w:r w:rsidR="003E1A67">
        <w:rPr>
          <w:rFonts w:ascii="Arial" w:hAnsi="Arial" w:cs="Arial"/>
          <w:color w:val="000000" w:themeColor="text1"/>
          <w:sz w:val="22"/>
          <w:szCs w:val="22"/>
        </w:rPr>
        <w:t xml:space="preserve"> showed strong functional connectivity with</w:t>
      </w:r>
      <w:r w:rsidR="00710593">
        <w:rPr>
          <w:rFonts w:ascii="Arial" w:hAnsi="Arial" w:cs="Arial"/>
          <w:color w:val="000000" w:themeColor="text1"/>
          <w:sz w:val="22"/>
          <w:szCs w:val="22"/>
        </w:rPr>
        <w:t xml:space="preserve"> </w:t>
      </w:r>
      <w:r w:rsidR="00A43190">
        <w:rPr>
          <w:rFonts w:ascii="Arial" w:hAnsi="Arial" w:cs="Arial"/>
          <w:color w:val="000000" w:themeColor="text1"/>
          <w:sz w:val="22"/>
          <w:szCs w:val="22"/>
        </w:rPr>
        <w:t>isolated</w:t>
      </w:r>
      <w:r w:rsidR="00BF7B2E">
        <w:rPr>
          <w:rFonts w:ascii="Arial" w:hAnsi="Arial" w:cs="Arial"/>
          <w:color w:val="000000" w:themeColor="text1"/>
          <w:sz w:val="22"/>
          <w:szCs w:val="22"/>
        </w:rPr>
        <w:t xml:space="preserve"> lateral prefrontal cortex</w:t>
      </w:r>
      <w:r w:rsidR="002716CB" w:rsidRPr="00244866">
        <w:rPr>
          <w:rFonts w:ascii="Arial" w:hAnsi="Arial" w:cs="Arial"/>
          <w:color w:val="000000" w:themeColor="text1"/>
          <w:sz w:val="22"/>
          <w:szCs w:val="22"/>
        </w:rPr>
        <w:t xml:space="preserve"> </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LPFC</w:t>
      </w:r>
      <w:r w:rsidR="00BF7B2E">
        <w:rPr>
          <w:rFonts w:ascii="Arial" w:hAnsi="Arial" w:cs="Arial"/>
          <w:color w:val="000000" w:themeColor="text1"/>
          <w:sz w:val="22"/>
          <w:szCs w:val="22"/>
        </w:rPr>
        <w:t>)</w:t>
      </w:r>
      <w:r w:rsidR="002716CB" w:rsidRPr="00244866">
        <w:rPr>
          <w:rFonts w:ascii="Arial" w:hAnsi="Arial" w:cs="Arial"/>
          <w:color w:val="000000" w:themeColor="text1"/>
          <w:sz w:val="22"/>
          <w:szCs w:val="22"/>
        </w:rPr>
        <w:t xml:space="preserve"> cluster</w:t>
      </w:r>
      <w:r w:rsidR="001F58C4">
        <w:rPr>
          <w:rFonts w:ascii="Arial" w:hAnsi="Arial" w:cs="Arial"/>
          <w:color w:val="000000" w:themeColor="text1"/>
          <w:sz w:val="22"/>
          <w:szCs w:val="22"/>
        </w:rPr>
        <w:t>s</w:t>
      </w:r>
      <w:r w:rsidR="009807AE">
        <w:rPr>
          <w:rFonts w:ascii="Arial" w:hAnsi="Arial" w:cs="Arial"/>
          <w:color w:val="000000" w:themeColor="text1"/>
          <w:sz w:val="22"/>
          <w:szCs w:val="22"/>
        </w:rPr>
        <w:t xml:space="preserve"> </w:t>
      </w:r>
      <w:r w:rsidR="009807AE" w:rsidRPr="009807AE">
        <w:rPr>
          <w:rFonts w:ascii="Arial" w:hAnsi="Arial" w:cs="Arial"/>
          <w:color w:val="000000" w:themeColor="text1"/>
          <w:sz w:val="22"/>
          <w:szCs w:val="22"/>
        </w:rPr>
        <w:t>(referred to as aOFC-connected and pOFC-connected LPFC clusters, respectively)</w:t>
      </w:r>
      <w:r w:rsidR="00125B52">
        <w:rPr>
          <w:rFonts w:ascii="Arial" w:hAnsi="Arial" w:cs="Arial"/>
          <w:color w:val="000000" w:themeColor="text1"/>
          <w:sz w:val="22"/>
          <w:szCs w:val="22"/>
        </w:rPr>
        <w:t>.</w:t>
      </w:r>
      <w:r w:rsidR="00596373">
        <w:rPr>
          <w:rFonts w:ascii="Arial" w:hAnsi="Arial" w:cs="Arial"/>
          <w:color w:val="000000" w:themeColor="text1"/>
          <w:sz w:val="22"/>
          <w:szCs w:val="22"/>
        </w:rPr>
        <w:t xml:space="preserve"> </w:t>
      </w:r>
      <w:r w:rsidR="00596373" w:rsidRPr="00596373">
        <w:rPr>
          <w:rFonts w:ascii="Arial" w:hAnsi="Arial" w:cs="Arial"/>
          <w:color w:val="000000" w:themeColor="text1"/>
          <w:sz w:val="22"/>
          <w:szCs w:val="22"/>
        </w:rPr>
        <w:t>Based on resting-state fMRI data from Day 0, we individually selected LPFC stimulation sites with the highest connectivity to the respective aOFC or pOFC targets</w:t>
      </w:r>
      <w:r w:rsidR="0013364A">
        <w:rPr>
          <w:rFonts w:ascii="Arial" w:hAnsi="Arial" w:cs="Arial"/>
          <w:color w:val="000000" w:themeColor="text1"/>
          <w:sz w:val="22"/>
          <w:szCs w:val="22"/>
        </w:rPr>
        <w:t xml:space="preserve"> (</w:t>
      </w:r>
      <w:r w:rsidR="0013364A" w:rsidRPr="00735849">
        <w:rPr>
          <w:rFonts w:ascii="Arial" w:hAnsi="Arial" w:cs="Arial"/>
          <w:b/>
          <w:color w:val="000000" w:themeColor="text1"/>
          <w:sz w:val="22"/>
          <w:szCs w:val="22"/>
        </w:rPr>
        <w:t>Figure 2B</w:t>
      </w:r>
      <w:r w:rsidR="0013364A">
        <w:rPr>
          <w:rFonts w:ascii="Arial" w:hAnsi="Arial" w:cs="Arial"/>
          <w:color w:val="000000" w:themeColor="text1"/>
          <w:sz w:val="22"/>
          <w:szCs w:val="22"/>
        </w:rPr>
        <w:t>)</w:t>
      </w:r>
      <w:r w:rsidR="00086E6D">
        <w:rPr>
          <w:rFonts w:ascii="Arial" w:hAnsi="Arial" w:cs="Arial"/>
          <w:color w:val="000000" w:themeColor="text1"/>
          <w:sz w:val="22"/>
          <w:szCs w:val="22"/>
        </w:rPr>
        <w:t xml:space="preserve">. </w:t>
      </w:r>
      <w:r w:rsidR="0085169D">
        <w:rPr>
          <w:rFonts w:ascii="Arial" w:hAnsi="Arial" w:cs="Arial"/>
          <w:color w:val="000000" w:themeColor="text1"/>
          <w:sz w:val="22"/>
          <w:szCs w:val="22"/>
        </w:rPr>
        <w:t xml:space="preserve">We </w:t>
      </w:r>
      <w:r w:rsidR="006144BD">
        <w:rPr>
          <w:rFonts w:ascii="Arial" w:hAnsi="Arial" w:cs="Arial"/>
          <w:color w:val="000000" w:themeColor="text1"/>
          <w:sz w:val="22"/>
          <w:szCs w:val="22"/>
        </w:rPr>
        <w:t>confirmed</w:t>
      </w:r>
      <w:r w:rsidR="00125B52">
        <w:rPr>
          <w:rFonts w:ascii="Arial" w:hAnsi="Arial" w:cs="Arial"/>
          <w:color w:val="000000" w:themeColor="text1"/>
          <w:sz w:val="22"/>
          <w:szCs w:val="22"/>
        </w:rPr>
        <w:t xml:space="preserve"> </w:t>
      </w:r>
      <w:r w:rsidR="00217431">
        <w:rPr>
          <w:rFonts w:ascii="Arial" w:hAnsi="Arial" w:cs="Arial"/>
          <w:color w:val="000000" w:themeColor="text1"/>
          <w:sz w:val="22"/>
          <w:szCs w:val="22"/>
        </w:rPr>
        <w:t xml:space="preserve">the functional separation of </w:t>
      </w:r>
      <w:r w:rsidR="0085169D">
        <w:rPr>
          <w:rFonts w:ascii="Arial" w:hAnsi="Arial" w:cs="Arial"/>
          <w:color w:val="000000" w:themeColor="text1"/>
          <w:sz w:val="22"/>
          <w:szCs w:val="22"/>
        </w:rPr>
        <w:t>the</w:t>
      </w:r>
      <w:r w:rsidR="0094349D">
        <w:rPr>
          <w:rFonts w:ascii="Arial" w:hAnsi="Arial" w:cs="Arial"/>
          <w:color w:val="000000" w:themeColor="text1"/>
          <w:sz w:val="22"/>
          <w:szCs w:val="22"/>
        </w:rPr>
        <w:t>se</w:t>
      </w:r>
      <w:r w:rsidR="0085169D">
        <w:rPr>
          <w:rFonts w:ascii="Arial" w:hAnsi="Arial" w:cs="Arial"/>
          <w:color w:val="000000" w:themeColor="text1"/>
          <w:sz w:val="22"/>
          <w:szCs w:val="22"/>
        </w:rPr>
        <w:t xml:space="preserve"> networks</w:t>
      </w:r>
      <w:r w:rsidR="00CD67C4">
        <w:rPr>
          <w:rFonts w:ascii="Arial" w:hAnsi="Arial" w:cs="Arial"/>
          <w:color w:val="000000" w:themeColor="text1"/>
          <w:sz w:val="22"/>
          <w:szCs w:val="22"/>
        </w:rPr>
        <w:t xml:space="preserve"> </w:t>
      </w:r>
      <w:r w:rsidR="0085169D">
        <w:rPr>
          <w:rFonts w:ascii="Arial" w:hAnsi="Arial" w:cs="Arial"/>
          <w:color w:val="000000" w:themeColor="text1"/>
          <w:sz w:val="22"/>
          <w:szCs w:val="22"/>
        </w:rPr>
        <w:t>across</w:t>
      </w:r>
      <w:r w:rsidR="009E6DE5">
        <w:rPr>
          <w:rFonts w:ascii="Arial" w:hAnsi="Arial" w:cs="Arial"/>
          <w:color w:val="000000" w:themeColor="text1"/>
          <w:sz w:val="22"/>
          <w:szCs w:val="22"/>
        </w:rPr>
        <w:t xml:space="preserve"> all resting-state fMRI </w:t>
      </w:r>
      <w:r w:rsidR="0085169D">
        <w:rPr>
          <w:rFonts w:ascii="Arial" w:hAnsi="Arial" w:cs="Arial"/>
          <w:color w:val="000000" w:themeColor="text1"/>
          <w:sz w:val="22"/>
          <w:szCs w:val="22"/>
        </w:rPr>
        <w:t>sessions</w:t>
      </w:r>
      <w:r w:rsidR="006144BD">
        <w:rPr>
          <w:rFonts w:ascii="Arial" w:hAnsi="Arial" w:cs="Arial"/>
          <w:color w:val="000000" w:themeColor="text1"/>
          <w:sz w:val="22"/>
          <w:szCs w:val="22"/>
        </w:rPr>
        <w:t xml:space="preserve">: </w:t>
      </w:r>
      <w:r w:rsidR="005D0571">
        <w:rPr>
          <w:rFonts w:ascii="Arial" w:hAnsi="Arial" w:cs="Arial"/>
          <w:color w:val="000000" w:themeColor="text1"/>
          <w:sz w:val="22"/>
          <w:szCs w:val="22"/>
        </w:rPr>
        <w:t>the a</w:t>
      </w:r>
      <w:r w:rsidR="00556037">
        <w:rPr>
          <w:rFonts w:ascii="Arial" w:hAnsi="Arial" w:cs="Arial"/>
          <w:color w:val="000000" w:themeColor="text1"/>
          <w:sz w:val="22"/>
          <w:szCs w:val="22"/>
        </w:rPr>
        <w:t>OFC</w:t>
      </w:r>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 xml:space="preserve">LPFC </w:t>
      </w:r>
      <w:r w:rsidR="006144BD">
        <w:rPr>
          <w:rFonts w:ascii="Arial" w:hAnsi="Arial" w:cs="Arial"/>
          <w:color w:val="000000" w:themeColor="text1"/>
          <w:sz w:val="22"/>
          <w:szCs w:val="22"/>
        </w:rPr>
        <w:t>showed</w:t>
      </w:r>
      <w:r w:rsidR="005D0571">
        <w:rPr>
          <w:rFonts w:ascii="Arial" w:hAnsi="Arial" w:cs="Arial"/>
          <w:color w:val="000000" w:themeColor="text1"/>
          <w:sz w:val="22"/>
          <w:szCs w:val="22"/>
        </w:rPr>
        <w:t xml:space="preserve"> stronger connectivity with the aOFC than the pOFC (W</w:t>
      </w:r>
      <w:r w:rsidR="005D0571" w:rsidRPr="003D4B1B">
        <w:rPr>
          <w:rFonts w:ascii="Arial" w:hAnsi="Arial" w:cs="Arial"/>
          <w:color w:val="000000" w:themeColor="text1"/>
          <w:sz w:val="22"/>
          <w:szCs w:val="22"/>
        </w:rPr>
        <w:t xml:space="preserve"> = 988, p = 1.567e-5</w:t>
      </w:r>
      <w:r w:rsidR="005D0571">
        <w:rPr>
          <w:rFonts w:ascii="Arial" w:hAnsi="Arial" w:cs="Arial"/>
          <w:color w:val="000000" w:themeColor="text1"/>
          <w:sz w:val="22"/>
          <w:szCs w:val="22"/>
        </w:rPr>
        <w:t xml:space="preserve">, </w:t>
      </w:r>
      <w:r w:rsidR="005D0571" w:rsidRPr="00DD5D4C">
        <w:rPr>
          <w:rFonts w:ascii="Arial" w:hAnsi="Arial" w:cs="Arial"/>
          <w:color w:val="000000" w:themeColor="text1"/>
          <w:sz w:val="22"/>
          <w:szCs w:val="22"/>
        </w:rPr>
        <w:t>Wilcoxon signed rank test</w:t>
      </w:r>
      <w:r w:rsidR="005D0571">
        <w:rPr>
          <w:rFonts w:ascii="Arial" w:hAnsi="Arial" w:cs="Arial"/>
          <w:color w:val="000000" w:themeColor="text1"/>
          <w:sz w:val="22"/>
          <w:szCs w:val="22"/>
        </w:rPr>
        <w:t>, two-sided)</w:t>
      </w:r>
      <w:r w:rsidR="00402964">
        <w:rPr>
          <w:rFonts w:ascii="Arial" w:hAnsi="Arial" w:cs="Arial"/>
          <w:color w:val="000000" w:themeColor="text1"/>
          <w:sz w:val="22"/>
          <w:szCs w:val="22"/>
        </w:rPr>
        <w:t xml:space="preserve">, and the </w:t>
      </w:r>
      <w:r w:rsidR="005D0571">
        <w:rPr>
          <w:rFonts w:ascii="Arial" w:hAnsi="Arial" w:cs="Arial"/>
          <w:color w:val="000000" w:themeColor="text1"/>
          <w:sz w:val="22"/>
          <w:szCs w:val="22"/>
        </w:rPr>
        <w:t>p</w:t>
      </w:r>
      <w:r w:rsidR="00556037">
        <w:rPr>
          <w:rFonts w:ascii="Arial" w:hAnsi="Arial" w:cs="Arial"/>
          <w:color w:val="000000" w:themeColor="text1"/>
          <w:sz w:val="22"/>
          <w:szCs w:val="22"/>
        </w:rPr>
        <w:t>OFC</w:t>
      </w:r>
      <w:r w:rsidR="005D0571">
        <w:rPr>
          <w:rFonts w:ascii="Arial" w:hAnsi="Arial" w:cs="Arial"/>
          <w:color w:val="000000" w:themeColor="text1"/>
          <w:sz w:val="22"/>
          <w:szCs w:val="22"/>
        </w:rPr>
        <w:t>-</w:t>
      </w:r>
      <w:r w:rsidR="00556037">
        <w:rPr>
          <w:rFonts w:ascii="Arial" w:hAnsi="Arial" w:cs="Arial"/>
          <w:color w:val="000000" w:themeColor="text1"/>
          <w:sz w:val="22"/>
          <w:szCs w:val="22"/>
        </w:rPr>
        <w:t xml:space="preserve">connected </w:t>
      </w:r>
      <w:r w:rsidR="005D0571">
        <w:rPr>
          <w:rFonts w:ascii="Arial" w:hAnsi="Arial" w:cs="Arial"/>
          <w:color w:val="000000" w:themeColor="text1"/>
          <w:sz w:val="22"/>
          <w:szCs w:val="22"/>
        </w:rPr>
        <w:t>LPFC showed stronger connectivity with the pOFC than the aOFC (W</w:t>
      </w:r>
      <w:r w:rsidR="005D0571" w:rsidRPr="00B05D60">
        <w:rPr>
          <w:rFonts w:ascii="Arial" w:hAnsi="Arial" w:cs="Arial"/>
          <w:color w:val="000000" w:themeColor="text1"/>
          <w:sz w:val="22"/>
          <w:szCs w:val="22"/>
        </w:rPr>
        <w:t xml:space="preserve"> = 936, p = 2</w:t>
      </w:r>
      <w:r w:rsidR="005D0571">
        <w:rPr>
          <w:rFonts w:ascii="Arial" w:hAnsi="Arial" w:cs="Arial"/>
          <w:color w:val="000000" w:themeColor="text1"/>
          <w:sz w:val="22"/>
          <w:szCs w:val="22"/>
        </w:rPr>
        <w:t>.</w:t>
      </w:r>
      <w:r w:rsidR="005D0571" w:rsidRPr="00B05D60">
        <w:rPr>
          <w:rFonts w:ascii="Arial" w:hAnsi="Arial" w:cs="Arial"/>
          <w:color w:val="000000" w:themeColor="text1"/>
          <w:sz w:val="22"/>
          <w:szCs w:val="22"/>
        </w:rPr>
        <w:t>234</w:t>
      </w:r>
      <w:r w:rsidR="005D0571">
        <w:rPr>
          <w:rFonts w:ascii="Arial" w:hAnsi="Arial" w:cs="Arial"/>
          <w:color w:val="000000" w:themeColor="text1"/>
          <w:sz w:val="22"/>
          <w:szCs w:val="22"/>
        </w:rPr>
        <w:t xml:space="preserve">e-4) </w:t>
      </w:r>
      <w:r w:rsidR="00A63415">
        <w:rPr>
          <w:rFonts w:ascii="Arial" w:hAnsi="Arial" w:cs="Arial"/>
          <w:color w:val="000000" w:themeColor="text1"/>
          <w:sz w:val="22"/>
          <w:szCs w:val="22"/>
        </w:rPr>
        <w:t>(</w:t>
      </w:r>
      <w:commentRangeStart w:id="8"/>
      <w:r w:rsidR="00A63415" w:rsidRPr="00735849">
        <w:rPr>
          <w:rFonts w:ascii="Arial" w:hAnsi="Arial" w:cs="Arial"/>
          <w:b/>
          <w:color w:val="000000" w:themeColor="text1"/>
          <w:sz w:val="22"/>
          <w:szCs w:val="22"/>
        </w:rPr>
        <w:t>Figure 2C</w:t>
      </w:r>
      <w:r w:rsidR="00A63415">
        <w:rPr>
          <w:rFonts w:ascii="Arial" w:hAnsi="Arial" w:cs="Arial"/>
          <w:color w:val="000000" w:themeColor="text1"/>
          <w:sz w:val="22"/>
          <w:szCs w:val="22"/>
        </w:rPr>
        <w:t>)</w:t>
      </w:r>
      <w:r w:rsidR="00A330C9">
        <w:rPr>
          <w:rFonts w:ascii="Arial" w:hAnsi="Arial" w:cs="Arial"/>
          <w:color w:val="000000" w:themeColor="text1"/>
          <w:sz w:val="22"/>
          <w:szCs w:val="22"/>
        </w:rPr>
        <w:t xml:space="preserve">. </w:t>
      </w:r>
      <w:commentRangeEnd w:id="8"/>
      <w:r w:rsidR="00971592">
        <w:rPr>
          <w:rStyle w:val="CommentReference"/>
        </w:rPr>
        <w:commentReference w:id="8"/>
      </w:r>
    </w:p>
    <w:p w14:paraId="506830E6" w14:textId="77777777" w:rsidR="005D0571" w:rsidRDefault="005D0571" w:rsidP="0091089C">
      <w:pPr>
        <w:spacing w:after="120"/>
        <w:rPr>
          <w:rFonts w:ascii="Arial" w:hAnsi="Arial" w:cs="Arial"/>
          <w:color w:val="000000" w:themeColor="text1"/>
          <w:sz w:val="22"/>
          <w:szCs w:val="22"/>
        </w:rPr>
      </w:pPr>
    </w:p>
    <w:p w14:paraId="04A26EF8" w14:textId="77777777" w:rsidR="00791001" w:rsidRDefault="00A84E93" w:rsidP="00791001">
      <w:pPr>
        <w:keepNext/>
        <w:spacing w:after="120"/>
        <w:jc w:val="center"/>
      </w:pPr>
      <w:r w:rsidRPr="00A84E93">
        <w:rPr>
          <w:rFonts w:ascii="Arial" w:hAnsi="Arial" w:cs="Arial"/>
          <w:noProof/>
          <w:color w:val="000000" w:themeColor="text1"/>
          <w:sz w:val="22"/>
          <w:szCs w:val="22"/>
        </w:rPr>
        <w:drawing>
          <wp:inline distT="0" distB="0" distL="0" distR="0" wp14:anchorId="2D6F163E" wp14:editId="55CDD926">
            <wp:extent cx="4770964" cy="2655837"/>
            <wp:effectExtent l="0" t="0" r="4445" b="0"/>
            <wp:docPr id="1339778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78992"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3026" cy="2662552"/>
                    </a:xfrm>
                    <a:prstGeom prst="rect">
                      <a:avLst/>
                    </a:prstGeom>
                  </pic:spPr>
                </pic:pic>
              </a:graphicData>
            </a:graphic>
          </wp:inline>
        </w:drawing>
      </w:r>
    </w:p>
    <w:p w14:paraId="46883DA2" w14:textId="5CFC02E6" w:rsidR="00D34722" w:rsidRPr="00D34722" w:rsidRDefault="00791001" w:rsidP="00D34722">
      <w:pPr>
        <w:pStyle w:val="Caption"/>
        <w:jc w:val="both"/>
        <w:rPr>
          <w:i w:val="0"/>
          <w:iCs w:val="0"/>
          <w:color w:val="000000" w:themeColor="text1"/>
        </w:rPr>
      </w:pPr>
      <w:r w:rsidRPr="002F4540">
        <w:rPr>
          <w:b/>
          <w:bCs/>
          <w:i w:val="0"/>
          <w:iCs w:val="0"/>
          <w:color w:val="000000" w:themeColor="text1"/>
        </w:rPr>
        <w:t xml:space="preserve">Figure </w:t>
      </w:r>
      <w:r w:rsidRPr="002F4540">
        <w:rPr>
          <w:b/>
          <w:bCs/>
          <w:i w:val="0"/>
          <w:iCs w:val="0"/>
          <w:color w:val="000000" w:themeColor="text1"/>
        </w:rPr>
        <w:fldChar w:fldCharType="begin"/>
      </w:r>
      <w:r w:rsidRPr="002F4540">
        <w:rPr>
          <w:b/>
          <w:bCs/>
          <w:i w:val="0"/>
          <w:iCs w:val="0"/>
          <w:color w:val="000000" w:themeColor="text1"/>
        </w:rPr>
        <w:instrText xml:space="preserve"> SEQ Figure \* ARABIC </w:instrText>
      </w:r>
      <w:r w:rsidRPr="002F4540">
        <w:rPr>
          <w:b/>
          <w:bCs/>
          <w:i w:val="0"/>
          <w:iCs w:val="0"/>
          <w:color w:val="000000" w:themeColor="text1"/>
        </w:rPr>
        <w:fldChar w:fldCharType="separate"/>
      </w:r>
      <w:r w:rsidR="00637212">
        <w:rPr>
          <w:b/>
          <w:bCs/>
          <w:i w:val="0"/>
          <w:iCs w:val="0"/>
          <w:noProof/>
          <w:color w:val="000000" w:themeColor="text1"/>
        </w:rPr>
        <w:t>2</w:t>
      </w:r>
      <w:r w:rsidRPr="002F4540">
        <w:rPr>
          <w:b/>
          <w:bCs/>
          <w:i w:val="0"/>
          <w:iCs w:val="0"/>
          <w:color w:val="000000" w:themeColor="text1"/>
        </w:rPr>
        <w:fldChar w:fldCharType="end"/>
      </w:r>
      <w:r w:rsidR="00CE490C" w:rsidRPr="002F4540">
        <w:rPr>
          <w:b/>
          <w:bCs/>
          <w:i w:val="0"/>
          <w:iCs w:val="0"/>
          <w:color w:val="000000" w:themeColor="text1"/>
        </w:rPr>
        <w:t xml:space="preserve">. Network-targeted TMS on anterior and posterior portions of the lateral OFC network. </w:t>
      </w:r>
      <w:r w:rsidRPr="002F4540">
        <w:rPr>
          <w:b/>
          <w:bCs/>
          <w:i w:val="0"/>
          <w:iCs w:val="0"/>
          <w:color w:val="000000" w:themeColor="text1"/>
        </w:rPr>
        <w:t>A.</w:t>
      </w:r>
      <w:r w:rsidRPr="00A003F7">
        <w:rPr>
          <w:i w:val="0"/>
          <w:iCs w:val="0"/>
          <w:color w:val="000000" w:themeColor="text1"/>
        </w:rPr>
        <w:t xml:space="preserve"> </w:t>
      </w:r>
      <w:r w:rsidR="00A204C4">
        <w:rPr>
          <w:i w:val="0"/>
          <w:iCs w:val="0"/>
          <w:color w:val="000000" w:themeColor="text1"/>
        </w:rPr>
        <w:t>Visualization</w:t>
      </w:r>
      <w:r w:rsidRPr="00A003F7">
        <w:rPr>
          <w:i w:val="0"/>
          <w:iCs w:val="0"/>
          <w:color w:val="000000" w:themeColor="text1"/>
        </w:rPr>
        <w:t xml:space="preserve"> of the OFC and LPFC </w:t>
      </w:r>
      <w:r w:rsidR="00267C0F">
        <w:rPr>
          <w:i w:val="0"/>
          <w:iCs w:val="0"/>
          <w:color w:val="000000" w:themeColor="text1"/>
        </w:rPr>
        <w:t>networks</w:t>
      </w:r>
      <w:r w:rsidR="00A204C4">
        <w:rPr>
          <w:i w:val="0"/>
          <w:iCs w:val="0"/>
          <w:color w:val="000000" w:themeColor="text1"/>
        </w:rPr>
        <w:t>, showing two pairs of the OFC-LPFC network (yellow: aOFC; magenta: pOFC)</w:t>
      </w:r>
      <w:r w:rsidRPr="00A003F7">
        <w:rPr>
          <w:i w:val="0"/>
          <w:iCs w:val="0"/>
          <w:color w:val="000000" w:themeColor="text1"/>
        </w:rPr>
        <w:t xml:space="preserve">. </w:t>
      </w:r>
      <w:commentRangeStart w:id="9"/>
      <w:r w:rsidRPr="00BC05F1">
        <w:rPr>
          <w:b/>
          <w:bCs/>
          <w:i w:val="0"/>
          <w:iCs w:val="0"/>
          <w:color w:val="000000" w:themeColor="text1"/>
        </w:rPr>
        <w:t>B</w:t>
      </w:r>
      <w:commentRangeEnd w:id="9"/>
      <w:r w:rsidR="00BB0B3B">
        <w:rPr>
          <w:rStyle w:val="CommentReference"/>
          <w:i w:val="0"/>
          <w:iCs w:val="0"/>
          <w:color w:val="auto"/>
        </w:rPr>
        <w:commentReference w:id="9"/>
      </w:r>
      <w:r w:rsidRPr="00BC05F1">
        <w:rPr>
          <w:b/>
          <w:bCs/>
          <w:i w:val="0"/>
          <w:iCs w:val="0"/>
          <w:color w:val="000000" w:themeColor="text1"/>
        </w:rPr>
        <w:t>.</w:t>
      </w:r>
      <w:r w:rsidRPr="00A003F7">
        <w:rPr>
          <w:i w:val="0"/>
          <w:iCs w:val="0"/>
          <w:color w:val="000000" w:themeColor="text1"/>
        </w:rPr>
        <w:t xml:space="preserve"> Individual stimulation coordinates</w:t>
      </w:r>
      <w:r w:rsidR="00314AD6">
        <w:rPr>
          <w:i w:val="0"/>
          <w:iCs w:val="0"/>
          <w:color w:val="000000" w:themeColor="text1"/>
        </w:rPr>
        <w:t>, with each point representing the site of stimulation for each participant. These coordinates were chosen to maximize functional connectivity with either the aOFC or pOFC seed regions</w:t>
      </w:r>
      <w:commentRangeStart w:id="10"/>
      <w:r w:rsidR="00314AD6">
        <w:rPr>
          <w:i w:val="0"/>
          <w:iCs w:val="0"/>
          <w:color w:val="000000" w:themeColor="text1"/>
        </w:rPr>
        <w:t xml:space="preserve">. </w:t>
      </w:r>
      <w:r w:rsidRPr="00BC05F1">
        <w:rPr>
          <w:b/>
          <w:bCs/>
          <w:i w:val="0"/>
          <w:iCs w:val="0"/>
          <w:color w:val="000000" w:themeColor="text1"/>
        </w:rPr>
        <w:t xml:space="preserve">C. </w:t>
      </w:r>
      <w:commentRangeEnd w:id="10"/>
      <w:r w:rsidR="00BB0B3B">
        <w:rPr>
          <w:rStyle w:val="CommentReference"/>
          <w:i w:val="0"/>
          <w:iCs w:val="0"/>
          <w:color w:val="auto"/>
        </w:rPr>
        <w:commentReference w:id="10"/>
      </w:r>
      <w:r w:rsidR="00615972">
        <w:rPr>
          <w:i w:val="0"/>
          <w:iCs w:val="0"/>
          <w:color w:val="000000" w:themeColor="text1"/>
        </w:rPr>
        <w:t>F</w:t>
      </w:r>
      <w:r w:rsidRPr="00A003F7">
        <w:rPr>
          <w:i w:val="0"/>
          <w:iCs w:val="0"/>
          <w:color w:val="000000" w:themeColor="text1"/>
        </w:rPr>
        <w:t>unctional connectivity</w:t>
      </w:r>
      <w:r w:rsidR="00615972">
        <w:rPr>
          <w:i w:val="0"/>
          <w:iCs w:val="0"/>
          <w:color w:val="000000" w:themeColor="text1"/>
        </w:rPr>
        <w:t xml:space="preserve"> </w:t>
      </w:r>
      <w:r w:rsidR="00AB7755">
        <w:rPr>
          <w:i w:val="0"/>
          <w:iCs w:val="0"/>
          <w:color w:val="000000" w:themeColor="text1"/>
        </w:rPr>
        <w:t>values</w:t>
      </w:r>
      <w:r w:rsidR="00F138E5">
        <w:rPr>
          <w:i w:val="0"/>
          <w:iCs w:val="0"/>
          <w:color w:val="000000" w:themeColor="text1"/>
        </w:rPr>
        <w:t xml:space="preserve"> for</w:t>
      </w:r>
      <w:r w:rsidR="00B712C3">
        <w:rPr>
          <w:i w:val="0"/>
          <w:iCs w:val="0"/>
          <w:color w:val="000000" w:themeColor="text1"/>
        </w:rPr>
        <w:t xml:space="preserve"> the aOFC </w:t>
      </w:r>
      <w:r w:rsidR="00F138E5">
        <w:rPr>
          <w:i w:val="0"/>
          <w:iCs w:val="0"/>
          <w:color w:val="000000" w:themeColor="text1"/>
        </w:rPr>
        <w:t xml:space="preserve">and </w:t>
      </w:r>
      <w:r w:rsidR="00B712C3">
        <w:rPr>
          <w:i w:val="0"/>
          <w:iCs w:val="0"/>
          <w:color w:val="000000" w:themeColor="text1"/>
        </w:rPr>
        <w:t xml:space="preserve">pOFC </w:t>
      </w:r>
      <w:r w:rsidR="00F138E5">
        <w:rPr>
          <w:i w:val="0"/>
          <w:iCs w:val="0"/>
          <w:color w:val="000000" w:themeColor="text1"/>
        </w:rPr>
        <w:t>networks</w:t>
      </w:r>
      <w:r w:rsidRPr="00A003F7">
        <w:rPr>
          <w:i w:val="0"/>
          <w:iCs w:val="0"/>
          <w:color w:val="000000" w:themeColor="text1"/>
        </w:rPr>
        <w:t>.</w:t>
      </w:r>
      <w:r w:rsidR="004152B1">
        <w:rPr>
          <w:i w:val="0"/>
          <w:iCs w:val="0"/>
          <w:color w:val="000000" w:themeColor="text1"/>
        </w:rPr>
        <w:t xml:space="preserve"> </w:t>
      </w:r>
      <w:r w:rsidR="00C848CF">
        <w:rPr>
          <w:i w:val="0"/>
          <w:iCs w:val="0"/>
          <w:color w:val="000000" w:themeColor="text1"/>
        </w:rPr>
        <w:t>The h</w:t>
      </w:r>
      <w:r w:rsidR="004152B1">
        <w:rPr>
          <w:i w:val="0"/>
          <w:iCs w:val="0"/>
          <w:color w:val="000000" w:themeColor="text1"/>
        </w:rPr>
        <w:t>alf</w:t>
      </w:r>
      <w:r w:rsidR="00C848CF">
        <w:rPr>
          <w:i w:val="0"/>
          <w:iCs w:val="0"/>
          <w:color w:val="000000" w:themeColor="text1"/>
        </w:rPr>
        <w:t>-</w:t>
      </w:r>
      <w:r w:rsidR="004152B1">
        <w:rPr>
          <w:i w:val="0"/>
          <w:iCs w:val="0"/>
          <w:color w:val="000000" w:themeColor="text1"/>
        </w:rPr>
        <w:t>violin</w:t>
      </w:r>
      <w:r w:rsidR="00C848CF">
        <w:rPr>
          <w:i w:val="0"/>
          <w:iCs w:val="0"/>
          <w:color w:val="000000" w:themeColor="text1"/>
        </w:rPr>
        <w:t xml:space="preserve"> </w:t>
      </w:r>
      <w:r w:rsidR="004152B1">
        <w:rPr>
          <w:i w:val="0"/>
          <w:iCs w:val="0"/>
          <w:color w:val="000000" w:themeColor="text1"/>
        </w:rPr>
        <w:t>plots indicate the distribution of functional connectivity values</w:t>
      </w:r>
      <w:r w:rsidR="00C848CF">
        <w:rPr>
          <w:i w:val="0"/>
          <w:iCs w:val="0"/>
          <w:color w:val="000000" w:themeColor="text1"/>
        </w:rPr>
        <w:t xml:space="preserve"> between the stimulated OFC regions and their respective seed regions in the LPFC. Each dot corresponds to an individual</w:t>
      </w:r>
      <w:r w:rsidR="00046710">
        <w:rPr>
          <w:i w:val="0"/>
          <w:iCs w:val="0"/>
          <w:color w:val="000000" w:themeColor="text1"/>
        </w:rPr>
        <w:t xml:space="preserve"> participant’s</w:t>
      </w:r>
      <w:r w:rsidR="00C848CF">
        <w:rPr>
          <w:i w:val="0"/>
          <w:iCs w:val="0"/>
          <w:color w:val="000000" w:themeColor="text1"/>
        </w:rPr>
        <w:t xml:space="preserve"> connectivity</w:t>
      </w:r>
      <w:r w:rsidR="00046710">
        <w:rPr>
          <w:i w:val="0"/>
          <w:iCs w:val="0"/>
          <w:color w:val="000000" w:themeColor="text1"/>
        </w:rPr>
        <w:t xml:space="preserve"> value. </w:t>
      </w:r>
      <w:r w:rsidR="00C848CF">
        <w:rPr>
          <w:i w:val="0"/>
          <w:iCs w:val="0"/>
          <w:color w:val="000000" w:themeColor="text1"/>
        </w:rPr>
        <w:t>Functional c</w:t>
      </w:r>
      <w:r w:rsidR="00CA5EA4">
        <w:rPr>
          <w:i w:val="0"/>
          <w:iCs w:val="0"/>
          <w:color w:val="000000" w:themeColor="text1"/>
        </w:rPr>
        <w:t>onnectivity was calculated</w:t>
      </w:r>
      <w:r w:rsidR="00A604DC">
        <w:rPr>
          <w:i w:val="0"/>
          <w:iCs w:val="0"/>
          <w:color w:val="000000" w:themeColor="text1"/>
        </w:rPr>
        <w:t xml:space="preserve"> by</w:t>
      </w:r>
      <w:r w:rsidR="00CA5EA4">
        <w:rPr>
          <w:i w:val="0"/>
          <w:iCs w:val="0"/>
          <w:color w:val="000000" w:themeColor="text1"/>
        </w:rPr>
        <w:t xml:space="preserve"> using the </w:t>
      </w:r>
      <w:r w:rsidR="00C848CF">
        <w:rPr>
          <w:i w:val="0"/>
          <w:iCs w:val="0"/>
          <w:color w:val="000000" w:themeColor="text1"/>
        </w:rPr>
        <w:t>aOFC or pOFC</w:t>
      </w:r>
      <w:r w:rsidR="00CA5EA4">
        <w:rPr>
          <w:i w:val="0"/>
          <w:iCs w:val="0"/>
          <w:color w:val="000000" w:themeColor="text1"/>
        </w:rPr>
        <w:t xml:space="preserve"> seed</w:t>
      </w:r>
      <w:r w:rsidR="00A604DC">
        <w:rPr>
          <w:i w:val="0"/>
          <w:iCs w:val="0"/>
          <w:color w:val="000000" w:themeColor="text1"/>
        </w:rPr>
        <w:t xml:space="preserve"> </w:t>
      </w:r>
      <w:r w:rsidR="00C848CF">
        <w:rPr>
          <w:i w:val="0"/>
          <w:iCs w:val="0"/>
          <w:color w:val="000000" w:themeColor="text1"/>
        </w:rPr>
        <w:t xml:space="preserve">and </w:t>
      </w:r>
      <w:r w:rsidR="00CA5EA4">
        <w:rPr>
          <w:i w:val="0"/>
          <w:iCs w:val="0"/>
          <w:color w:val="000000" w:themeColor="text1"/>
        </w:rPr>
        <w:t xml:space="preserve">extracted from the LPFC ROIs. </w:t>
      </w:r>
    </w:p>
    <w:p w14:paraId="45FAA6E5" w14:textId="77777777" w:rsidR="002E39E1" w:rsidRPr="00244866" w:rsidRDefault="002E39E1" w:rsidP="0091089C">
      <w:pPr>
        <w:spacing w:after="120"/>
        <w:rPr>
          <w:rFonts w:ascii="Arial" w:hAnsi="Arial" w:cs="Arial"/>
          <w:color w:val="000000" w:themeColor="text1"/>
          <w:sz w:val="22"/>
          <w:szCs w:val="22"/>
        </w:rPr>
      </w:pPr>
    </w:p>
    <w:p w14:paraId="23B783D6" w14:textId="0DBE25E3" w:rsidR="00125234" w:rsidRPr="00626470" w:rsidRDefault="0090630E" w:rsidP="0091089C">
      <w:pPr>
        <w:pStyle w:val="Heading3"/>
        <w:spacing w:before="0" w:after="120"/>
        <w:rPr>
          <w:rFonts w:ascii="Arial" w:hAnsi="Arial" w:cs="Arial"/>
          <w:b/>
          <w:bCs/>
          <w:color w:val="auto"/>
          <w:sz w:val="22"/>
          <w:szCs w:val="22"/>
        </w:rPr>
      </w:pPr>
      <w:r>
        <w:rPr>
          <w:rFonts w:ascii="Arial" w:hAnsi="Arial" w:cs="Arial"/>
          <w:b/>
          <w:bCs/>
          <w:color w:val="auto"/>
          <w:sz w:val="22"/>
          <w:szCs w:val="22"/>
        </w:rPr>
        <w:t>Posterior</w:t>
      </w:r>
      <w:r w:rsidR="006A79F0">
        <w:rPr>
          <w:rFonts w:ascii="Arial" w:hAnsi="Arial" w:cs="Arial"/>
          <w:b/>
          <w:bCs/>
          <w:color w:val="auto"/>
          <w:sz w:val="22"/>
          <w:szCs w:val="22"/>
        </w:rPr>
        <w:t xml:space="preserve"> </w:t>
      </w:r>
      <w:r>
        <w:rPr>
          <w:rFonts w:ascii="Arial" w:hAnsi="Arial" w:cs="Arial"/>
          <w:b/>
          <w:bCs/>
          <w:color w:val="auto"/>
          <w:sz w:val="22"/>
          <w:szCs w:val="22"/>
        </w:rPr>
        <w:t xml:space="preserve">or anterior </w:t>
      </w:r>
      <w:r w:rsidR="003E661C" w:rsidRPr="00626470">
        <w:rPr>
          <w:rFonts w:ascii="Arial" w:hAnsi="Arial" w:cs="Arial"/>
          <w:b/>
          <w:bCs/>
          <w:color w:val="auto"/>
          <w:sz w:val="22"/>
          <w:szCs w:val="22"/>
        </w:rPr>
        <w:t>OFC</w:t>
      </w:r>
      <w:r w:rsidR="006A79F0">
        <w:rPr>
          <w:rFonts w:ascii="Arial" w:hAnsi="Arial" w:cs="Arial"/>
          <w:b/>
          <w:bCs/>
          <w:color w:val="auto"/>
          <w:sz w:val="22"/>
          <w:szCs w:val="22"/>
        </w:rPr>
        <w:t>-</w:t>
      </w:r>
      <w:r w:rsidR="003E661C" w:rsidRPr="00626470">
        <w:rPr>
          <w:rFonts w:ascii="Arial" w:hAnsi="Arial" w:cs="Arial"/>
          <w:b/>
          <w:bCs/>
          <w:color w:val="auto"/>
          <w:sz w:val="22"/>
          <w:szCs w:val="22"/>
        </w:rPr>
        <w:t>targeted cTBS</w:t>
      </w:r>
      <w:r w:rsidR="0023058E">
        <w:rPr>
          <w:rFonts w:ascii="Arial" w:hAnsi="Arial" w:cs="Arial"/>
          <w:b/>
          <w:bCs/>
          <w:color w:val="auto"/>
          <w:sz w:val="22"/>
          <w:szCs w:val="22"/>
        </w:rPr>
        <w:t xml:space="preserve"> </w:t>
      </w:r>
      <w:r w:rsidR="009937EF">
        <w:rPr>
          <w:rFonts w:ascii="Arial" w:hAnsi="Arial" w:cs="Arial"/>
          <w:b/>
          <w:bCs/>
          <w:color w:val="auto"/>
          <w:sz w:val="22"/>
          <w:szCs w:val="22"/>
        </w:rPr>
        <w:t>disrupted</w:t>
      </w:r>
      <w:r w:rsidR="00F40715" w:rsidRPr="00626470">
        <w:rPr>
          <w:rFonts w:ascii="Arial" w:hAnsi="Arial" w:cs="Arial"/>
          <w:b/>
          <w:bCs/>
          <w:color w:val="auto"/>
          <w:sz w:val="22"/>
          <w:szCs w:val="22"/>
        </w:rPr>
        <w:t xml:space="preserve"> </w:t>
      </w:r>
      <w:commentRangeStart w:id="11"/>
      <w:commentRangeStart w:id="12"/>
      <w:r w:rsidR="00F40715" w:rsidRPr="00626470">
        <w:rPr>
          <w:rFonts w:ascii="Arial" w:hAnsi="Arial" w:cs="Arial"/>
          <w:b/>
          <w:bCs/>
          <w:color w:val="auto"/>
          <w:sz w:val="22"/>
          <w:szCs w:val="22"/>
        </w:rPr>
        <w:t>value acquisition</w:t>
      </w:r>
      <w:commentRangeEnd w:id="11"/>
      <w:r w:rsidR="00971592">
        <w:rPr>
          <w:rStyle w:val="CommentReference"/>
          <w:rFonts w:asciiTheme="minorHAnsi" w:eastAsiaTheme="minorHAnsi" w:hAnsiTheme="minorHAnsi" w:cstheme="minorBidi"/>
          <w:color w:val="auto"/>
        </w:rPr>
        <w:commentReference w:id="11"/>
      </w:r>
      <w:commentRangeEnd w:id="12"/>
      <w:r w:rsidR="00B632A2">
        <w:rPr>
          <w:rStyle w:val="CommentReference"/>
          <w:rFonts w:asciiTheme="minorHAnsi" w:eastAsiaTheme="minorHAnsi" w:hAnsiTheme="minorHAnsi" w:cstheme="minorBidi"/>
          <w:color w:val="auto"/>
        </w:rPr>
        <w:commentReference w:id="12"/>
      </w:r>
      <w:r w:rsidR="009937EF">
        <w:rPr>
          <w:rFonts w:ascii="Arial" w:hAnsi="Arial" w:cs="Arial"/>
          <w:b/>
          <w:bCs/>
          <w:color w:val="auto"/>
          <w:sz w:val="22"/>
          <w:szCs w:val="22"/>
        </w:rPr>
        <w:t xml:space="preserve">, only when </w:t>
      </w:r>
      <w:r w:rsidR="00C9165C">
        <w:rPr>
          <w:rFonts w:ascii="Arial" w:hAnsi="Arial" w:cs="Arial"/>
          <w:b/>
          <w:bCs/>
          <w:color w:val="auto"/>
          <w:sz w:val="22"/>
          <w:szCs w:val="22"/>
        </w:rPr>
        <w:t>administered</w:t>
      </w:r>
      <w:r w:rsidR="009937EF">
        <w:rPr>
          <w:rFonts w:ascii="Arial" w:hAnsi="Arial" w:cs="Arial"/>
          <w:b/>
          <w:bCs/>
          <w:color w:val="auto"/>
          <w:sz w:val="22"/>
          <w:szCs w:val="22"/>
        </w:rPr>
        <w:t xml:space="preserve"> </w:t>
      </w:r>
      <w:r w:rsidR="00C9165C">
        <w:rPr>
          <w:rFonts w:ascii="Arial" w:hAnsi="Arial" w:cs="Arial"/>
          <w:b/>
          <w:bCs/>
          <w:color w:val="auto"/>
          <w:sz w:val="22"/>
          <w:szCs w:val="22"/>
        </w:rPr>
        <w:t>during</w:t>
      </w:r>
      <w:r w:rsidR="009937EF">
        <w:rPr>
          <w:rFonts w:ascii="Arial" w:hAnsi="Arial" w:cs="Arial"/>
          <w:b/>
          <w:bCs/>
          <w:color w:val="auto"/>
          <w:sz w:val="22"/>
          <w:szCs w:val="22"/>
        </w:rPr>
        <w:t xml:space="preserve"> the</w:t>
      </w:r>
      <w:r w:rsidR="00C9165C">
        <w:rPr>
          <w:rFonts w:ascii="Arial" w:hAnsi="Arial" w:cs="Arial"/>
          <w:b/>
          <w:bCs/>
          <w:color w:val="auto"/>
          <w:sz w:val="22"/>
          <w:szCs w:val="22"/>
        </w:rPr>
        <w:t xml:space="preserve"> first</w:t>
      </w:r>
      <w:r w:rsidR="009937EF">
        <w:rPr>
          <w:rFonts w:ascii="Arial" w:hAnsi="Arial" w:cs="Arial"/>
          <w:b/>
          <w:bCs/>
          <w:color w:val="auto"/>
          <w:sz w:val="22"/>
          <w:szCs w:val="22"/>
        </w:rPr>
        <w:t xml:space="preserve"> session</w:t>
      </w:r>
    </w:p>
    <w:p w14:paraId="5E606C1E" w14:textId="7D710D8C" w:rsidR="00C6427B" w:rsidRPr="00204EE9" w:rsidRDefault="002516D0" w:rsidP="0090143C">
      <w:pPr>
        <w:spacing w:after="120"/>
        <w:rPr>
          <w:rFonts w:ascii="Arial" w:hAnsi="Arial" w:cs="Arial"/>
          <w:sz w:val="22"/>
          <w:szCs w:val="22"/>
          <w:lang w:eastAsia="zh-CN"/>
        </w:rPr>
      </w:pPr>
      <w:r w:rsidRPr="00204EE9">
        <w:rPr>
          <w:rFonts w:ascii="Arial" w:hAnsi="Arial" w:cs="Arial"/>
          <w:sz w:val="22"/>
          <w:szCs w:val="22"/>
        </w:rPr>
        <w:t>The discrimination task</w:t>
      </w:r>
      <w:r w:rsidR="00A66272" w:rsidRPr="00204EE9">
        <w:rPr>
          <w:rFonts w:ascii="Arial" w:hAnsi="Arial" w:cs="Arial"/>
          <w:sz w:val="22"/>
          <w:szCs w:val="22"/>
        </w:rPr>
        <w:t xml:space="preserve"> on Day 1</w:t>
      </w:r>
      <w:r w:rsidRPr="00204EE9">
        <w:rPr>
          <w:rFonts w:ascii="Arial" w:hAnsi="Arial" w:cs="Arial"/>
          <w:sz w:val="22"/>
          <w:szCs w:val="22"/>
        </w:rPr>
        <w:t xml:space="preserve"> </w:t>
      </w:r>
      <w:r w:rsidR="00A66272" w:rsidRPr="00204EE9">
        <w:rPr>
          <w:rFonts w:ascii="Arial" w:hAnsi="Arial" w:cs="Arial"/>
          <w:sz w:val="22"/>
          <w:szCs w:val="22"/>
        </w:rPr>
        <w:t>required</w:t>
      </w:r>
      <w:r w:rsidRPr="00204EE9">
        <w:rPr>
          <w:rFonts w:ascii="Arial" w:hAnsi="Arial" w:cs="Arial"/>
          <w:sz w:val="22"/>
          <w:szCs w:val="22"/>
        </w:rPr>
        <w:t xml:space="preserve"> participants to select the stimulus predict</w:t>
      </w:r>
      <w:r w:rsidR="00650C34" w:rsidRPr="00204EE9">
        <w:rPr>
          <w:rFonts w:ascii="Arial" w:hAnsi="Arial" w:cs="Arial"/>
          <w:sz w:val="22"/>
          <w:szCs w:val="22"/>
        </w:rPr>
        <w:t>ing</w:t>
      </w:r>
      <w:r w:rsidR="000D362B">
        <w:rPr>
          <w:rFonts w:ascii="Arial" w:hAnsi="Arial" w:cs="Arial"/>
          <w:sz w:val="22"/>
          <w:szCs w:val="22"/>
        </w:rPr>
        <w:t xml:space="preserve"> desirable food</w:t>
      </w:r>
      <w:r w:rsidRPr="00204EE9">
        <w:rPr>
          <w:rFonts w:ascii="Arial" w:hAnsi="Arial" w:cs="Arial"/>
          <w:sz w:val="22"/>
          <w:szCs w:val="22"/>
        </w:rPr>
        <w:t xml:space="preserve"> odors</w:t>
      </w:r>
      <w:r w:rsidR="0055009F" w:rsidRPr="00204EE9">
        <w:rPr>
          <w:rFonts w:ascii="Arial" w:hAnsi="Arial" w:cs="Arial"/>
          <w:sz w:val="22"/>
          <w:szCs w:val="22"/>
        </w:rPr>
        <w:t xml:space="preserve"> (</w:t>
      </w:r>
      <w:r w:rsidR="00EF500A" w:rsidRPr="00204EE9">
        <w:rPr>
          <w:rFonts w:ascii="Arial" w:hAnsi="Arial" w:cs="Arial"/>
          <w:sz w:val="22"/>
          <w:szCs w:val="22"/>
        </w:rPr>
        <w:t>vs.</w:t>
      </w:r>
      <w:r w:rsidR="0055009F" w:rsidRPr="00204EE9">
        <w:rPr>
          <w:rFonts w:ascii="Arial" w:hAnsi="Arial" w:cs="Arial"/>
          <w:sz w:val="22"/>
          <w:szCs w:val="22"/>
        </w:rPr>
        <w:t xml:space="preserve"> odor</w:t>
      </w:r>
      <w:r w:rsidR="000D362B">
        <w:rPr>
          <w:rFonts w:ascii="Arial" w:hAnsi="Arial" w:cs="Arial"/>
          <w:sz w:val="22"/>
          <w:szCs w:val="22"/>
        </w:rPr>
        <w:t>less air</w:t>
      </w:r>
      <w:r w:rsidR="0055009F" w:rsidRPr="00204EE9">
        <w:rPr>
          <w:rFonts w:ascii="Arial" w:hAnsi="Arial" w:cs="Arial"/>
          <w:sz w:val="22"/>
          <w:szCs w:val="22"/>
        </w:rPr>
        <w:t>)</w:t>
      </w:r>
      <w:r w:rsidRPr="00204EE9">
        <w:rPr>
          <w:rFonts w:ascii="Arial" w:hAnsi="Arial" w:cs="Arial"/>
          <w:sz w:val="22"/>
          <w:szCs w:val="22"/>
        </w:rPr>
        <w:t xml:space="preserve"> from a pair of stimuli</w:t>
      </w:r>
      <w:r w:rsidR="00620290" w:rsidRPr="00204EE9">
        <w:rPr>
          <w:rFonts w:ascii="Arial" w:hAnsi="Arial" w:cs="Arial"/>
          <w:sz w:val="22"/>
          <w:szCs w:val="22"/>
        </w:rPr>
        <w:t>, reflecting</w:t>
      </w:r>
      <w:r w:rsidR="00C66EAF">
        <w:rPr>
          <w:rFonts w:ascii="Arial" w:hAnsi="Arial" w:cs="Arial"/>
          <w:sz w:val="22"/>
          <w:szCs w:val="22"/>
        </w:rPr>
        <w:t xml:space="preserve"> a process of</w:t>
      </w:r>
      <w:r w:rsidR="00620290" w:rsidRPr="00204EE9">
        <w:rPr>
          <w:rFonts w:ascii="Arial" w:hAnsi="Arial" w:cs="Arial"/>
          <w:sz w:val="22"/>
          <w:szCs w:val="22"/>
        </w:rPr>
        <w:t xml:space="preserve"> value acquisition. </w:t>
      </w:r>
      <w:r w:rsidR="0028210E" w:rsidRPr="00204EE9">
        <w:rPr>
          <w:rFonts w:ascii="Arial" w:hAnsi="Arial" w:cs="Arial"/>
          <w:sz w:val="22"/>
          <w:szCs w:val="22"/>
        </w:rPr>
        <w:t>To account for individual and trial</w:t>
      </w:r>
      <w:r w:rsidR="007440EC" w:rsidRPr="00204EE9">
        <w:rPr>
          <w:rFonts w:ascii="Arial" w:hAnsi="Arial" w:cs="Arial"/>
          <w:sz w:val="22"/>
          <w:szCs w:val="22"/>
        </w:rPr>
        <w:t>-wise</w:t>
      </w:r>
      <w:r w:rsidR="0028210E" w:rsidRPr="00204EE9">
        <w:rPr>
          <w:rFonts w:ascii="Arial" w:hAnsi="Arial" w:cs="Arial"/>
          <w:sz w:val="22"/>
          <w:szCs w:val="22"/>
        </w:rPr>
        <w:t xml:space="preserve"> variability, </w:t>
      </w:r>
      <w:r w:rsidR="007338EC">
        <w:rPr>
          <w:rFonts w:ascii="Arial" w:hAnsi="Arial" w:cs="Arial"/>
          <w:sz w:val="22"/>
          <w:szCs w:val="22"/>
        </w:rPr>
        <w:t>logistic</w:t>
      </w:r>
      <w:r w:rsidR="0028210E" w:rsidRPr="00204EE9">
        <w:rPr>
          <w:rFonts w:ascii="Arial" w:hAnsi="Arial" w:cs="Arial"/>
          <w:sz w:val="22"/>
          <w:szCs w:val="22"/>
        </w:rPr>
        <w:t xml:space="preserve"> mixed</w:t>
      </w:r>
      <w:r w:rsidR="00196241" w:rsidRPr="00204EE9">
        <w:rPr>
          <w:rFonts w:ascii="Arial" w:hAnsi="Arial" w:cs="Arial"/>
          <w:sz w:val="22"/>
          <w:szCs w:val="22"/>
        </w:rPr>
        <w:t>-</w:t>
      </w:r>
      <w:r w:rsidR="0028210E" w:rsidRPr="00204EE9">
        <w:rPr>
          <w:rFonts w:ascii="Arial" w:hAnsi="Arial" w:cs="Arial"/>
          <w:sz w:val="22"/>
          <w:szCs w:val="22"/>
        </w:rPr>
        <w:t>effect</w:t>
      </w:r>
      <w:r w:rsidR="00196241" w:rsidRPr="00204EE9">
        <w:rPr>
          <w:rFonts w:ascii="Arial" w:hAnsi="Arial" w:cs="Arial"/>
          <w:sz w:val="22"/>
          <w:szCs w:val="22"/>
        </w:rPr>
        <w:t>s</w:t>
      </w:r>
      <w:r w:rsidR="0028210E" w:rsidRPr="00204EE9">
        <w:rPr>
          <w:rFonts w:ascii="Arial" w:hAnsi="Arial" w:cs="Arial"/>
          <w:sz w:val="22"/>
          <w:szCs w:val="22"/>
        </w:rPr>
        <w:t xml:space="preserve"> model</w:t>
      </w:r>
      <w:r w:rsidR="007338EC">
        <w:rPr>
          <w:rFonts w:ascii="Arial" w:hAnsi="Arial" w:cs="Arial"/>
          <w:sz w:val="22"/>
          <w:szCs w:val="22"/>
        </w:rPr>
        <w:t>s were applied</w:t>
      </w:r>
      <w:r w:rsidR="0028210E" w:rsidRPr="00204EE9">
        <w:rPr>
          <w:rFonts w:ascii="Arial" w:hAnsi="Arial" w:cs="Arial"/>
          <w:sz w:val="22"/>
          <w:szCs w:val="22"/>
        </w:rPr>
        <w:t xml:space="preserve"> with participants as random factor</w:t>
      </w:r>
      <w:r w:rsidR="007338EC">
        <w:rPr>
          <w:rFonts w:ascii="Arial" w:hAnsi="Arial" w:cs="Arial"/>
          <w:sz w:val="22"/>
          <w:szCs w:val="22"/>
        </w:rPr>
        <w:t xml:space="preserve"> to predict choices on each trial</w:t>
      </w:r>
      <w:r w:rsidR="0028210E" w:rsidRPr="00204EE9">
        <w:rPr>
          <w:rFonts w:ascii="Arial" w:hAnsi="Arial" w:cs="Arial"/>
          <w:sz w:val="22"/>
          <w:szCs w:val="22"/>
        </w:rPr>
        <w:t xml:space="preserve">. </w:t>
      </w:r>
      <w:r w:rsidR="005935FD" w:rsidRPr="00204EE9">
        <w:rPr>
          <w:rFonts w:ascii="Arial" w:hAnsi="Arial" w:cs="Arial"/>
          <w:sz w:val="22"/>
          <w:szCs w:val="22"/>
        </w:rPr>
        <w:t xml:space="preserve">Over </w:t>
      </w:r>
      <w:r w:rsidR="00A66272" w:rsidRPr="00204EE9">
        <w:rPr>
          <w:rFonts w:ascii="Arial" w:hAnsi="Arial" w:cs="Arial"/>
          <w:sz w:val="22"/>
          <w:szCs w:val="22"/>
        </w:rPr>
        <w:t xml:space="preserve">five runs, </w:t>
      </w:r>
      <w:r w:rsidR="00F321D3" w:rsidRPr="00204EE9">
        <w:rPr>
          <w:rFonts w:ascii="Arial" w:hAnsi="Arial" w:cs="Arial"/>
          <w:sz w:val="22"/>
          <w:szCs w:val="22"/>
        </w:rPr>
        <w:t>participants</w:t>
      </w:r>
      <w:r w:rsidR="00196241" w:rsidRPr="00204EE9">
        <w:rPr>
          <w:rFonts w:ascii="Arial" w:hAnsi="Arial" w:cs="Arial"/>
          <w:sz w:val="22"/>
          <w:szCs w:val="22"/>
        </w:rPr>
        <w:t xml:space="preserve"> </w:t>
      </w:r>
      <w:r w:rsidR="005935FD" w:rsidRPr="00204EE9">
        <w:rPr>
          <w:rFonts w:ascii="Arial" w:hAnsi="Arial" w:cs="Arial"/>
          <w:sz w:val="22"/>
          <w:szCs w:val="22"/>
        </w:rPr>
        <w:t>significant</w:t>
      </w:r>
      <w:r w:rsidR="00196241" w:rsidRPr="00204EE9">
        <w:rPr>
          <w:rFonts w:ascii="Arial" w:hAnsi="Arial" w:cs="Arial"/>
          <w:sz w:val="22"/>
          <w:szCs w:val="22"/>
        </w:rPr>
        <w:t>ly</w:t>
      </w:r>
      <w:r w:rsidR="005935FD" w:rsidRPr="00204EE9">
        <w:rPr>
          <w:rFonts w:ascii="Arial" w:hAnsi="Arial" w:cs="Arial"/>
          <w:sz w:val="22"/>
          <w:szCs w:val="22"/>
        </w:rPr>
        <w:t xml:space="preserve"> improv</w:t>
      </w:r>
      <w:r w:rsidR="00196241" w:rsidRPr="00204EE9">
        <w:rPr>
          <w:rFonts w:ascii="Arial" w:hAnsi="Arial" w:cs="Arial"/>
          <w:sz w:val="22"/>
          <w:szCs w:val="22"/>
        </w:rPr>
        <w:t>ed</w:t>
      </w:r>
      <w:r w:rsidR="005935FD" w:rsidRPr="00204EE9">
        <w:rPr>
          <w:rFonts w:ascii="Arial" w:hAnsi="Arial" w:cs="Arial"/>
          <w:sz w:val="22"/>
          <w:szCs w:val="22"/>
        </w:rPr>
        <w:t xml:space="preserve"> in selecting odor</w:t>
      </w:r>
      <w:r w:rsidR="00196241" w:rsidRPr="00204EE9">
        <w:rPr>
          <w:rFonts w:ascii="Arial" w:hAnsi="Arial" w:cs="Arial"/>
          <w:sz w:val="22"/>
          <w:szCs w:val="22"/>
        </w:rPr>
        <w:t>-</w:t>
      </w:r>
      <w:r w:rsidR="004C0A27" w:rsidRPr="00204EE9">
        <w:rPr>
          <w:rFonts w:ascii="Arial" w:hAnsi="Arial" w:cs="Arial"/>
          <w:sz w:val="22"/>
          <w:szCs w:val="22"/>
        </w:rPr>
        <w:t>predictive stimuli</w:t>
      </w:r>
      <w:r w:rsidR="00F9033A" w:rsidRPr="00204EE9">
        <w:rPr>
          <w:rFonts w:ascii="Arial" w:hAnsi="Arial" w:cs="Arial"/>
          <w:sz w:val="22"/>
          <w:szCs w:val="22"/>
        </w:rPr>
        <w:t xml:space="preserve"> (</w:t>
      </w:r>
      <w:r w:rsidR="00125747" w:rsidRPr="00204EE9">
        <w:rPr>
          <w:rFonts w:ascii="Arial" w:hAnsi="Arial" w:cs="Arial"/>
          <w:sz w:val="22"/>
          <w:szCs w:val="22"/>
        </w:rPr>
        <w:t>p</w:t>
      </w:r>
      <w:r w:rsidR="00F3023A" w:rsidRPr="00204EE9">
        <w:rPr>
          <w:rFonts w:ascii="Arial" w:hAnsi="Arial" w:cs="Arial"/>
          <w:sz w:val="22"/>
          <w:szCs w:val="22"/>
        </w:rPr>
        <w:t xml:space="preserve"> </w:t>
      </w:r>
      <w:r w:rsidR="00125747" w:rsidRPr="00204EE9">
        <w:rPr>
          <w:rFonts w:ascii="Arial" w:hAnsi="Arial" w:cs="Arial"/>
          <w:sz w:val="22"/>
          <w:szCs w:val="22"/>
        </w:rPr>
        <w:t>&lt; 2.2e-16</w:t>
      </w:r>
      <w:r w:rsidR="00F9033A" w:rsidRPr="00204EE9">
        <w:rPr>
          <w:rFonts w:ascii="Arial" w:hAnsi="Arial" w:cs="Arial"/>
          <w:sz w:val="22"/>
          <w:szCs w:val="22"/>
        </w:rPr>
        <w:t>)</w:t>
      </w:r>
      <w:r w:rsidR="00196241" w:rsidRPr="00204EE9">
        <w:rPr>
          <w:rFonts w:ascii="Arial" w:hAnsi="Arial" w:cs="Arial"/>
          <w:sz w:val="22"/>
          <w:szCs w:val="22"/>
        </w:rPr>
        <w:t xml:space="preserve">, with this </w:t>
      </w:r>
      <w:r w:rsidR="00CF63ED" w:rsidRPr="00204EE9">
        <w:rPr>
          <w:rFonts w:ascii="Arial" w:hAnsi="Arial" w:cs="Arial"/>
          <w:sz w:val="22"/>
          <w:szCs w:val="22"/>
        </w:rPr>
        <w:t>improvement affected by both</w:t>
      </w:r>
      <w:r w:rsidR="00D17E87" w:rsidRPr="00204EE9">
        <w:rPr>
          <w:rFonts w:ascii="Arial" w:hAnsi="Arial" w:cs="Arial"/>
          <w:sz w:val="22"/>
          <w:szCs w:val="22"/>
        </w:rPr>
        <w:t xml:space="preserve"> the TMS condition </w:t>
      </w:r>
      <w:r w:rsidR="00445E17" w:rsidRPr="00204EE9">
        <w:rPr>
          <w:rFonts w:ascii="Arial" w:hAnsi="Arial" w:cs="Arial"/>
          <w:sz w:val="22"/>
          <w:szCs w:val="22"/>
        </w:rPr>
        <w:t>applied</w:t>
      </w:r>
      <w:r w:rsidR="00D17E87" w:rsidRPr="00204EE9">
        <w:rPr>
          <w:rFonts w:ascii="Arial" w:hAnsi="Arial" w:cs="Arial"/>
          <w:sz w:val="22"/>
          <w:szCs w:val="22"/>
        </w:rPr>
        <w:t xml:space="preserve"> before the task</w:t>
      </w:r>
      <w:r w:rsidR="000347D3" w:rsidRPr="00204EE9">
        <w:rPr>
          <w:rFonts w:ascii="Arial" w:hAnsi="Arial" w:cs="Arial"/>
          <w:sz w:val="22"/>
          <w:szCs w:val="22"/>
        </w:rPr>
        <w:t xml:space="preserve"> (p = 1.27e-07)</w:t>
      </w:r>
      <w:r w:rsidR="00D17E87" w:rsidRPr="00204EE9">
        <w:rPr>
          <w:rFonts w:ascii="Arial" w:hAnsi="Arial" w:cs="Arial"/>
          <w:sz w:val="22"/>
          <w:szCs w:val="22"/>
        </w:rPr>
        <w:t xml:space="preserve"> </w:t>
      </w:r>
      <w:r w:rsidR="00CF63ED" w:rsidRPr="00204EE9">
        <w:rPr>
          <w:rFonts w:ascii="Arial" w:hAnsi="Arial" w:cs="Arial"/>
          <w:sz w:val="22"/>
          <w:szCs w:val="22"/>
        </w:rPr>
        <w:t xml:space="preserve">and the session </w:t>
      </w:r>
      <w:r w:rsidR="00210DBA" w:rsidRPr="00204EE9">
        <w:rPr>
          <w:rFonts w:ascii="Arial" w:hAnsi="Arial" w:cs="Arial"/>
          <w:sz w:val="22"/>
          <w:szCs w:val="22"/>
        </w:rPr>
        <w:t>number</w:t>
      </w:r>
      <w:r w:rsidR="00CF63ED" w:rsidRPr="00204EE9">
        <w:rPr>
          <w:rFonts w:ascii="Arial" w:hAnsi="Arial" w:cs="Arial"/>
          <w:sz w:val="22"/>
          <w:szCs w:val="22"/>
        </w:rPr>
        <w:t xml:space="preserve"> (</w:t>
      </w:r>
      <w:r w:rsidR="00D13B85" w:rsidRPr="00204EE9">
        <w:rPr>
          <w:rFonts w:ascii="Arial" w:hAnsi="Arial" w:cs="Arial"/>
          <w:sz w:val="22"/>
          <w:szCs w:val="22"/>
        </w:rPr>
        <w:t xml:space="preserve">p = 1.71e-11; </w:t>
      </w:r>
      <w:r w:rsidR="00CF63ED" w:rsidRPr="00204EE9">
        <w:rPr>
          <w:rFonts w:ascii="Arial" w:hAnsi="Arial" w:cs="Arial"/>
          <w:sz w:val="22"/>
          <w:szCs w:val="22"/>
        </w:rPr>
        <w:t>1</w:t>
      </w:r>
      <w:r w:rsidR="00CF63ED" w:rsidRPr="00204EE9">
        <w:rPr>
          <w:rFonts w:ascii="Arial" w:hAnsi="Arial" w:cs="Arial"/>
          <w:sz w:val="22"/>
          <w:szCs w:val="22"/>
          <w:vertAlign w:val="superscript"/>
        </w:rPr>
        <w:t>st</w:t>
      </w:r>
      <w:r w:rsidR="00CF63ED" w:rsidRPr="00204EE9">
        <w:rPr>
          <w:rFonts w:ascii="Arial" w:hAnsi="Arial" w:cs="Arial"/>
          <w:sz w:val="22"/>
          <w:szCs w:val="22"/>
        </w:rPr>
        <w:t>, 2</w:t>
      </w:r>
      <w:r w:rsidR="00CF63ED" w:rsidRPr="00204EE9">
        <w:rPr>
          <w:rFonts w:ascii="Arial" w:hAnsi="Arial" w:cs="Arial"/>
          <w:sz w:val="22"/>
          <w:szCs w:val="22"/>
          <w:vertAlign w:val="superscript"/>
        </w:rPr>
        <w:t>nd</w:t>
      </w:r>
      <w:r w:rsidR="00CF63ED" w:rsidRPr="00204EE9">
        <w:rPr>
          <w:rFonts w:ascii="Arial" w:hAnsi="Arial" w:cs="Arial"/>
          <w:sz w:val="22"/>
          <w:szCs w:val="22"/>
        </w:rPr>
        <w:t>, 3</w:t>
      </w:r>
      <w:r w:rsidR="00CF63ED" w:rsidRPr="00204EE9">
        <w:rPr>
          <w:rFonts w:ascii="Arial" w:hAnsi="Arial" w:cs="Arial"/>
          <w:sz w:val="22"/>
          <w:szCs w:val="22"/>
          <w:vertAlign w:val="superscript"/>
        </w:rPr>
        <w:t>rd</w:t>
      </w:r>
      <w:r w:rsidR="00513AA2" w:rsidRPr="00204EE9">
        <w:rPr>
          <w:rFonts w:ascii="Arial" w:hAnsi="Arial" w:cs="Arial"/>
          <w:sz w:val="22"/>
          <w:szCs w:val="22"/>
        </w:rPr>
        <w:t xml:space="preserve"> session</w:t>
      </w:r>
      <w:r w:rsidR="00CF63ED" w:rsidRPr="00204EE9">
        <w:rPr>
          <w:rFonts w:ascii="Arial" w:hAnsi="Arial" w:cs="Arial"/>
          <w:sz w:val="22"/>
          <w:szCs w:val="22"/>
        </w:rPr>
        <w:t>) (</w:t>
      </w:r>
      <w:r w:rsidR="00E00FD4" w:rsidRPr="00204EE9">
        <w:rPr>
          <w:rFonts w:ascii="Arial" w:hAnsi="Arial" w:cs="Arial"/>
          <w:sz w:val="22"/>
          <w:szCs w:val="22"/>
        </w:rPr>
        <w:t xml:space="preserve">Line plot and error bar; </w:t>
      </w:r>
      <w:r w:rsidR="00CF63ED" w:rsidRPr="00204EE9">
        <w:rPr>
          <w:rFonts w:ascii="Arial" w:hAnsi="Arial" w:cs="Arial"/>
          <w:b/>
          <w:sz w:val="22"/>
          <w:szCs w:val="22"/>
        </w:rPr>
        <w:t>Figure 3A</w:t>
      </w:r>
      <w:r w:rsidR="00CF63ED" w:rsidRPr="00204EE9">
        <w:rPr>
          <w:rFonts w:ascii="Arial" w:hAnsi="Arial" w:cs="Arial"/>
          <w:sz w:val="22"/>
          <w:szCs w:val="22"/>
        </w:rPr>
        <w:t xml:space="preserve">). </w:t>
      </w:r>
      <w:r w:rsidR="00196241" w:rsidRPr="00204EE9">
        <w:rPr>
          <w:rFonts w:ascii="Arial" w:hAnsi="Arial" w:cs="Arial"/>
          <w:sz w:val="22"/>
          <w:szCs w:val="22"/>
        </w:rPr>
        <w:t>T</w:t>
      </w:r>
      <w:r w:rsidR="0001643B" w:rsidRPr="00204EE9">
        <w:rPr>
          <w:rFonts w:ascii="Arial" w:hAnsi="Arial" w:cs="Arial"/>
          <w:sz w:val="22"/>
          <w:szCs w:val="22"/>
        </w:rPr>
        <w:t>here was</w:t>
      </w:r>
      <w:r w:rsidR="007C6CB7" w:rsidRPr="00204EE9">
        <w:rPr>
          <w:rFonts w:ascii="Arial" w:hAnsi="Arial" w:cs="Arial"/>
          <w:sz w:val="22"/>
          <w:szCs w:val="22"/>
        </w:rPr>
        <w:t xml:space="preserve"> also</w:t>
      </w:r>
      <w:r w:rsidR="0001643B" w:rsidRPr="00204EE9">
        <w:rPr>
          <w:rFonts w:ascii="Arial" w:hAnsi="Arial" w:cs="Arial"/>
          <w:sz w:val="22"/>
          <w:szCs w:val="22"/>
        </w:rPr>
        <w:t xml:space="preserve"> </w:t>
      </w:r>
      <w:r w:rsidR="00CF63ED" w:rsidRPr="00204EE9">
        <w:rPr>
          <w:rFonts w:ascii="Arial" w:hAnsi="Arial" w:cs="Arial"/>
          <w:sz w:val="22"/>
          <w:szCs w:val="22"/>
        </w:rPr>
        <w:t>a significant interaction between the TMS condition</w:t>
      </w:r>
      <w:r w:rsidR="00771F4C" w:rsidRPr="00204EE9">
        <w:rPr>
          <w:rFonts w:ascii="Arial" w:hAnsi="Arial" w:cs="Arial"/>
          <w:sz w:val="22"/>
          <w:szCs w:val="22"/>
        </w:rPr>
        <w:t xml:space="preserve"> and </w:t>
      </w:r>
      <w:r w:rsidR="00587E60" w:rsidRPr="00204EE9">
        <w:rPr>
          <w:rFonts w:ascii="Arial" w:hAnsi="Arial" w:cs="Arial"/>
          <w:sz w:val="22"/>
          <w:szCs w:val="22"/>
        </w:rPr>
        <w:t xml:space="preserve">the session </w:t>
      </w:r>
      <w:r w:rsidR="00210DBA" w:rsidRPr="00204EE9">
        <w:rPr>
          <w:rFonts w:ascii="Arial" w:hAnsi="Arial" w:cs="Arial"/>
          <w:sz w:val="22"/>
          <w:szCs w:val="22"/>
        </w:rPr>
        <w:t>number</w:t>
      </w:r>
      <w:r w:rsidR="00F945DB" w:rsidRPr="00204EE9">
        <w:rPr>
          <w:rFonts w:ascii="Arial" w:hAnsi="Arial" w:cs="Arial"/>
          <w:sz w:val="22"/>
          <w:szCs w:val="22"/>
        </w:rPr>
        <w:t xml:space="preserve"> (p = 1.93e-05)</w:t>
      </w:r>
      <w:r w:rsidR="005353DA">
        <w:rPr>
          <w:rFonts w:ascii="Arial" w:hAnsi="Arial" w:cs="Arial"/>
          <w:sz w:val="22"/>
          <w:szCs w:val="22"/>
        </w:rPr>
        <w:t>. R</w:t>
      </w:r>
      <w:r w:rsidR="00EA11D8" w:rsidRPr="00204EE9">
        <w:rPr>
          <w:rFonts w:ascii="Arial" w:hAnsi="Arial" w:cs="Arial"/>
          <w:sz w:val="22"/>
          <w:szCs w:val="22"/>
          <w:lang w:eastAsia="zh-CN"/>
        </w:rPr>
        <w:t>esponse times decreased</w:t>
      </w:r>
      <w:r w:rsidR="00E27A6A" w:rsidRPr="00204EE9">
        <w:rPr>
          <w:rFonts w:ascii="Arial" w:hAnsi="Arial" w:cs="Arial"/>
          <w:sz w:val="22"/>
          <w:szCs w:val="22"/>
          <w:lang w:eastAsia="zh-CN"/>
        </w:rPr>
        <w:t xml:space="preserve"> significantly</w:t>
      </w:r>
      <w:r w:rsidR="00EA11D8" w:rsidRPr="00204EE9">
        <w:rPr>
          <w:rFonts w:ascii="Arial" w:hAnsi="Arial" w:cs="Arial"/>
          <w:sz w:val="22"/>
          <w:szCs w:val="22"/>
          <w:lang w:eastAsia="zh-CN"/>
        </w:rPr>
        <w:t xml:space="preserve"> </w:t>
      </w:r>
      <w:r w:rsidR="001940C1" w:rsidRPr="00204EE9">
        <w:rPr>
          <w:rFonts w:ascii="Arial" w:hAnsi="Arial" w:cs="Arial"/>
          <w:sz w:val="22"/>
          <w:szCs w:val="22"/>
          <w:lang w:eastAsia="zh-CN"/>
        </w:rPr>
        <w:t xml:space="preserve">across </w:t>
      </w:r>
      <w:r w:rsidR="00EA11D8" w:rsidRPr="00204EE9">
        <w:rPr>
          <w:rFonts w:ascii="Arial" w:hAnsi="Arial" w:cs="Arial"/>
          <w:sz w:val="22"/>
          <w:szCs w:val="22"/>
          <w:lang w:eastAsia="zh-CN"/>
        </w:rPr>
        <w:t>runs</w:t>
      </w:r>
      <w:r w:rsidR="00020711" w:rsidRPr="00204EE9">
        <w:rPr>
          <w:rFonts w:ascii="Arial" w:hAnsi="Arial" w:cs="Arial"/>
          <w:sz w:val="22"/>
          <w:szCs w:val="22"/>
          <w:lang w:eastAsia="zh-CN"/>
        </w:rPr>
        <w:t xml:space="preserve"> (p</w:t>
      </w:r>
      <w:r w:rsidR="00CD1251" w:rsidRPr="00204EE9">
        <w:rPr>
          <w:rFonts w:ascii="Arial" w:hAnsi="Arial" w:cs="Arial"/>
          <w:sz w:val="22"/>
          <w:szCs w:val="22"/>
          <w:lang w:eastAsia="zh-CN"/>
        </w:rPr>
        <w:t xml:space="preserve"> </w:t>
      </w:r>
      <w:r w:rsidR="00020711" w:rsidRPr="00204EE9">
        <w:rPr>
          <w:rFonts w:ascii="Arial" w:hAnsi="Arial" w:cs="Arial"/>
          <w:sz w:val="22"/>
          <w:szCs w:val="22"/>
          <w:lang w:eastAsia="zh-CN"/>
        </w:rPr>
        <w:t>&lt; 2.2e-16)</w:t>
      </w:r>
      <w:r w:rsidR="00EA11D8" w:rsidRPr="00204EE9">
        <w:rPr>
          <w:rFonts w:ascii="Arial" w:hAnsi="Arial" w:cs="Arial"/>
          <w:sz w:val="22"/>
          <w:szCs w:val="22"/>
          <w:lang w:eastAsia="zh-CN"/>
        </w:rPr>
        <w:t>,</w:t>
      </w:r>
      <w:r w:rsidR="00824DDF" w:rsidRPr="00204EE9">
        <w:rPr>
          <w:rFonts w:ascii="Arial" w:hAnsi="Arial" w:cs="Arial"/>
          <w:sz w:val="22"/>
          <w:szCs w:val="22"/>
          <w:lang w:eastAsia="zh-CN"/>
        </w:rPr>
        <w:t xml:space="preserve"> </w:t>
      </w:r>
      <w:r w:rsidR="00A26F15">
        <w:rPr>
          <w:rFonts w:ascii="Arial" w:hAnsi="Arial" w:cs="Arial"/>
          <w:sz w:val="22"/>
          <w:szCs w:val="22"/>
          <w:lang w:eastAsia="zh-CN"/>
        </w:rPr>
        <w:t xml:space="preserve">where </w:t>
      </w:r>
      <w:r w:rsidR="00EA11D8" w:rsidRPr="00204EE9">
        <w:rPr>
          <w:rFonts w:ascii="Arial" w:hAnsi="Arial" w:cs="Arial"/>
          <w:sz w:val="22"/>
          <w:szCs w:val="22"/>
          <w:lang w:eastAsia="zh-CN"/>
        </w:rPr>
        <w:t xml:space="preserve">this decrease </w:t>
      </w:r>
      <w:r w:rsidR="00A26F15" w:rsidRPr="00204EE9">
        <w:rPr>
          <w:rFonts w:ascii="Arial" w:hAnsi="Arial" w:cs="Arial"/>
          <w:sz w:val="22"/>
          <w:szCs w:val="22"/>
          <w:lang w:eastAsia="zh-CN"/>
        </w:rPr>
        <w:t xml:space="preserve">was affected by session number (p &lt; 2.2e-16, </w:t>
      </w:r>
      <w:r w:rsidR="00A26F15" w:rsidRPr="00204EE9">
        <w:rPr>
          <w:rFonts w:ascii="Arial" w:hAnsi="Arial" w:cs="Arial"/>
          <w:b/>
          <w:sz w:val="22"/>
          <w:szCs w:val="22"/>
          <w:lang w:eastAsia="zh-CN"/>
        </w:rPr>
        <w:t>Figure 3B</w:t>
      </w:r>
      <w:r w:rsidR="00A26F15" w:rsidRPr="00204EE9">
        <w:rPr>
          <w:rFonts w:ascii="Arial" w:hAnsi="Arial" w:cs="Arial"/>
          <w:sz w:val="22"/>
          <w:szCs w:val="22"/>
          <w:lang w:eastAsia="zh-CN"/>
        </w:rPr>
        <w:t>)</w:t>
      </w:r>
      <w:r w:rsidR="00A26F15">
        <w:rPr>
          <w:rFonts w:ascii="Arial" w:hAnsi="Arial" w:cs="Arial"/>
          <w:sz w:val="22"/>
          <w:szCs w:val="22"/>
          <w:lang w:eastAsia="zh-CN"/>
        </w:rPr>
        <w:t xml:space="preserve"> but </w:t>
      </w:r>
      <w:r w:rsidR="00EA11D8" w:rsidRPr="00204EE9">
        <w:rPr>
          <w:rFonts w:ascii="Arial" w:hAnsi="Arial" w:cs="Arial"/>
          <w:sz w:val="22"/>
          <w:szCs w:val="22"/>
          <w:lang w:eastAsia="zh-CN"/>
        </w:rPr>
        <w:t>was not by</w:t>
      </w:r>
      <w:r w:rsidR="00E27A6A" w:rsidRPr="00204EE9">
        <w:rPr>
          <w:rFonts w:ascii="Arial" w:hAnsi="Arial" w:cs="Arial"/>
          <w:sz w:val="22"/>
          <w:szCs w:val="22"/>
          <w:lang w:eastAsia="zh-CN"/>
        </w:rPr>
        <w:t xml:space="preserve"> </w:t>
      </w:r>
      <w:r w:rsidR="00EA11D8" w:rsidRPr="00204EE9">
        <w:rPr>
          <w:rFonts w:ascii="Arial" w:hAnsi="Arial" w:cs="Arial"/>
          <w:sz w:val="22"/>
          <w:szCs w:val="22"/>
          <w:lang w:eastAsia="zh-CN"/>
        </w:rPr>
        <w:t>TMS condition</w:t>
      </w:r>
      <w:r w:rsidR="00875AD9" w:rsidRPr="00204EE9">
        <w:rPr>
          <w:rFonts w:ascii="Arial" w:hAnsi="Arial" w:cs="Arial"/>
          <w:sz w:val="22"/>
          <w:szCs w:val="22"/>
          <w:lang w:eastAsia="zh-CN"/>
        </w:rPr>
        <w:t xml:space="preserve"> (p </w:t>
      </w:r>
      <w:r w:rsidR="009E79E2" w:rsidRPr="00204EE9">
        <w:rPr>
          <w:rFonts w:ascii="Arial" w:hAnsi="Arial" w:cs="Arial"/>
          <w:sz w:val="22"/>
          <w:szCs w:val="22"/>
          <w:lang w:eastAsia="zh-CN"/>
        </w:rPr>
        <w:t>=</w:t>
      </w:r>
      <w:r w:rsidR="00875AD9" w:rsidRPr="00204EE9">
        <w:rPr>
          <w:rFonts w:ascii="Arial" w:hAnsi="Arial" w:cs="Arial"/>
          <w:sz w:val="22"/>
          <w:szCs w:val="22"/>
          <w:lang w:eastAsia="zh-CN"/>
        </w:rPr>
        <w:t xml:space="preserve"> 0.5</w:t>
      </w:r>
      <w:r w:rsidR="009E79E2" w:rsidRPr="00204EE9">
        <w:rPr>
          <w:rFonts w:ascii="Arial" w:hAnsi="Arial" w:cs="Arial"/>
          <w:sz w:val="22"/>
          <w:szCs w:val="22"/>
          <w:lang w:eastAsia="zh-CN"/>
        </w:rPr>
        <w:t>41</w:t>
      </w:r>
      <w:r w:rsidR="00875AD9" w:rsidRPr="00204EE9">
        <w:rPr>
          <w:rFonts w:ascii="Arial" w:hAnsi="Arial" w:cs="Arial"/>
          <w:sz w:val="22"/>
          <w:szCs w:val="22"/>
          <w:lang w:eastAsia="zh-CN"/>
        </w:rPr>
        <w:t>)</w:t>
      </w:r>
      <w:r w:rsidR="005353DA">
        <w:rPr>
          <w:rFonts w:ascii="Arial" w:hAnsi="Arial" w:cs="Arial"/>
          <w:sz w:val="22"/>
          <w:szCs w:val="22"/>
          <w:lang w:eastAsia="zh-CN"/>
        </w:rPr>
        <w:t>, according to</w:t>
      </w:r>
      <w:r w:rsidR="005353DA" w:rsidRPr="00204EE9">
        <w:rPr>
          <w:rFonts w:ascii="Arial" w:hAnsi="Arial" w:cs="Arial"/>
          <w:sz w:val="22"/>
          <w:szCs w:val="22"/>
        </w:rPr>
        <w:t xml:space="preserve"> </w:t>
      </w:r>
      <w:r w:rsidR="005353DA" w:rsidRPr="00204EE9">
        <w:rPr>
          <w:rFonts w:ascii="Arial" w:hAnsi="Arial" w:cs="Arial"/>
          <w:sz w:val="22"/>
          <w:szCs w:val="22"/>
          <w:lang w:eastAsia="zh-CN"/>
        </w:rPr>
        <w:t>linear mixed-effects model</w:t>
      </w:r>
      <w:r w:rsidR="005353DA">
        <w:rPr>
          <w:rFonts w:ascii="Arial" w:hAnsi="Arial" w:cs="Arial"/>
          <w:sz w:val="22"/>
          <w:szCs w:val="22"/>
          <w:lang w:eastAsia="zh-CN"/>
        </w:rPr>
        <w:t xml:space="preserve">s </w:t>
      </w:r>
      <w:r w:rsidR="005353DA" w:rsidRPr="00204EE9">
        <w:rPr>
          <w:rFonts w:ascii="Arial" w:hAnsi="Arial" w:cs="Arial"/>
          <w:sz w:val="22"/>
          <w:szCs w:val="22"/>
          <w:lang w:eastAsia="zh-CN"/>
        </w:rPr>
        <w:t xml:space="preserve">with </w:t>
      </w:r>
      <w:r w:rsidR="005353DA" w:rsidRPr="00204EE9">
        <w:rPr>
          <w:rFonts w:ascii="Arial" w:hAnsi="Arial" w:cs="Arial"/>
          <w:sz w:val="22"/>
          <w:szCs w:val="22"/>
        </w:rPr>
        <w:t>participants as random factor</w:t>
      </w:r>
      <w:r w:rsidR="00EA11D8" w:rsidRPr="00204EE9">
        <w:rPr>
          <w:rFonts w:ascii="Arial" w:hAnsi="Arial" w:cs="Arial"/>
          <w:sz w:val="22"/>
          <w:szCs w:val="22"/>
          <w:lang w:eastAsia="zh-CN"/>
        </w:rPr>
        <w:t>.</w:t>
      </w:r>
      <w:r w:rsidR="000918FF" w:rsidRPr="00204EE9">
        <w:rPr>
          <w:rFonts w:ascii="Arial" w:hAnsi="Arial" w:cs="Arial"/>
          <w:sz w:val="22"/>
          <w:szCs w:val="22"/>
          <w:lang w:eastAsia="zh-CN"/>
        </w:rPr>
        <w:t xml:space="preserve"> </w:t>
      </w:r>
      <w:commentRangeStart w:id="13"/>
      <w:r w:rsidR="00205A0D" w:rsidRPr="00204EE9">
        <w:rPr>
          <w:rFonts w:ascii="Arial" w:hAnsi="Arial" w:cs="Arial"/>
          <w:sz w:val="22"/>
          <w:szCs w:val="22"/>
          <w:lang w:eastAsia="zh-CN"/>
        </w:rPr>
        <w:t>Given</w:t>
      </w:r>
      <w:r w:rsidR="001B6593">
        <w:rPr>
          <w:rFonts w:ascii="Arial" w:hAnsi="Arial" w:cs="Arial"/>
          <w:sz w:val="22"/>
          <w:szCs w:val="22"/>
          <w:lang w:eastAsia="zh-CN"/>
        </w:rPr>
        <w:t xml:space="preserve"> </w:t>
      </w:r>
      <w:commentRangeEnd w:id="13"/>
      <w:r w:rsidR="00971592">
        <w:rPr>
          <w:rStyle w:val="CommentReference"/>
        </w:rPr>
        <w:commentReference w:id="13"/>
      </w:r>
      <w:r w:rsidR="001B6593">
        <w:rPr>
          <w:rFonts w:ascii="Arial" w:hAnsi="Arial" w:cs="Arial"/>
          <w:sz w:val="22"/>
          <w:szCs w:val="22"/>
          <w:lang w:eastAsia="zh-CN"/>
        </w:rPr>
        <w:t xml:space="preserve">that TMS condition and session number </w:t>
      </w:r>
      <w:r w:rsidR="008958B8">
        <w:rPr>
          <w:rFonts w:ascii="Arial" w:hAnsi="Arial" w:cs="Arial"/>
          <w:sz w:val="22"/>
          <w:szCs w:val="22"/>
          <w:lang w:eastAsia="zh-CN"/>
        </w:rPr>
        <w:t>were</w:t>
      </w:r>
      <w:r w:rsidR="001B6593">
        <w:rPr>
          <w:rFonts w:ascii="Arial" w:hAnsi="Arial" w:cs="Arial"/>
          <w:sz w:val="22"/>
          <w:szCs w:val="22"/>
          <w:lang w:eastAsia="zh-CN"/>
        </w:rPr>
        <w:t xml:space="preserve"> </w:t>
      </w:r>
      <w:commentRangeStart w:id="14"/>
      <w:r w:rsidR="001B6593">
        <w:rPr>
          <w:rFonts w:ascii="Arial" w:hAnsi="Arial" w:cs="Arial"/>
          <w:sz w:val="22"/>
          <w:szCs w:val="22"/>
          <w:lang w:eastAsia="zh-CN"/>
        </w:rPr>
        <w:t xml:space="preserve">confounded </w:t>
      </w:r>
      <w:commentRangeEnd w:id="14"/>
      <w:r w:rsidR="00971592">
        <w:rPr>
          <w:rStyle w:val="CommentReference"/>
        </w:rPr>
        <w:commentReference w:id="14"/>
      </w:r>
      <w:r w:rsidR="001B6593">
        <w:rPr>
          <w:rFonts w:ascii="Arial" w:hAnsi="Arial" w:cs="Arial"/>
          <w:sz w:val="22"/>
          <w:szCs w:val="22"/>
          <w:lang w:eastAsia="zh-CN"/>
        </w:rPr>
        <w:t xml:space="preserve">in the </w:t>
      </w:r>
      <w:r w:rsidR="0057282A" w:rsidRPr="00204EE9">
        <w:rPr>
          <w:rFonts w:ascii="Arial" w:hAnsi="Arial" w:cs="Arial"/>
          <w:sz w:val="22"/>
          <w:szCs w:val="22"/>
          <w:lang w:eastAsia="zh-CN"/>
        </w:rPr>
        <w:t xml:space="preserve">within-participant design, </w:t>
      </w:r>
      <w:r w:rsidR="00BD2898" w:rsidRPr="00204EE9">
        <w:rPr>
          <w:rFonts w:ascii="Arial" w:hAnsi="Arial" w:cs="Arial"/>
          <w:sz w:val="22"/>
          <w:szCs w:val="22"/>
          <w:lang w:eastAsia="zh-CN"/>
        </w:rPr>
        <w:t xml:space="preserve">we grouped </w:t>
      </w:r>
      <w:r w:rsidR="006935CB" w:rsidRPr="00204EE9">
        <w:rPr>
          <w:rFonts w:ascii="Arial" w:hAnsi="Arial" w:cs="Arial"/>
          <w:sz w:val="22"/>
          <w:szCs w:val="22"/>
          <w:lang w:eastAsia="zh-CN"/>
        </w:rPr>
        <w:t xml:space="preserve">participants </w:t>
      </w:r>
      <w:r w:rsidR="00BD2898" w:rsidRPr="00204EE9">
        <w:rPr>
          <w:rFonts w:ascii="Arial" w:hAnsi="Arial" w:cs="Arial"/>
          <w:sz w:val="22"/>
          <w:szCs w:val="22"/>
          <w:lang w:eastAsia="zh-CN"/>
        </w:rPr>
        <w:t>by</w:t>
      </w:r>
      <w:r w:rsidR="006935CB" w:rsidRPr="00204EE9">
        <w:rPr>
          <w:rFonts w:ascii="Arial" w:hAnsi="Arial" w:cs="Arial"/>
          <w:sz w:val="22"/>
          <w:szCs w:val="22"/>
          <w:lang w:eastAsia="zh-CN"/>
        </w:rPr>
        <w:t xml:space="preserve"> the </w:t>
      </w:r>
      <w:r w:rsidR="00DD7B62">
        <w:rPr>
          <w:rFonts w:ascii="Arial" w:hAnsi="Arial" w:cs="Arial"/>
          <w:sz w:val="22"/>
          <w:szCs w:val="22"/>
          <w:lang w:eastAsia="zh-CN"/>
        </w:rPr>
        <w:t>session number</w:t>
      </w:r>
      <w:r w:rsidR="006935CB" w:rsidRPr="00204EE9">
        <w:rPr>
          <w:rFonts w:ascii="Arial" w:hAnsi="Arial" w:cs="Arial"/>
          <w:sz w:val="22"/>
          <w:szCs w:val="22"/>
          <w:lang w:eastAsia="zh-CN"/>
        </w:rPr>
        <w:t xml:space="preserve"> </w:t>
      </w:r>
      <w:r w:rsidR="00BD2898" w:rsidRPr="00204EE9">
        <w:rPr>
          <w:rFonts w:ascii="Arial" w:hAnsi="Arial" w:cs="Arial"/>
          <w:sz w:val="22"/>
          <w:szCs w:val="22"/>
          <w:lang w:eastAsia="zh-CN"/>
        </w:rPr>
        <w:t>in which</w:t>
      </w:r>
      <w:r w:rsidR="006935CB" w:rsidRPr="00204EE9">
        <w:rPr>
          <w:rFonts w:ascii="Arial" w:hAnsi="Arial" w:cs="Arial"/>
          <w:sz w:val="22"/>
          <w:szCs w:val="22"/>
          <w:lang w:eastAsia="zh-CN"/>
        </w:rPr>
        <w:t xml:space="preserve"> they received cTBS or sham on Day 1</w:t>
      </w:r>
      <w:r w:rsidR="00013F14" w:rsidRPr="00204EE9">
        <w:rPr>
          <w:rFonts w:ascii="Arial" w:hAnsi="Arial" w:cs="Arial"/>
          <w:sz w:val="22"/>
          <w:szCs w:val="22"/>
          <w:lang w:eastAsia="zh-CN"/>
        </w:rPr>
        <w:t xml:space="preserve"> </w:t>
      </w:r>
      <w:r w:rsidR="00013F14" w:rsidRPr="00204EE9">
        <w:rPr>
          <w:rFonts w:ascii="Arial" w:hAnsi="Arial" w:cs="Arial"/>
          <w:sz w:val="22"/>
          <w:szCs w:val="22"/>
        </w:rPr>
        <w:t>(</w:t>
      </w:r>
      <w:r w:rsidR="00013F14" w:rsidRPr="00204EE9">
        <w:rPr>
          <w:rFonts w:ascii="Arial" w:hAnsi="Arial" w:cs="Arial"/>
          <w:b/>
          <w:sz w:val="22"/>
          <w:szCs w:val="22"/>
        </w:rPr>
        <w:t>Figure 3</w:t>
      </w:r>
      <w:r w:rsidR="007C2A56" w:rsidRPr="00204EE9">
        <w:rPr>
          <w:rFonts w:ascii="Arial" w:hAnsi="Arial" w:cs="Arial"/>
          <w:b/>
          <w:sz w:val="22"/>
          <w:szCs w:val="22"/>
        </w:rPr>
        <w:t>C</w:t>
      </w:r>
      <w:r w:rsidR="00013F14" w:rsidRPr="00204EE9">
        <w:rPr>
          <w:rFonts w:ascii="Arial" w:hAnsi="Arial" w:cs="Arial"/>
          <w:sz w:val="22"/>
          <w:szCs w:val="22"/>
        </w:rPr>
        <w:t>)</w:t>
      </w:r>
      <w:r w:rsidR="006935CB" w:rsidRPr="00204EE9">
        <w:rPr>
          <w:rFonts w:ascii="Arial" w:hAnsi="Arial" w:cs="Arial"/>
          <w:sz w:val="22"/>
          <w:szCs w:val="22"/>
          <w:lang w:eastAsia="zh-CN"/>
        </w:rPr>
        <w:t>.</w:t>
      </w:r>
      <w:r w:rsidR="00013F14" w:rsidRPr="00204EE9">
        <w:rPr>
          <w:rFonts w:ascii="Arial" w:hAnsi="Arial" w:cs="Arial"/>
          <w:sz w:val="22"/>
          <w:szCs w:val="22"/>
          <w:lang w:eastAsia="zh-CN"/>
        </w:rPr>
        <w:t xml:space="preserve"> </w:t>
      </w:r>
      <w:r w:rsidR="00E40163" w:rsidRPr="00204EE9">
        <w:rPr>
          <w:rFonts w:ascii="Arial" w:hAnsi="Arial" w:cs="Arial"/>
          <w:sz w:val="22"/>
          <w:szCs w:val="22"/>
          <w:lang w:eastAsia="zh-CN"/>
        </w:rPr>
        <w:t xml:space="preserve">This analysis revealed that the </w:t>
      </w:r>
      <w:r w:rsidR="001E344C" w:rsidRPr="00204EE9">
        <w:rPr>
          <w:rFonts w:ascii="Arial" w:hAnsi="Arial" w:cs="Arial"/>
          <w:sz w:val="22"/>
          <w:szCs w:val="22"/>
          <w:lang w:eastAsia="zh-CN"/>
        </w:rPr>
        <w:t>impairment</w:t>
      </w:r>
      <w:r w:rsidR="000F3877" w:rsidRPr="00204EE9">
        <w:rPr>
          <w:rFonts w:ascii="Arial" w:hAnsi="Arial" w:cs="Arial"/>
          <w:sz w:val="22"/>
          <w:szCs w:val="22"/>
          <w:lang w:eastAsia="zh-CN"/>
        </w:rPr>
        <w:t xml:space="preserve"> </w:t>
      </w:r>
      <w:r w:rsidR="00E40163" w:rsidRPr="00204EE9">
        <w:rPr>
          <w:rFonts w:ascii="Arial" w:hAnsi="Arial" w:cs="Arial"/>
          <w:sz w:val="22"/>
          <w:szCs w:val="22"/>
          <w:lang w:eastAsia="zh-CN"/>
        </w:rPr>
        <w:t>i</w:t>
      </w:r>
      <w:r w:rsidR="000F3877" w:rsidRPr="00204EE9">
        <w:rPr>
          <w:rFonts w:ascii="Arial" w:hAnsi="Arial" w:cs="Arial"/>
          <w:sz w:val="22"/>
          <w:szCs w:val="22"/>
          <w:lang w:eastAsia="zh-CN"/>
        </w:rPr>
        <w:t xml:space="preserve">n </w:t>
      </w:r>
      <w:commentRangeStart w:id="15"/>
      <w:r w:rsidR="000F3877" w:rsidRPr="00204EE9">
        <w:rPr>
          <w:rFonts w:ascii="Arial" w:hAnsi="Arial" w:cs="Arial"/>
          <w:sz w:val="22"/>
          <w:szCs w:val="22"/>
          <w:lang w:eastAsia="zh-CN"/>
        </w:rPr>
        <w:t xml:space="preserve">discrimination performance </w:t>
      </w:r>
      <w:commentRangeEnd w:id="15"/>
      <w:r w:rsidR="00971592">
        <w:rPr>
          <w:rStyle w:val="CommentReference"/>
        </w:rPr>
        <w:commentReference w:id="15"/>
      </w:r>
      <w:r w:rsidR="000F3877" w:rsidRPr="00204EE9">
        <w:rPr>
          <w:rFonts w:ascii="Arial" w:hAnsi="Arial" w:cs="Arial"/>
          <w:sz w:val="22"/>
          <w:szCs w:val="22"/>
          <w:lang w:eastAsia="zh-CN"/>
        </w:rPr>
        <w:t>was</w:t>
      </w:r>
      <w:r w:rsidR="00E40163" w:rsidRPr="00204EE9">
        <w:rPr>
          <w:rFonts w:ascii="Arial" w:hAnsi="Arial" w:cs="Arial"/>
          <w:sz w:val="22"/>
          <w:szCs w:val="22"/>
          <w:lang w:eastAsia="zh-CN"/>
        </w:rPr>
        <w:t xml:space="preserve"> not an overall </w:t>
      </w:r>
      <w:r w:rsidR="00DE209B" w:rsidRPr="00204EE9">
        <w:rPr>
          <w:rFonts w:ascii="Arial" w:hAnsi="Arial" w:cs="Arial"/>
          <w:sz w:val="22"/>
          <w:szCs w:val="22"/>
          <w:lang w:eastAsia="zh-CN"/>
        </w:rPr>
        <w:t xml:space="preserve">effect </w:t>
      </w:r>
      <w:r w:rsidR="00DE209B" w:rsidRPr="00204EE9">
        <w:rPr>
          <w:rFonts w:ascii="Arial" w:hAnsi="Arial" w:cs="Arial"/>
          <w:sz w:val="22"/>
          <w:szCs w:val="22"/>
          <w:lang w:eastAsia="zh-CN"/>
        </w:rPr>
        <w:lastRenderedPageBreak/>
        <w:t>but</w:t>
      </w:r>
      <w:r w:rsidR="00E40163" w:rsidRPr="00204EE9">
        <w:rPr>
          <w:rFonts w:ascii="Arial" w:hAnsi="Arial" w:cs="Arial"/>
          <w:sz w:val="22"/>
          <w:szCs w:val="22"/>
          <w:lang w:eastAsia="zh-CN"/>
        </w:rPr>
        <w:t xml:space="preserve"> </w:t>
      </w:r>
      <w:r w:rsidR="0003369E">
        <w:rPr>
          <w:rFonts w:ascii="Arial" w:hAnsi="Arial" w:cs="Arial"/>
          <w:sz w:val="22"/>
          <w:szCs w:val="22"/>
          <w:lang w:eastAsia="zh-CN"/>
        </w:rPr>
        <w:t xml:space="preserve">was only observable when cTBS was applied to </w:t>
      </w:r>
      <w:r w:rsidR="0090143C" w:rsidRPr="00204EE9">
        <w:rPr>
          <w:rFonts w:ascii="Arial" w:hAnsi="Arial" w:cs="Arial"/>
          <w:sz w:val="22"/>
          <w:szCs w:val="22"/>
          <w:lang w:eastAsia="zh-CN"/>
        </w:rPr>
        <w:t>participants</w:t>
      </w:r>
      <w:r w:rsidR="0003369E">
        <w:rPr>
          <w:rFonts w:ascii="Arial" w:hAnsi="Arial" w:cs="Arial"/>
          <w:sz w:val="22"/>
          <w:szCs w:val="22"/>
          <w:lang w:eastAsia="zh-CN"/>
        </w:rPr>
        <w:t>’</w:t>
      </w:r>
      <w:r w:rsidR="0090143C" w:rsidRPr="00204EE9">
        <w:rPr>
          <w:rFonts w:ascii="Arial" w:hAnsi="Arial" w:cs="Arial"/>
          <w:sz w:val="22"/>
          <w:szCs w:val="22"/>
          <w:lang w:eastAsia="zh-CN"/>
        </w:rPr>
        <w:t xml:space="preserve"> first </w:t>
      </w:r>
      <w:r w:rsidR="00E40163" w:rsidRPr="00204EE9">
        <w:rPr>
          <w:rFonts w:ascii="Arial" w:hAnsi="Arial" w:cs="Arial"/>
          <w:sz w:val="22"/>
          <w:szCs w:val="22"/>
          <w:lang w:eastAsia="zh-CN"/>
        </w:rPr>
        <w:t>session</w:t>
      </w:r>
      <w:r w:rsidR="00057BA4" w:rsidRPr="00204EE9">
        <w:rPr>
          <w:rFonts w:ascii="Arial" w:hAnsi="Arial" w:cs="Arial"/>
          <w:sz w:val="22"/>
          <w:szCs w:val="22"/>
          <w:lang w:eastAsia="zh-CN"/>
        </w:rPr>
        <w:t xml:space="preserve"> (p &lt; 2.2e-16)</w:t>
      </w:r>
      <w:r w:rsidR="00D618E2">
        <w:rPr>
          <w:rFonts w:ascii="Arial" w:hAnsi="Arial" w:cs="Arial"/>
          <w:sz w:val="22"/>
          <w:szCs w:val="22"/>
          <w:lang w:eastAsia="zh-CN"/>
        </w:rPr>
        <w:t>.</w:t>
      </w:r>
      <w:r w:rsidR="00C6427B">
        <w:rPr>
          <w:rFonts w:ascii="Arial" w:hAnsi="Arial" w:cs="Arial"/>
          <w:sz w:val="22"/>
          <w:szCs w:val="22"/>
          <w:lang w:eastAsia="zh-CN"/>
        </w:rPr>
        <w:t xml:space="preserve"> </w:t>
      </w:r>
      <w:r w:rsidR="00C6427B" w:rsidRPr="00204EE9">
        <w:rPr>
          <w:rFonts w:ascii="Arial" w:hAnsi="Arial" w:cs="Arial"/>
          <w:sz w:val="22"/>
          <w:szCs w:val="22"/>
        </w:rPr>
        <w:t xml:space="preserve">In all analyses, we </w:t>
      </w:r>
      <w:r w:rsidR="00C6427B" w:rsidRPr="00204EE9">
        <w:rPr>
          <w:rFonts w:ascii="Arial" w:hAnsi="Arial" w:cs="Arial"/>
          <w:sz w:val="22"/>
          <w:szCs w:val="22"/>
          <w:lang w:eastAsia="zh-CN"/>
        </w:rPr>
        <w:t>also explored whether the effect of cTBS was influenced by anterior or posterior OFC-targeted stimulation. However, there was no evidence of a differential impact based on the targeted location on discrimination performance (all p &gt; 0.05)</w:t>
      </w:r>
      <w:r w:rsidR="00C6427B">
        <w:rPr>
          <w:rFonts w:ascii="Arial" w:hAnsi="Arial" w:cs="Arial"/>
          <w:sz w:val="22"/>
          <w:szCs w:val="22"/>
          <w:lang w:eastAsia="zh-CN"/>
        </w:rPr>
        <w:t xml:space="preserve">. </w:t>
      </w:r>
    </w:p>
    <w:p w14:paraId="29484123" w14:textId="63A8DA9A" w:rsidR="006F29BA" w:rsidRPr="00204EE9" w:rsidRDefault="00D21AEE" w:rsidP="00D03954">
      <w:pPr>
        <w:spacing w:after="120"/>
        <w:rPr>
          <w:rFonts w:ascii="Arial" w:hAnsi="Arial" w:cs="Arial"/>
          <w:sz w:val="22"/>
          <w:szCs w:val="22"/>
          <w:highlight w:val="green"/>
        </w:rPr>
      </w:pPr>
      <w:r w:rsidRPr="00204EE9">
        <w:rPr>
          <w:rFonts w:ascii="Arial" w:hAnsi="Arial" w:cs="Arial"/>
          <w:sz w:val="22"/>
          <w:szCs w:val="22"/>
        </w:rPr>
        <w:t>To better quantify</w:t>
      </w:r>
      <w:r w:rsidR="006A4447">
        <w:rPr>
          <w:rFonts w:ascii="Arial" w:hAnsi="Arial" w:cs="Arial"/>
          <w:sz w:val="22"/>
          <w:szCs w:val="22"/>
        </w:rPr>
        <w:t xml:space="preserve"> and compare</w:t>
      </w:r>
      <w:r w:rsidR="0096006C" w:rsidRPr="00204EE9">
        <w:rPr>
          <w:rFonts w:ascii="Arial" w:hAnsi="Arial" w:cs="Arial"/>
          <w:sz w:val="22"/>
          <w:szCs w:val="22"/>
        </w:rPr>
        <w:t xml:space="preserve"> the learning </w:t>
      </w:r>
      <w:r w:rsidR="004F0EA6" w:rsidRPr="00204EE9">
        <w:rPr>
          <w:rFonts w:ascii="Arial" w:hAnsi="Arial" w:cs="Arial"/>
          <w:sz w:val="22"/>
          <w:szCs w:val="22"/>
        </w:rPr>
        <w:t>process</w:t>
      </w:r>
      <w:r w:rsidR="0096006C" w:rsidRPr="00204EE9">
        <w:rPr>
          <w:rFonts w:ascii="Arial" w:hAnsi="Arial" w:cs="Arial"/>
          <w:sz w:val="22"/>
          <w:szCs w:val="22"/>
        </w:rPr>
        <w:t xml:space="preserve">, we fitted a Rescorla-Wagner model to the discrimination </w:t>
      </w:r>
      <w:r w:rsidR="00104FBE">
        <w:rPr>
          <w:rFonts w:ascii="Arial" w:hAnsi="Arial" w:cs="Arial"/>
          <w:sz w:val="22"/>
          <w:szCs w:val="22"/>
        </w:rPr>
        <w:t xml:space="preserve">task choices </w:t>
      </w:r>
      <w:r w:rsidR="009D5989" w:rsidRPr="00204EE9">
        <w:rPr>
          <w:rFonts w:ascii="Arial" w:hAnsi="Arial" w:cs="Arial"/>
          <w:sz w:val="22"/>
          <w:szCs w:val="22"/>
        </w:rPr>
        <w:t xml:space="preserve">across </w:t>
      </w:r>
      <w:r w:rsidR="004849C4" w:rsidRPr="00204EE9">
        <w:rPr>
          <w:rFonts w:ascii="Arial" w:hAnsi="Arial" w:cs="Arial"/>
          <w:sz w:val="22"/>
          <w:szCs w:val="22"/>
        </w:rPr>
        <w:t>the</w:t>
      </w:r>
      <w:r w:rsidR="002930F0" w:rsidRPr="00204EE9">
        <w:rPr>
          <w:rFonts w:ascii="Arial" w:hAnsi="Arial" w:cs="Arial"/>
          <w:sz w:val="22"/>
          <w:szCs w:val="22"/>
        </w:rPr>
        <w:t xml:space="preserve"> </w:t>
      </w:r>
      <w:r w:rsidR="0096006C" w:rsidRPr="00204EE9">
        <w:rPr>
          <w:rFonts w:ascii="Arial" w:hAnsi="Arial" w:cs="Arial"/>
          <w:sz w:val="22"/>
          <w:szCs w:val="22"/>
        </w:rPr>
        <w:t>five</w:t>
      </w:r>
      <w:r w:rsidR="002930F0" w:rsidRPr="00204EE9">
        <w:rPr>
          <w:rFonts w:ascii="Arial" w:hAnsi="Arial" w:cs="Arial"/>
          <w:sz w:val="22"/>
          <w:szCs w:val="22"/>
        </w:rPr>
        <w:t xml:space="preserve"> runs</w:t>
      </w:r>
      <w:r w:rsidR="00263A2E" w:rsidRPr="00204EE9">
        <w:rPr>
          <w:rFonts w:ascii="Arial" w:hAnsi="Arial" w:cs="Arial"/>
          <w:sz w:val="22"/>
          <w:szCs w:val="22"/>
        </w:rPr>
        <w:t xml:space="preserve"> using a hierarchical Bayesian approac</w:t>
      </w:r>
      <w:r w:rsidR="00615BC4" w:rsidRPr="00204EE9">
        <w:rPr>
          <w:rFonts w:ascii="Arial" w:hAnsi="Arial" w:cs="Arial"/>
          <w:sz w:val="22"/>
          <w:szCs w:val="22"/>
        </w:rPr>
        <w:t>h</w:t>
      </w:r>
      <w:r w:rsidR="00615BC4" w:rsidRPr="00204EE9">
        <w:rPr>
          <w:rFonts w:ascii="Arial" w:hAnsi="Arial" w:cs="Arial"/>
          <w:sz w:val="22"/>
          <w:szCs w:val="22"/>
        </w:rPr>
        <w:fldChar w:fldCharType="begin"/>
      </w:r>
      <w:r w:rsidR="000A5727" w:rsidRPr="00204EE9">
        <w:rPr>
          <w:rFonts w:ascii="Arial" w:hAnsi="Arial" w:cs="Arial"/>
          <w:sz w:val="22"/>
          <w:szCs w:val="22"/>
        </w:rPr>
        <w:instrText xml:space="preserve"> ADDIN EN.CITE &lt;EndNote&gt;&lt;Cite&gt;&lt;Author&gt;Myung&lt;/Author&gt;&lt;Year&gt;2005&lt;/Year&gt;&lt;RecNum&gt;630&lt;/RecNum&gt;&lt;DisplayText&gt;&lt;style face="superscript"&gt;15&lt;/style&gt;&lt;/DisplayText&gt;&lt;record&gt;&lt;rec-number&gt;630&lt;/rec-number&gt;&lt;foreign-keys&gt;&lt;key app="EN" db-id="zaf922assa05plerwwupfssvrzteappvax2x" timestamp="1727203504"&gt;630&lt;/key&gt;&lt;/foreign-keys&gt;&lt;ref-type name="Journal Article"&gt;17&lt;/ref-type&gt;&lt;contributors&gt;&lt;authors&gt;&lt;author&gt;Myung, Jay I&lt;/author&gt;&lt;author&gt;Karabatsos, George&lt;/author&gt;&lt;author&gt;Iverson, Geoffrey J&lt;/author&gt;&lt;/authors&gt;&lt;/contributors&gt;&lt;titles&gt;&lt;title&gt;A Bayesian approach to testing decision making axioms&lt;/title&gt;&lt;secondary-title&gt;Journal of Mathematical Psychology&lt;/secondary-title&gt;&lt;/titles&gt;&lt;periodical&gt;&lt;full-title&gt;Journal of Mathematical Psychology&lt;/full-title&gt;&lt;/periodical&gt;&lt;pages&gt;205-225&lt;/pages&gt;&lt;volume&gt;49&lt;/volume&gt;&lt;number&gt;3&lt;/number&gt;&lt;dates&gt;&lt;year&gt;2005&lt;/year&gt;&lt;/dates&gt;&lt;isbn&gt;0022-2496&lt;/isbn&gt;&lt;urls&gt;&lt;/urls&gt;&lt;/record&gt;&lt;/Cite&gt;&lt;/EndNote&gt;</w:instrText>
      </w:r>
      <w:r w:rsidR="00615BC4" w:rsidRPr="00204EE9">
        <w:rPr>
          <w:rFonts w:ascii="Arial" w:hAnsi="Arial" w:cs="Arial"/>
          <w:sz w:val="22"/>
          <w:szCs w:val="22"/>
        </w:rPr>
        <w:fldChar w:fldCharType="separate"/>
      </w:r>
      <w:r w:rsidR="000A5727" w:rsidRPr="00204EE9">
        <w:rPr>
          <w:rFonts w:ascii="Arial" w:hAnsi="Arial" w:cs="Arial"/>
          <w:noProof/>
          <w:sz w:val="22"/>
          <w:szCs w:val="22"/>
          <w:vertAlign w:val="superscript"/>
        </w:rPr>
        <w:t>15</w:t>
      </w:r>
      <w:r w:rsidR="00615BC4" w:rsidRPr="00204EE9">
        <w:rPr>
          <w:rFonts w:ascii="Arial" w:hAnsi="Arial" w:cs="Arial"/>
          <w:sz w:val="22"/>
          <w:szCs w:val="22"/>
        </w:rPr>
        <w:fldChar w:fldCharType="end"/>
      </w:r>
      <w:r w:rsidR="00263A2E" w:rsidRPr="00204EE9">
        <w:rPr>
          <w:rFonts w:ascii="Arial" w:hAnsi="Arial" w:cs="Arial"/>
          <w:sz w:val="22"/>
          <w:szCs w:val="22"/>
        </w:rPr>
        <w:t>.</w:t>
      </w:r>
      <w:r w:rsidR="00193EF9" w:rsidRPr="00204EE9">
        <w:rPr>
          <w:rFonts w:ascii="Arial" w:hAnsi="Arial" w:cs="Arial"/>
          <w:sz w:val="22"/>
          <w:szCs w:val="22"/>
        </w:rPr>
        <w:t xml:space="preserve"> We compared </w:t>
      </w:r>
      <w:r w:rsidR="004849C4" w:rsidRPr="00204EE9">
        <w:rPr>
          <w:rFonts w:ascii="Arial" w:hAnsi="Arial" w:cs="Arial"/>
          <w:sz w:val="22"/>
          <w:szCs w:val="22"/>
        </w:rPr>
        <w:t>three</w:t>
      </w:r>
      <w:r w:rsidR="00193EF9" w:rsidRPr="00204EE9">
        <w:rPr>
          <w:rFonts w:ascii="Arial" w:hAnsi="Arial" w:cs="Arial"/>
          <w:sz w:val="22"/>
          <w:szCs w:val="22"/>
        </w:rPr>
        <w:t xml:space="preserve"> model</w:t>
      </w:r>
      <w:r w:rsidR="004849C4" w:rsidRPr="00204EE9">
        <w:rPr>
          <w:rFonts w:ascii="Arial" w:hAnsi="Arial" w:cs="Arial"/>
          <w:sz w:val="22"/>
          <w:szCs w:val="22"/>
        </w:rPr>
        <w:t>s: one</w:t>
      </w:r>
      <w:r w:rsidR="00193EF9" w:rsidRPr="00204EE9">
        <w:rPr>
          <w:rFonts w:ascii="Arial" w:hAnsi="Arial" w:cs="Arial"/>
          <w:sz w:val="22"/>
          <w:szCs w:val="22"/>
        </w:rPr>
        <w:t xml:space="preserve"> with </w:t>
      </w:r>
      <w:del w:id="16" w:author="Kahnt, Thorsten (NIH/NIDA) [E]" w:date="2024-10-09T09:58:00Z">
        <w:r w:rsidR="00193EF9" w:rsidRPr="00204EE9" w:rsidDel="00971592">
          <w:rPr>
            <w:rFonts w:ascii="Arial" w:hAnsi="Arial" w:cs="Arial"/>
            <w:sz w:val="22"/>
            <w:szCs w:val="22"/>
          </w:rPr>
          <w:delText>condition</w:delText>
        </w:r>
      </w:del>
      <w:ins w:id="17" w:author="Kahnt, Thorsten (NIH/NIDA) [E]" w:date="2024-10-09T09:58:00Z">
        <w:r w:rsidR="00971592">
          <w:rPr>
            <w:rFonts w:ascii="Arial" w:hAnsi="Arial" w:cs="Arial"/>
            <w:sz w:val="22"/>
            <w:szCs w:val="22"/>
          </w:rPr>
          <w:t>session</w:t>
        </w:r>
      </w:ins>
      <w:r w:rsidR="00193EF9" w:rsidRPr="00204EE9">
        <w:rPr>
          <w:rFonts w:ascii="Arial" w:hAnsi="Arial" w:cs="Arial"/>
          <w:sz w:val="22"/>
          <w:szCs w:val="22"/>
        </w:rPr>
        <w:t>-</w:t>
      </w:r>
      <w:r w:rsidR="004849C4" w:rsidRPr="00204EE9">
        <w:rPr>
          <w:rFonts w:ascii="Arial" w:hAnsi="Arial" w:cs="Arial"/>
          <w:sz w:val="22"/>
          <w:szCs w:val="22"/>
        </w:rPr>
        <w:t>specific</w:t>
      </w:r>
      <w:r w:rsidR="00193EF9" w:rsidRPr="00204EE9">
        <w:rPr>
          <w:rFonts w:ascii="Arial" w:hAnsi="Arial" w:cs="Arial"/>
          <w:sz w:val="22"/>
          <w:szCs w:val="22"/>
        </w:rPr>
        <w:t xml:space="preserve"> learning rates</w:t>
      </w:r>
      <w:r w:rsidR="004849C4" w:rsidRPr="00204EE9">
        <w:rPr>
          <w:rFonts w:ascii="Arial" w:hAnsi="Arial" w:cs="Arial"/>
          <w:sz w:val="22"/>
          <w:szCs w:val="22"/>
        </w:rPr>
        <w:t xml:space="preserve">, one with condition-specific learning rates, and one with fixed learning rates across sessions/conditions. </w:t>
      </w:r>
      <w:r w:rsidR="00171E00" w:rsidRPr="00204EE9">
        <w:rPr>
          <w:rFonts w:ascii="Arial" w:hAnsi="Arial" w:cs="Arial"/>
          <w:sz w:val="22"/>
          <w:szCs w:val="22"/>
        </w:rPr>
        <w:t xml:space="preserve">Model comparison </w:t>
      </w:r>
      <w:r w:rsidR="00B106C3">
        <w:rPr>
          <w:rFonts w:ascii="Arial" w:hAnsi="Arial" w:cs="Arial"/>
          <w:sz w:val="22"/>
          <w:szCs w:val="22"/>
        </w:rPr>
        <w:t>showed</w:t>
      </w:r>
      <w:r w:rsidR="00171E00" w:rsidRPr="00204EE9">
        <w:rPr>
          <w:rFonts w:ascii="Arial" w:hAnsi="Arial" w:cs="Arial"/>
          <w:sz w:val="22"/>
          <w:szCs w:val="22"/>
        </w:rPr>
        <w:t xml:space="preserve"> that the</w:t>
      </w:r>
      <w:r w:rsidR="004849C4" w:rsidRPr="00204EE9">
        <w:rPr>
          <w:rFonts w:ascii="Arial" w:hAnsi="Arial" w:cs="Arial"/>
          <w:sz w:val="22"/>
          <w:szCs w:val="22"/>
        </w:rPr>
        <w:t xml:space="preserve"> session-specific learning rate model provided the best fit </w:t>
      </w:r>
      <w:r w:rsidR="00D03954" w:rsidRPr="00204EE9">
        <w:rPr>
          <w:rFonts w:ascii="Arial" w:hAnsi="Arial" w:cs="Arial"/>
          <w:sz w:val="22"/>
          <w:szCs w:val="22"/>
        </w:rPr>
        <w:t>(deviance information criterio</w:t>
      </w:r>
      <w:r w:rsidR="00CD6191" w:rsidRPr="00204EE9">
        <w:rPr>
          <w:rFonts w:ascii="Arial" w:hAnsi="Arial" w:cs="Arial"/>
          <w:sz w:val="22"/>
          <w:szCs w:val="22"/>
        </w:rPr>
        <w:t>n</w:t>
      </w:r>
      <w:r w:rsidR="00CD6191" w:rsidRPr="00204EE9">
        <w:rPr>
          <w:rFonts w:ascii="Arial" w:hAnsi="Arial" w:cs="Arial"/>
          <w:sz w:val="22"/>
          <w:szCs w:val="22"/>
        </w:rPr>
        <w:fldChar w:fldCharType="begin"/>
      </w:r>
      <w:r w:rsidR="000A5727" w:rsidRPr="00204EE9">
        <w:rPr>
          <w:rFonts w:ascii="Arial" w:hAnsi="Arial" w:cs="Arial"/>
          <w:sz w:val="22"/>
          <w:szCs w:val="22"/>
        </w:rPr>
        <w:instrText xml:space="preserve"> ADDIN EN.CITE &lt;EndNote&gt;&lt;Cite&gt;&lt;Author&gt;Spiegelhalter&lt;/Author&gt;&lt;Year&gt;2002&lt;/Year&gt;&lt;RecNum&gt;159&lt;/RecNum&gt;&lt;DisplayText&gt;&lt;style face="superscript"&gt;16&lt;/style&gt;&lt;/DisplayText&gt;&lt;record&gt;&lt;rec-number&gt;159&lt;/rec-number&gt;&lt;foreign-keys&gt;&lt;key app="EN" db-id="zaf922assa05plerwwupfssvrzteappvax2x" timestamp="1698267309"&gt;159&lt;/key&gt;&lt;/foreign-keys&gt;&lt;ref-type name="Journal Article"&gt;17&lt;/ref-type&gt;&lt;contributors&gt;&lt;authors&gt;&lt;author&gt;Spiegelhalter, David J&lt;/author&gt;&lt;author&gt;Best, Nicola G&lt;/author&gt;&lt;author&gt;Carlin, Bradley P&lt;/author&gt;&lt;author&gt;Van Der Linde, Angelika&lt;/author&gt;&lt;/authors&gt;&lt;/contributors&gt;&lt;titles&gt;&lt;title&gt;Bayesian measures of model complexity and fit&lt;/title&gt;&lt;secondary-title&gt;Journal of the royal statistical society: Series b (statistical methodology)&lt;/secondary-title&gt;&lt;/titles&gt;&lt;periodical&gt;&lt;full-title&gt;Journal of the royal statistical society: Series b (statistical methodology)&lt;/full-title&gt;&lt;/periodical&gt;&lt;pages&gt;583-639&lt;/pages&gt;&lt;volume&gt;64&lt;/volume&gt;&lt;number&gt;4&lt;/number&gt;&lt;dates&gt;&lt;year&gt;2002&lt;/year&gt;&lt;/dates&gt;&lt;isbn&gt;1369-7412&lt;/isbn&gt;&lt;urls&gt;&lt;/urls&gt;&lt;/record&gt;&lt;/Cite&gt;&lt;/EndNote&gt;</w:instrText>
      </w:r>
      <w:r w:rsidR="00CD6191" w:rsidRPr="00204EE9">
        <w:rPr>
          <w:rFonts w:ascii="Arial" w:hAnsi="Arial" w:cs="Arial"/>
          <w:sz w:val="22"/>
          <w:szCs w:val="22"/>
        </w:rPr>
        <w:fldChar w:fldCharType="separate"/>
      </w:r>
      <w:r w:rsidR="000A5727" w:rsidRPr="00204EE9">
        <w:rPr>
          <w:rFonts w:ascii="Arial" w:hAnsi="Arial" w:cs="Arial"/>
          <w:noProof/>
          <w:sz w:val="22"/>
          <w:szCs w:val="22"/>
          <w:vertAlign w:val="superscript"/>
        </w:rPr>
        <w:t>16</w:t>
      </w:r>
      <w:r w:rsidR="00CD6191" w:rsidRPr="00204EE9">
        <w:rPr>
          <w:rFonts w:ascii="Arial" w:hAnsi="Arial" w:cs="Arial"/>
          <w:sz w:val="22"/>
          <w:szCs w:val="22"/>
        </w:rPr>
        <w:fldChar w:fldCharType="end"/>
      </w:r>
      <w:r w:rsidR="00CD6191" w:rsidRPr="00204EE9">
        <w:rPr>
          <w:rFonts w:ascii="Arial" w:hAnsi="Arial" w:cs="Arial"/>
          <w:sz w:val="22"/>
          <w:szCs w:val="22"/>
        </w:rPr>
        <w:t xml:space="preserve">; </w:t>
      </w:r>
      <w:r w:rsidR="00D03954" w:rsidRPr="00204EE9">
        <w:rPr>
          <w:rFonts w:ascii="Arial" w:hAnsi="Arial" w:cs="Arial"/>
          <w:sz w:val="22"/>
          <w:szCs w:val="22"/>
        </w:rPr>
        <w:t xml:space="preserve">DIC; </w:t>
      </w:r>
      <w:r w:rsidR="00A75E95" w:rsidRPr="00204EE9">
        <w:rPr>
          <w:rFonts w:ascii="Arial" w:hAnsi="Arial" w:cs="Arial"/>
          <w:sz w:val="22"/>
          <w:szCs w:val="22"/>
        </w:rPr>
        <w:t xml:space="preserve">session-specific learning rates = 13161.95, </w:t>
      </w:r>
      <w:r w:rsidR="00755BD5" w:rsidRPr="00204EE9">
        <w:rPr>
          <w:rFonts w:ascii="Arial" w:hAnsi="Arial" w:cs="Arial"/>
          <w:sz w:val="22"/>
          <w:szCs w:val="22"/>
        </w:rPr>
        <w:t>condition</w:t>
      </w:r>
      <w:r w:rsidR="00D03954" w:rsidRPr="00204EE9">
        <w:rPr>
          <w:rFonts w:ascii="Arial" w:hAnsi="Arial" w:cs="Arial"/>
          <w:sz w:val="22"/>
          <w:szCs w:val="22"/>
        </w:rPr>
        <w:t>-</w:t>
      </w:r>
      <w:r w:rsidR="00A75E95" w:rsidRPr="00204EE9">
        <w:rPr>
          <w:rFonts w:ascii="Arial" w:hAnsi="Arial" w:cs="Arial"/>
          <w:sz w:val="22"/>
          <w:szCs w:val="22"/>
        </w:rPr>
        <w:t>specific</w:t>
      </w:r>
      <w:r w:rsidR="00D03954" w:rsidRPr="00204EE9">
        <w:rPr>
          <w:rFonts w:ascii="Arial" w:hAnsi="Arial" w:cs="Arial"/>
          <w:sz w:val="22"/>
          <w:szCs w:val="22"/>
        </w:rPr>
        <w:t xml:space="preserve">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13544.84</w:t>
      </w:r>
      <w:r w:rsidR="00D03954" w:rsidRPr="00204EE9">
        <w:rPr>
          <w:rFonts w:ascii="Arial" w:hAnsi="Arial" w:cs="Arial"/>
          <w:sz w:val="22"/>
          <w:szCs w:val="22"/>
        </w:rPr>
        <w:t>,</w:t>
      </w:r>
      <w:r w:rsidR="00A75E95" w:rsidRPr="00204EE9">
        <w:rPr>
          <w:rFonts w:ascii="Arial" w:hAnsi="Arial" w:cs="Arial"/>
          <w:sz w:val="22"/>
          <w:szCs w:val="22"/>
        </w:rPr>
        <w:t xml:space="preserve"> </w:t>
      </w:r>
      <w:r w:rsidR="00D03954" w:rsidRPr="00204EE9">
        <w:rPr>
          <w:rFonts w:ascii="Arial" w:hAnsi="Arial" w:cs="Arial"/>
          <w:sz w:val="22"/>
          <w:szCs w:val="22"/>
        </w:rPr>
        <w:t>fixed learning rates</w:t>
      </w:r>
      <w:r w:rsidR="00A75E95" w:rsidRPr="00204EE9">
        <w:rPr>
          <w:rFonts w:ascii="Arial" w:hAnsi="Arial" w:cs="Arial"/>
          <w:sz w:val="22"/>
          <w:szCs w:val="22"/>
        </w:rPr>
        <w:t xml:space="preserve"> =</w:t>
      </w:r>
      <w:r w:rsidR="00D03954" w:rsidRPr="00204EE9">
        <w:rPr>
          <w:rFonts w:ascii="Arial" w:hAnsi="Arial" w:cs="Arial"/>
          <w:sz w:val="22"/>
          <w:szCs w:val="22"/>
        </w:rPr>
        <w:t xml:space="preserve"> </w:t>
      </w:r>
      <w:r w:rsidR="001F5C7F" w:rsidRPr="00204EE9">
        <w:rPr>
          <w:rFonts w:ascii="Arial" w:hAnsi="Arial" w:cs="Arial"/>
          <w:sz w:val="22"/>
          <w:szCs w:val="22"/>
        </w:rPr>
        <w:t>14045.46</w:t>
      </w:r>
      <w:r w:rsidR="00D03954" w:rsidRPr="00204EE9">
        <w:rPr>
          <w:rFonts w:ascii="Arial" w:hAnsi="Arial" w:cs="Arial"/>
          <w:sz w:val="22"/>
          <w:szCs w:val="22"/>
        </w:rPr>
        <w:t>).</w:t>
      </w:r>
      <w:r w:rsidR="00480B84" w:rsidRPr="00204EE9">
        <w:rPr>
          <w:rFonts w:ascii="Arial" w:hAnsi="Arial" w:cs="Arial"/>
          <w:sz w:val="22"/>
          <w:szCs w:val="22"/>
        </w:rPr>
        <w:t xml:space="preserve"> </w:t>
      </w:r>
      <w:r w:rsidR="00665B0F" w:rsidRPr="00204EE9">
        <w:rPr>
          <w:rFonts w:ascii="Arial" w:hAnsi="Arial" w:cs="Arial"/>
          <w:sz w:val="22"/>
          <w:szCs w:val="22"/>
        </w:rPr>
        <w:t>The</w:t>
      </w:r>
      <w:r w:rsidR="00FB65F2" w:rsidRPr="00204EE9">
        <w:rPr>
          <w:rFonts w:ascii="Arial" w:hAnsi="Arial" w:cs="Arial"/>
          <w:sz w:val="22"/>
          <w:szCs w:val="22"/>
        </w:rPr>
        <w:t xml:space="preserve"> winning</w:t>
      </w:r>
      <w:r w:rsidR="00665B0F" w:rsidRPr="00204EE9">
        <w:rPr>
          <w:rFonts w:ascii="Arial" w:hAnsi="Arial" w:cs="Arial"/>
          <w:sz w:val="22"/>
          <w:szCs w:val="22"/>
        </w:rPr>
        <w:t xml:space="preserve"> model </w:t>
      </w:r>
      <w:r w:rsidR="00FB65F2" w:rsidRPr="00204EE9">
        <w:rPr>
          <w:rFonts w:ascii="Arial" w:hAnsi="Arial" w:cs="Arial"/>
          <w:sz w:val="22"/>
          <w:szCs w:val="22"/>
        </w:rPr>
        <w:t xml:space="preserve">captured </w:t>
      </w:r>
      <w:r w:rsidR="00665B0F" w:rsidRPr="00204EE9">
        <w:rPr>
          <w:rFonts w:ascii="Arial" w:hAnsi="Arial" w:cs="Arial"/>
          <w:sz w:val="22"/>
          <w:szCs w:val="22"/>
        </w:rPr>
        <w:t>the data w</w:t>
      </w:r>
      <w:r w:rsidR="004B672C" w:rsidRPr="00204EE9">
        <w:rPr>
          <w:rFonts w:ascii="Arial" w:hAnsi="Arial" w:cs="Arial"/>
          <w:sz w:val="22"/>
          <w:szCs w:val="22"/>
        </w:rPr>
        <w:t>ell</w:t>
      </w:r>
      <w:r w:rsidR="006F29BA" w:rsidRPr="00204EE9">
        <w:rPr>
          <w:rFonts w:ascii="Arial" w:hAnsi="Arial" w:cs="Arial"/>
          <w:sz w:val="22"/>
          <w:szCs w:val="22"/>
        </w:rPr>
        <w:t xml:space="preserve">, as </w:t>
      </w:r>
      <w:r w:rsidR="00FB65F2" w:rsidRPr="00204EE9">
        <w:rPr>
          <w:rFonts w:ascii="Arial" w:hAnsi="Arial" w:cs="Arial"/>
          <w:sz w:val="22"/>
          <w:szCs w:val="22"/>
        </w:rPr>
        <w:t>illustrated by the shaded fit</w:t>
      </w:r>
      <w:r w:rsidR="006F29BA" w:rsidRPr="00204EE9">
        <w:rPr>
          <w:rFonts w:ascii="Arial" w:hAnsi="Arial" w:cs="Arial"/>
          <w:sz w:val="22"/>
          <w:szCs w:val="22"/>
        </w:rPr>
        <w:t xml:space="preserve"> overla</w:t>
      </w:r>
      <w:r w:rsidR="00FB65F2" w:rsidRPr="00204EE9">
        <w:rPr>
          <w:rFonts w:ascii="Arial" w:hAnsi="Arial" w:cs="Arial"/>
          <w:sz w:val="22"/>
          <w:szCs w:val="22"/>
        </w:rPr>
        <w:t>i</w:t>
      </w:r>
      <w:r w:rsidR="006F29BA" w:rsidRPr="00204EE9">
        <w:rPr>
          <w:rFonts w:ascii="Arial" w:hAnsi="Arial" w:cs="Arial"/>
          <w:sz w:val="22"/>
          <w:szCs w:val="22"/>
        </w:rPr>
        <w:t xml:space="preserve">d </w:t>
      </w:r>
      <w:r w:rsidR="00621598" w:rsidRPr="00204EE9">
        <w:rPr>
          <w:rFonts w:ascii="Arial" w:hAnsi="Arial" w:cs="Arial"/>
          <w:sz w:val="22"/>
          <w:szCs w:val="22"/>
        </w:rPr>
        <w:t>on the experimental data (</w:t>
      </w:r>
      <w:r w:rsidR="00621598" w:rsidRPr="00204EE9">
        <w:rPr>
          <w:rFonts w:ascii="Arial" w:hAnsi="Arial" w:cs="Arial"/>
          <w:b/>
          <w:sz w:val="22"/>
          <w:szCs w:val="22"/>
        </w:rPr>
        <w:t>Figure 3A</w:t>
      </w:r>
      <w:r w:rsidR="00621598" w:rsidRPr="00204EE9">
        <w:rPr>
          <w:rFonts w:ascii="Arial" w:hAnsi="Arial" w:cs="Arial"/>
          <w:sz w:val="22"/>
          <w:szCs w:val="22"/>
        </w:rPr>
        <w:t xml:space="preserve">). </w:t>
      </w:r>
    </w:p>
    <w:p w14:paraId="5C5B2C4C" w14:textId="63689AA2" w:rsidR="00B16F73" w:rsidRPr="00204EE9" w:rsidRDefault="007F2DCF" w:rsidP="00D03954">
      <w:pPr>
        <w:spacing w:after="120"/>
        <w:rPr>
          <w:rFonts w:ascii="Arial" w:hAnsi="Arial" w:cs="Arial"/>
          <w:sz w:val="22"/>
          <w:szCs w:val="22"/>
        </w:rPr>
      </w:pPr>
      <w:r w:rsidRPr="00204EE9">
        <w:rPr>
          <w:rFonts w:ascii="Arial" w:hAnsi="Arial" w:cs="Arial"/>
          <w:sz w:val="22"/>
          <w:szCs w:val="22"/>
        </w:rPr>
        <w:t>W</w:t>
      </w:r>
      <w:r w:rsidR="00D51AC2" w:rsidRPr="00204EE9">
        <w:rPr>
          <w:rFonts w:ascii="Arial" w:hAnsi="Arial" w:cs="Arial"/>
          <w:sz w:val="22"/>
          <w:szCs w:val="22"/>
        </w:rPr>
        <w:t>e</w:t>
      </w:r>
      <w:r w:rsidRPr="00204EE9">
        <w:rPr>
          <w:rFonts w:ascii="Arial" w:hAnsi="Arial" w:cs="Arial"/>
          <w:sz w:val="22"/>
          <w:szCs w:val="22"/>
        </w:rPr>
        <w:t xml:space="preserve"> </w:t>
      </w:r>
      <w:r w:rsidR="00CF1B7F" w:rsidRPr="00204EE9">
        <w:rPr>
          <w:rFonts w:ascii="Arial" w:hAnsi="Arial" w:cs="Arial"/>
          <w:sz w:val="22"/>
          <w:szCs w:val="22"/>
        </w:rPr>
        <w:t>examined</w:t>
      </w:r>
      <w:r w:rsidR="00D51AC2" w:rsidRPr="00204EE9">
        <w:rPr>
          <w:rFonts w:ascii="Arial" w:hAnsi="Arial" w:cs="Arial"/>
          <w:sz w:val="22"/>
          <w:szCs w:val="22"/>
        </w:rPr>
        <w:t xml:space="preserve"> </w:t>
      </w:r>
      <w:r w:rsidR="00DB7323" w:rsidRPr="00204EE9">
        <w:rPr>
          <w:rFonts w:ascii="Arial" w:hAnsi="Arial" w:cs="Arial"/>
          <w:sz w:val="22"/>
          <w:szCs w:val="22"/>
        </w:rPr>
        <w:t>the</w:t>
      </w:r>
      <w:r w:rsidR="001436C5" w:rsidRPr="00204EE9">
        <w:rPr>
          <w:rFonts w:ascii="Arial" w:hAnsi="Arial" w:cs="Arial"/>
          <w:sz w:val="22"/>
          <w:szCs w:val="22"/>
        </w:rPr>
        <w:t xml:space="preserve"> estimated learning rates from the winning model </w:t>
      </w:r>
      <w:r w:rsidR="00DB7323" w:rsidRPr="00204EE9">
        <w:rPr>
          <w:rFonts w:ascii="Arial" w:hAnsi="Arial" w:cs="Arial"/>
          <w:sz w:val="22"/>
          <w:szCs w:val="22"/>
        </w:rPr>
        <w:t xml:space="preserve">and </w:t>
      </w:r>
      <w:r w:rsidR="00ED7811" w:rsidRPr="00204EE9">
        <w:rPr>
          <w:rFonts w:ascii="Arial" w:hAnsi="Arial" w:cs="Arial"/>
          <w:sz w:val="22"/>
          <w:szCs w:val="22"/>
        </w:rPr>
        <w:t>compared the</w:t>
      </w:r>
      <w:r w:rsidR="003719B5" w:rsidRPr="00204EE9">
        <w:rPr>
          <w:rFonts w:ascii="Arial" w:hAnsi="Arial" w:cs="Arial"/>
          <w:sz w:val="22"/>
          <w:szCs w:val="22"/>
        </w:rPr>
        <w:t xml:space="preserve">m </w:t>
      </w:r>
      <w:commentRangeStart w:id="18"/>
      <w:commentRangeStart w:id="19"/>
      <w:r w:rsidR="003719B5" w:rsidRPr="00204EE9">
        <w:rPr>
          <w:rFonts w:ascii="Arial" w:hAnsi="Arial" w:cs="Arial"/>
          <w:sz w:val="22"/>
          <w:szCs w:val="22"/>
        </w:rPr>
        <w:t>across</w:t>
      </w:r>
      <w:r w:rsidR="00BF578B" w:rsidRPr="00204EE9">
        <w:rPr>
          <w:rFonts w:ascii="Arial" w:hAnsi="Arial" w:cs="Arial"/>
          <w:sz w:val="22"/>
          <w:szCs w:val="22"/>
        </w:rPr>
        <w:t xml:space="preserve"> TMS conditions</w:t>
      </w:r>
      <w:r w:rsidR="00ED7811" w:rsidRPr="00204EE9">
        <w:rPr>
          <w:rFonts w:ascii="Arial" w:hAnsi="Arial" w:cs="Arial"/>
          <w:sz w:val="22"/>
          <w:szCs w:val="22"/>
        </w:rPr>
        <w:t xml:space="preserve"> for each</w:t>
      </w:r>
      <w:r w:rsidR="003719B5" w:rsidRPr="00204EE9">
        <w:rPr>
          <w:rFonts w:ascii="Arial" w:hAnsi="Arial" w:cs="Arial"/>
          <w:sz w:val="22"/>
          <w:szCs w:val="22"/>
        </w:rPr>
        <w:t xml:space="preserve"> participant</w:t>
      </w:r>
      <w:r w:rsidR="00ED7811" w:rsidRPr="00204EE9">
        <w:rPr>
          <w:rFonts w:ascii="Arial" w:hAnsi="Arial" w:cs="Arial"/>
          <w:sz w:val="22"/>
          <w:szCs w:val="22"/>
        </w:rPr>
        <w:t xml:space="preserve"> group.</w:t>
      </w:r>
      <w:commentRangeEnd w:id="18"/>
      <w:r w:rsidR="00971592">
        <w:rPr>
          <w:rStyle w:val="CommentReference"/>
        </w:rPr>
        <w:commentReference w:id="18"/>
      </w:r>
      <w:commentRangeEnd w:id="19"/>
      <w:r w:rsidR="006F3E9F">
        <w:rPr>
          <w:rStyle w:val="CommentReference"/>
        </w:rPr>
        <w:commentReference w:id="19"/>
      </w:r>
      <w:r w:rsidR="00ED7811" w:rsidRPr="00204EE9">
        <w:rPr>
          <w:rFonts w:ascii="Arial" w:hAnsi="Arial" w:cs="Arial"/>
          <w:sz w:val="22"/>
          <w:szCs w:val="22"/>
        </w:rPr>
        <w:t xml:space="preserve"> </w:t>
      </w:r>
      <w:r w:rsidR="00221275" w:rsidRPr="00204EE9">
        <w:rPr>
          <w:rFonts w:ascii="Arial" w:hAnsi="Arial" w:cs="Arial"/>
          <w:sz w:val="22"/>
          <w:szCs w:val="22"/>
        </w:rPr>
        <w:t>Wilcoxon</w:t>
      </w:r>
      <w:r w:rsidR="00C40B70" w:rsidRPr="00204EE9">
        <w:rPr>
          <w:rFonts w:ascii="Arial" w:hAnsi="Arial" w:cs="Arial"/>
          <w:sz w:val="22"/>
          <w:szCs w:val="22"/>
        </w:rPr>
        <w:t xml:space="preserve"> signed-rank</w:t>
      </w:r>
      <w:r w:rsidR="00221275" w:rsidRPr="00204EE9">
        <w:rPr>
          <w:rFonts w:ascii="Arial" w:hAnsi="Arial" w:cs="Arial"/>
          <w:sz w:val="22"/>
          <w:szCs w:val="22"/>
        </w:rPr>
        <w:t xml:space="preserve"> test</w:t>
      </w:r>
      <w:r w:rsidR="00A2729A" w:rsidRPr="00204EE9">
        <w:rPr>
          <w:rFonts w:ascii="Arial" w:hAnsi="Arial" w:cs="Arial"/>
          <w:sz w:val="22"/>
          <w:szCs w:val="22"/>
        </w:rPr>
        <w:t>s</w:t>
      </w:r>
      <w:r w:rsidR="00221275" w:rsidRPr="00204EE9">
        <w:rPr>
          <w:rFonts w:ascii="Arial" w:hAnsi="Arial" w:cs="Arial"/>
          <w:sz w:val="22"/>
          <w:szCs w:val="22"/>
        </w:rPr>
        <w:t xml:space="preserve"> </w:t>
      </w:r>
      <w:r w:rsidR="00D74D91" w:rsidRPr="00204EE9">
        <w:rPr>
          <w:rFonts w:ascii="Arial" w:hAnsi="Arial" w:cs="Arial"/>
          <w:sz w:val="22"/>
          <w:szCs w:val="22"/>
        </w:rPr>
        <w:t>revealed</w:t>
      </w:r>
      <w:r w:rsidR="00221275" w:rsidRPr="00204EE9">
        <w:rPr>
          <w:rFonts w:ascii="Arial" w:hAnsi="Arial" w:cs="Arial"/>
          <w:sz w:val="22"/>
          <w:szCs w:val="22"/>
        </w:rPr>
        <w:t xml:space="preserve"> that learning rates </w:t>
      </w:r>
      <w:r w:rsidR="0061634D" w:rsidRPr="00204EE9">
        <w:rPr>
          <w:rFonts w:ascii="Arial" w:hAnsi="Arial" w:cs="Arial"/>
          <w:sz w:val="22"/>
          <w:szCs w:val="22"/>
        </w:rPr>
        <w:t>were</w:t>
      </w:r>
      <w:r w:rsidR="008D2F34" w:rsidRPr="00204EE9">
        <w:rPr>
          <w:rFonts w:ascii="Arial" w:hAnsi="Arial" w:cs="Arial"/>
          <w:sz w:val="22"/>
          <w:szCs w:val="22"/>
        </w:rPr>
        <w:t xml:space="preserve"> significantly</w:t>
      </w:r>
      <w:r w:rsidR="0061634D" w:rsidRPr="00204EE9">
        <w:rPr>
          <w:rFonts w:ascii="Arial" w:hAnsi="Arial" w:cs="Arial"/>
          <w:sz w:val="22"/>
          <w:szCs w:val="22"/>
        </w:rPr>
        <w:t xml:space="preserve"> lower </w:t>
      </w:r>
      <w:r w:rsidR="008D2F34" w:rsidRPr="00204EE9">
        <w:rPr>
          <w:rFonts w:ascii="Arial" w:hAnsi="Arial" w:cs="Arial"/>
          <w:sz w:val="22"/>
          <w:szCs w:val="22"/>
        </w:rPr>
        <w:t xml:space="preserve">after cTBS </w:t>
      </w:r>
      <w:r w:rsidR="00D74D91" w:rsidRPr="00204EE9">
        <w:rPr>
          <w:rFonts w:ascii="Arial" w:hAnsi="Arial" w:cs="Arial"/>
          <w:sz w:val="22"/>
          <w:szCs w:val="22"/>
        </w:rPr>
        <w:t>compared to</w:t>
      </w:r>
      <w:r w:rsidR="0061634D" w:rsidRPr="00204EE9">
        <w:rPr>
          <w:rFonts w:ascii="Arial" w:hAnsi="Arial" w:cs="Arial"/>
          <w:sz w:val="22"/>
          <w:szCs w:val="22"/>
        </w:rPr>
        <w:t xml:space="preserve"> sham, </w:t>
      </w:r>
      <w:r w:rsidR="008D2F34" w:rsidRPr="00204EE9">
        <w:rPr>
          <w:rFonts w:ascii="Arial" w:hAnsi="Arial" w:cs="Arial"/>
          <w:sz w:val="22"/>
          <w:szCs w:val="22"/>
        </w:rPr>
        <w:t>but</w:t>
      </w:r>
      <w:r w:rsidR="0061634D" w:rsidRPr="00204EE9">
        <w:rPr>
          <w:rFonts w:ascii="Arial" w:hAnsi="Arial" w:cs="Arial"/>
          <w:sz w:val="22"/>
          <w:szCs w:val="22"/>
        </w:rPr>
        <w:t xml:space="preserve"> only for participants who received cTBS during their first session</w:t>
      </w:r>
      <w:r w:rsidR="007C02EE" w:rsidRPr="00204EE9">
        <w:rPr>
          <w:rFonts w:ascii="Arial" w:hAnsi="Arial" w:cs="Arial"/>
          <w:sz w:val="22"/>
          <w:szCs w:val="22"/>
        </w:rPr>
        <w:t xml:space="preserve"> (p = 0.0027</w:t>
      </w:r>
      <w:r w:rsidR="00D0715D">
        <w:rPr>
          <w:rFonts w:ascii="Arial" w:hAnsi="Arial" w:cs="Arial"/>
          <w:b/>
          <w:sz w:val="22"/>
          <w:szCs w:val="22"/>
        </w:rPr>
        <w:t xml:space="preserve">; </w:t>
      </w:r>
      <w:r w:rsidR="00806EAF" w:rsidRPr="00204EE9">
        <w:rPr>
          <w:rFonts w:ascii="Arial" w:hAnsi="Arial" w:cs="Arial"/>
          <w:b/>
          <w:sz w:val="22"/>
          <w:szCs w:val="22"/>
        </w:rPr>
        <w:t>Figure 3</w:t>
      </w:r>
      <w:r w:rsidR="007C2A56" w:rsidRPr="00204EE9">
        <w:rPr>
          <w:rFonts w:ascii="Arial" w:hAnsi="Arial" w:cs="Arial"/>
          <w:b/>
          <w:sz w:val="22"/>
          <w:szCs w:val="22"/>
        </w:rPr>
        <w:t>D</w:t>
      </w:r>
      <w:r w:rsidR="007C02EE" w:rsidRPr="00204EE9">
        <w:rPr>
          <w:rFonts w:ascii="Arial" w:hAnsi="Arial" w:cs="Arial"/>
          <w:sz w:val="22"/>
          <w:szCs w:val="22"/>
        </w:rPr>
        <w:t>)</w:t>
      </w:r>
      <w:r w:rsidR="009F41F3" w:rsidRPr="00204EE9">
        <w:rPr>
          <w:rFonts w:ascii="Arial" w:hAnsi="Arial" w:cs="Arial"/>
          <w:sz w:val="22"/>
          <w:szCs w:val="22"/>
        </w:rPr>
        <w:t>.</w:t>
      </w:r>
      <w:r w:rsidR="0061634D" w:rsidRPr="00204EE9">
        <w:rPr>
          <w:rFonts w:ascii="Arial" w:hAnsi="Arial" w:cs="Arial"/>
          <w:sz w:val="22"/>
          <w:szCs w:val="22"/>
        </w:rPr>
        <w:t xml:space="preserve"> </w:t>
      </w:r>
      <w:commentRangeStart w:id="20"/>
      <w:commentRangeStart w:id="21"/>
      <w:r w:rsidR="00D132A6">
        <w:rPr>
          <w:rFonts w:ascii="Arial" w:hAnsi="Arial" w:cs="Arial"/>
          <w:sz w:val="22"/>
          <w:szCs w:val="22"/>
        </w:rPr>
        <w:t>W</w:t>
      </w:r>
      <w:r w:rsidR="00AD128E" w:rsidRPr="00204EE9">
        <w:rPr>
          <w:rFonts w:ascii="Arial" w:hAnsi="Arial" w:cs="Arial"/>
          <w:sz w:val="22"/>
          <w:szCs w:val="22"/>
        </w:rPr>
        <w:t xml:space="preserve">e </w:t>
      </w:r>
      <w:r w:rsidR="001053CE" w:rsidRPr="00204EE9">
        <w:rPr>
          <w:rFonts w:ascii="Arial" w:hAnsi="Arial" w:cs="Arial"/>
          <w:sz w:val="22"/>
          <w:szCs w:val="22"/>
        </w:rPr>
        <w:t>explored if the low</w:t>
      </w:r>
      <w:r w:rsidR="00AD128E" w:rsidRPr="00204EE9">
        <w:rPr>
          <w:rFonts w:ascii="Arial" w:hAnsi="Arial" w:cs="Arial"/>
          <w:sz w:val="22"/>
          <w:szCs w:val="22"/>
        </w:rPr>
        <w:t xml:space="preserve"> </w:t>
      </w:r>
      <w:r w:rsidR="00DC1E85" w:rsidRPr="00204EE9">
        <w:rPr>
          <w:rFonts w:ascii="Arial" w:hAnsi="Arial" w:cs="Arial"/>
          <w:sz w:val="22"/>
          <w:szCs w:val="22"/>
        </w:rPr>
        <w:t>learning rates</w:t>
      </w:r>
      <w:r w:rsidR="001053CE" w:rsidRPr="00204EE9">
        <w:rPr>
          <w:rFonts w:ascii="Arial" w:hAnsi="Arial" w:cs="Arial"/>
          <w:sz w:val="22"/>
          <w:szCs w:val="22"/>
        </w:rPr>
        <w:t xml:space="preserve"> </w:t>
      </w:r>
      <w:r w:rsidR="004869E3" w:rsidRPr="00204EE9">
        <w:rPr>
          <w:rFonts w:ascii="Arial" w:hAnsi="Arial" w:cs="Arial"/>
          <w:sz w:val="22"/>
          <w:szCs w:val="22"/>
        </w:rPr>
        <w:t>in</w:t>
      </w:r>
      <w:r w:rsidR="001053CE" w:rsidRPr="00204EE9">
        <w:rPr>
          <w:rFonts w:ascii="Arial" w:hAnsi="Arial" w:cs="Arial"/>
          <w:sz w:val="22"/>
          <w:szCs w:val="22"/>
        </w:rPr>
        <w:t xml:space="preserve"> this group were </w:t>
      </w:r>
      <w:r w:rsidR="00977231" w:rsidRPr="00204EE9">
        <w:rPr>
          <w:rFonts w:ascii="Arial" w:hAnsi="Arial" w:cs="Arial"/>
          <w:sz w:val="22"/>
          <w:szCs w:val="22"/>
        </w:rPr>
        <w:t>correlated with</w:t>
      </w:r>
      <w:r w:rsidR="00DC1E85" w:rsidRPr="00204EE9">
        <w:rPr>
          <w:rFonts w:ascii="Arial" w:hAnsi="Arial" w:cs="Arial"/>
          <w:sz w:val="22"/>
          <w:szCs w:val="22"/>
        </w:rPr>
        <w:t xml:space="preserve"> </w:t>
      </w:r>
      <w:r w:rsidR="00313B1F" w:rsidRPr="00204EE9">
        <w:rPr>
          <w:rFonts w:ascii="Arial" w:hAnsi="Arial" w:cs="Arial"/>
          <w:sz w:val="22"/>
          <w:szCs w:val="22"/>
        </w:rPr>
        <w:t xml:space="preserve">perceived </w:t>
      </w:r>
      <w:r w:rsidR="006D4942" w:rsidRPr="00204EE9">
        <w:rPr>
          <w:rFonts w:ascii="Arial" w:hAnsi="Arial" w:cs="Arial"/>
          <w:sz w:val="22"/>
          <w:szCs w:val="22"/>
        </w:rPr>
        <w:t xml:space="preserve">TMS </w:t>
      </w:r>
      <w:r w:rsidR="00DC1E85" w:rsidRPr="00204EE9">
        <w:rPr>
          <w:rFonts w:ascii="Arial" w:hAnsi="Arial" w:cs="Arial"/>
          <w:sz w:val="22"/>
          <w:szCs w:val="22"/>
        </w:rPr>
        <w:t>discomfort and intensity</w:t>
      </w:r>
      <w:r w:rsidR="000D383B">
        <w:rPr>
          <w:rFonts w:ascii="Arial" w:hAnsi="Arial" w:cs="Arial"/>
          <w:sz w:val="22"/>
          <w:szCs w:val="22"/>
        </w:rPr>
        <w:t xml:space="preserve"> reported by the participants</w:t>
      </w:r>
      <w:r w:rsidR="00856CCB" w:rsidRPr="00204EE9">
        <w:rPr>
          <w:rFonts w:ascii="Arial" w:hAnsi="Arial" w:cs="Arial"/>
          <w:sz w:val="22"/>
          <w:szCs w:val="22"/>
        </w:rPr>
        <w:t xml:space="preserve"> (</w:t>
      </w:r>
      <w:r w:rsidR="00856CCB" w:rsidRPr="00204EE9">
        <w:rPr>
          <w:rFonts w:ascii="Arial" w:hAnsi="Arial" w:cs="Arial"/>
          <w:b/>
          <w:sz w:val="22"/>
          <w:szCs w:val="22"/>
        </w:rPr>
        <w:t>Figure 3</w:t>
      </w:r>
      <w:r w:rsidR="00FB0934" w:rsidRPr="00204EE9">
        <w:rPr>
          <w:rFonts w:ascii="Arial" w:hAnsi="Arial" w:cs="Arial"/>
          <w:b/>
          <w:sz w:val="22"/>
          <w:szCs w:val="22"/>
        </w:rPr>
        <w:t>E</w:t>
      </w:r>
      <w:r w:rsidR="00856CCB" w:rsidRPr="00204EE9">
        <w:rPr>
          <w:rFonts w:ascii="Arial" w:hAnsi="Arial" w:cs="Arial"/>
          <w:sz w:val="22"/>
          <w:szCs w:val="22"/>
        </w:rPr>
        <w:t>)</w:t>
      </w:r>
      <w:r w:rsidR="00B41324" w:rsidRPr="00204EE9">
        <w:rPr>
          <w:rFonts w:ascii="Arial" w:hAnsi="Arial" w:cs="Arial"/>
          <w:sz w:val="22"/>
          <w:szCs w:val="22"/>
        </w:rPr>
        <w:t xml:space="preserve">. </w:t>
      </w:r>
      <w:r w:rsidR="004869E3" w:rsidRPr="00204EE9">
        <w:rPr>
          <w:rFonts w:ascii="Arial" w:hAnsi="Arial" w:cs="Arial"/>
          <w:sz w:val="22"/>
          <w:szCs w:val="22"/>
        </w:rPr>
        <w:t>While no</w:t>
      </w:r>
      <w:r w:rsidR="00B41324" w:rsidRPr="00204EE9">
        <w:rPr>
          <w:rFonts w:ascii="Arial" w:hAnsi="Arial" w:cs="Arial"/>
          <w:sz w:val="22"/>
          <w:szCs w:val="22"/>
        </w:rPr>
        <w:t xml:space="preserve"> significant correlation was </w:t>
      </w:r>
      <w:r w:rsidR="00B314B5" w:rsidRPr="00204EE9">
        <w:rPr>
          <w:rFonts w:ascii="Arial" w:hAnsi="Arial" w:cs="Arial"/>
          <w:sz w:val="22"/>
          <w:szCs w:val="22"/>
        </w:rPr>
        <w:t>found</w:t>
      </w:r>
      <w:r w:rsidR="00BF371F" w:rsidRPr="00204EE9">
        <w:rPr>
          <w:rFonts w:ascii="Arial" w:hAnsi="Arial" w:cs="Arial"/>
          <w:sz w:val="22"/>
          <w:szCs w:val="22"/>
        </w:rPr>
        <w:t xml:space="preserve">, </w:t>
      </w:r>
      <w:r w:rsidR="00D30627" w:rsidRPr="00204EE9">
        <w:rPr>
          <w:rFonts w:ascii="Arial" w:hAnsi="Arial" w:cs="Arial"/>
          <w:sz w:val="22"/>
          <w:szCs w:val="22"/>
        </w:rPr>
        <w:t>participants</w:t>
      </w:r>
      <w:r w:rsidR="00BF371F" w:rsidRPr="00204EE9">
        <w:rPr>
          <w:rFonts w:ascii="Arial" w:hAnsi="Arial" w:cs="Arial"/>
          <w:sz w:val="22"/>
          <w:szCs w:val="22"/>
        </w:rPr>
        <w:t xml:space="preserve"> with low</w:t>
      </w:r>
      <w:r w:rsidR="004869E3" w:rsidRPr="00204EE9">
        <w:rPr>
          <w:rFonts w:ascii="Arial" w:hAnsi="Arial" w:cs="Arial"/>
          <w:sz w:val="22"/>
          <w:szCs w:val="22"/>
        </w:rPr>
        <w:t>er</w:t>
      </w:r>
      <w:r w:rsidR="00BF371F" w:rsidRPr="00204EE9">
        <w:rPr>
          <w:rFonts w:ascii="Arial" w:hAnsi="Arial" w:cs="Arial"/>
          <w:sz w:val="22"/>
          <w:szCs w:val="22"/>
        </w:rPr>
        <w:t xml:space="preserve"> learning rates </w:t>
      </w:r>
      <w:r w:rsidR="004869E3" w:rsidRPr="00204EE9">
        <w:rPr>
          <w:rFonts w:ascii="Arial" w:hAnsi="Arial" w:cs="Arial"/>
          <w:sz w:val="22"/>
          <w:szCs w:val="22"/>
        </w:rPr>
        <w:t>tended to</w:t>
      </w:r>
      <w:r w:rsidR="00BF371F" w:rsidRPr="00204EE9">
        <w:rPr>
          <w:rFonts w:ascii="Arial" w:hAnsi="Arial" w:cs="Arial"/>
          <w:sz w:val="22"/>
          <w:szCs w:val="22"/>
        </w:rPr>
        <w:t xml:space="preserve"> </w:t>
      </w:r>
      <w:r w:rsidR="000222B3" w:rsidRPr="00204EE9">
        <w:rPr>
          <w:rFonts w:ascii="Arial" w:hAnsi="Arial" w:cs="Arial"/>
          <w:sz w:val="22"/>
          <w:szCs w:val="22"/>
        </w:rPr>
        <w:t>report</w:t>
      </w:r>
      <w:r w:rsidR="004869E3" w:rsidRPr="00204EE9">
        <w:rPr>
          <w:rFonts w:ascii="Arial" w:hAnsi="Arial" w:cs="Arial"/>
          <w:sz w:val="22"/>
          <w:szCs w:val="22"/>
        </w:rPr>
        <w:t xml:space="preserve"> </w:t>
      </w:r>
      <w:r w:rsidR="00BF371F" w:rsidRPr="00204EE9">
        <w:rPr>
          <w:rFonts w:ascii="Arial" w:hAnsi="Arial" w:cs="Arial"/>
          <w:sz w:val="22"/>
          <w:szCs w:val="22"/>
        </w:rPr>
        <w:t>high</w:t>
      </w:r>
      <w:r w:rsidR="004869E3" w:rsidRPr="00204EE9">
        <w:rPr>
          <w:rFonts w:ascii="Arial" w:hAnsi="Arial" w:cs="Arial"/>
          <w:sz w:val="22"/>
          <w:szCs w:val="22"/>
        </w:rPr>
        <w:t>er overall</w:t>
      </w:r>
      <w:r w:rsidR="00BF371F" w:rsidRPr="00204EE9">
        <w:rPr>
          <w:rFonts w:ascii="Arial" w:hAnsi="Arial" w:cs="Arial"/>
          <w:sz w:val="22"/>
          <w:szCs w:val="22"/>
        </w:rPr>
        <w:t xml:space="preserve"> </w:t>
      </w:r>
      <w:r w:rsidR="00B36BFD" w:rsidRPr="00204EE9">
        <w:rPr>
          <w:rFonts w:ascii="Arial" w:hAnsi="Arial" w:cs="Arial"/>
          <w:sz w:val="22"/>
          <w:szCs w:val="22"/>
        </w:rPr>
        <w:t xml:space="preserve">TMS </w:t>
      </w:r>
      <w:r w:rsidR="000063B0" w:rsidRPr="00204EE9">
        <w:rPr>
          <w:rFonts w:ascii="Arial" w:hAnsi="Arial" w:cs="Arial"/>
          <w:sz w:val="22"/>
          <w:szCs w:val="22"/>
        </w:rPr>
        <w:t>discomfort</w:t>
      </w:r>
      <w:r w:rsidR="00BF371F" w:rsidRPr="00204EE9">
        <w:rPr>
          <w:rFonts w:ascii="Arial" w:hAnsi="Arial" w:cs="Arial"/>
          <w:sz w:val="22"/>
          <w:szCs w:val="22"/>
        </w:rPr>
        <w:t xml:space="preserve"> and intensity</w:t>
      </w:r>
      <w:r w:rsidR="0028131A" w:rsidRPr="00204EE9">
        <w:rPr>
          <w:rFonts w:ascii="Arial" w:hAnsi="Arial" w:cs="Arial"/>
          <w:sz w:val="22"/>
          <w:szCs w:val="22"/>
        </w:rPr>
        <w:t xml:space="preserve"> (</w:t>
      </w:r>
      <w:commentRangeStart w:id="22"/>
      <w:commentRangeStart w:id="23"/>
      <w:r w:rsidR="0028131A" w:rsidRPr="00204EE9">
        <w:rPr>
          <w:rFonts w:ascii="Arial" w:hAnsi="Arial" w:cs="Arial"/>
          <w:sz w:val="22"/>
          <w:szCs w:val="22"/>
        </w:rPr>
        <w:t>r = -0.12, p = 0.65</w:t>
      </w:r>
      <w:commentRangeEnd w:id="22"/>
      <w:r w:rsidR="00595DAA">
        <w:rPr>
          <w:rStyle w:val="CommentReference"/>
        </w:rPr>
        <w:commentReference w:id="22"/>
      </w:r>
      <w:commentRangeEnd w:id="23"/>
      <w:r w:rsidR="0072652A">
        <w:rPr>
          <w:rStyle w:val="CommentReference"/>
        </w:rPr>
        <w:commentReference w:id="23"/>
      </w:r>
      <w:r w:rsidR="0028131A" w:rsidRPr="00204EE9">
        <w:rPr>
          <w:rFonts w:ascii="Arial" w:hAnsi="Arial" w:cs="Arial"/>
          <w:sz w:val="22"/>
          <w:szCs w:val="22"/>
        </w:rPr>
        <w:t>)</w:t>
      </w:r>
      <w:r w:rsidR="00BF371F" w:rsidRPr="00204EE9">
        <w:rPr>
          <w:rFonts w:ascii="Arial" w:hAnsi="Arial" w:cs="Arial"/>
          <w:sz w:val="22"/>
          <w:szCs w:val="22"/>
        </w:rPr>
        <w:t xml:space="preserve">. </w:t>
      </w:r>
      <w:commentRangeEnd w:id="20"/>
      <w:r w:rsidR="00971592">
        <w:rPr>
          <w:rStyle w:val="CommentReference"/>
        </w:rPr>
        <w:commentReference w:id="20"/>
      </w:r>
      <w:commentRangeEnd w:id="21"/>
      <w:r w:rsidR="00B94D7F">
        <w:rPr>
          <w:rStyle w:val="CommentReference"/>
        </w:rPr>
        <w:commentReference w:id="21"/>
      </w:r>
    </w:p>
    <w:p w14:paraId="070ED64E" w14:textId="6B55B7AA" w:rsidR="002D1741" w:rsidRPr="00204EE9" w:rsidRDefault="001E7281" w:rsidP="002D1741">
      <w:pPr>
        <w:spacing w:after="120"/>
        <w:rPr>
          <w:rFonts w:ascii="Arial" w:hAnsi="Arial" w:cs="Arial"/>
          <w:sz w:val="22"/>
          <w:szCs w:val="22"/>
          <w:lang w:eastAsia="zh-CN"/>
        </w:rPr>
      </w:pPr>
      <w:r w:rsidRPr="00204EE9">
        <w:rPr>
          <w:rFonts w:ascii="Arial" w:hAnsi="Arial" w:cs="Arial"/>
          <w:sz w:val="22"/>
          <w:szCs w:val="22"/>
          <w:lang w:eastAsia="zh-CN"/>
        </w:rPr>
        <w:t xml:space="preserve">Overall, </w:t>
      </w:r>
      <w:r w:rsidR="001A05F4" w:rsidRPr="00204EE9">
        <w:rPr>
          <w:rFonts w:ascii="Arial" w:hAnsi="Arial" w:cs="Arial"/>
          <w:sz w:val="22"/>
          <w:szCs w:val="22"/>
          <w:lang w:eastAsia="zh-CN"/>
        </w:rPr>
        <w:t>posterior</w:t>
      </w:r>
      <w:r w:rsidR="00FD3CD6">
        <w:rPr>
          <w:rFonts w:ascii="Arial" w:hAnsi="Arial" w:cs="Arial"/>
          <w:sz w:val="22"/>
          <w:szCs w:val="22"/>
          <w:lang w:eastAsia="zh-CN"/>
        </w:rPr>
        <w:t xml:space="preserve"> </w:t>
      </w:r>
      <w:r w:rsidR="0067761A">
        <w:rPr>
          <w:rFonts w:ascii="Arial" w:hAnsi="Arial" w:cs="Arial"/>
          <w:sz w:val="22"/>
          <w:szCs w:val="22"/>
          <w:lang w:eastAsia="zh-CN"/>
        </w:rPr>
        <w:t>and</w:t>
      </w:r>
      <w:r w:rsidR="001A05F4" w:rsidRPr="00204EE9">
        <w:rPr>
          <w:rFonts w:ascii="Arial" w:hAnsi="Arial" w:cs="Arial"/>
          <w:sz w:val="22"/>
          <w:szCs w:val="22"/>
          <w:lang w:eastAsia="zh-CN"/>
        </w:rPr>
        <w:t xml:space="preserve"> anterior OFC-targeted cTBS impaired value acquisition</w:t>
      </w:r>
      <w:r w:rsidR="001A05F4">
        <w:rPr>
          <w:rFonts w:ascii="Arial" w:hAnsi="Arial" w:cs="Arial"/>
          <w:sz w:val="22"/>
          <w:szCs w:val="22"/>
          <w:lang w:eastAsia="zh-CN"/>
        </w:rPr>
        <w:t xml:space="preserve"> in</w:t>
      </w:r>
      <w:r w:rsidR="00FD3CD6">
        <w:rPr>
          <w:rFonts w:ascii="Arial" w:hAnsi="Arial" w:cs="Arial"/>
          <w:sz w:val="22"/>
          <w:szCs w:val="22"/>
          <w:lang w:eastAsia="zh-CN"/>
        </w:rPr>
        <w:t xml:space="preserve"> the</w:t>
      </w:r>
      <w:r w:rsidR="001A05F4">
        <w:rPr>
          <w:rFonts w:ascii="Arial" w:hAnsi="Arial" w:cs="Arial"/>
          <w:sz w:val="22"/>
          <w:szCs w:val="22"/>
          <w:lang w:eastAsia="zh-CN"/>
        </w:rPr>
        <w:t xml:space="preserve"> </w:t>
      </w:r>
      <w:r w:rsidR="005F36E6" w:rsidRPr="00204EE9">
        <w:rPr>
          <w:rFonts w:ascii="Arial" w:hAnsi="Arial" w:cs="Arial"/>
          <w:sz w:val="22"/>
          <w:szCs w:val="22"/>
          <w:lang w:eastAsia="zh-CN"/>
        </w:rPr>
        <w:t xml:space="preserve">discrimination </w:t>
      </w:r>
      <w:r w:rsidR="001A05F4">
        <w:rPr>
          <w:rFonts w:ascii="Arial" w:hAnsi="Arial" w:cs="Arial"/>
          <w:sz w:val="22"/>
          <w:szCs w:val="22"/>
          <w:lang w:eastAsia="zh-CN"/>
        </w:rPr>
        <w:t>task</w:t>
      </w:r>
      <w:r w:rsidR="00FD3CD6">
        <w:rPr>
          <w:rFonts w:ascii="Arial" w:hAnsi="Arial" w:cs="Arial"/>
          <w:sz w:val="22"/>
          <w:szCs w:val="22"/>
          <w:lang w:eastAsia="zh-CN"/>
        </w:rPr>
        <w:t xml:space="preserve">, </w:t>
      </w:r>
      <w:r w:rsidR="0067761A">
        <w:rPr>
          <w:rFonts w:ascii="Arial" w:hAnsi="Arial" w:cs="Arial"/>
          <w:sz w:val="22"/>
          <w:szCs w:val="22"/>
          <w:lang w:eastAsia="zh-CN"/>
        </w:rPr>
        <w:t>but only</w:t>
      </w:r>
      <w:r w:rsidR="00FD3CD6">
        <w:rPr>
          <w:rFonts w:ascii="Arial" w:hAnsi="Arial" w:cs="Arial"/>
          <w:sz w:val="22"/>
          <w:szCs w:val="22"/>
          <w:lang w:eastAsia="zh-CN"/>
        </w:rPr>
        <w:t xml:space="preserve"> when</w:t>
      </w:r>
      <w:r w:rsidR="001A05F4">
        <w:rPr>
          <w:rFonts w:ascii="Arial" w:hAnsi="Arial" w:cs="Arial"/>
          <w:sz w:val="22"/>
          <w:szCs w:val="22"/>
          <w:lang w:eastAsia="zh-CN"/>
        </w:rPr>
        <w:t xml:space="preserve"> cTBS </w:t>
      </w:r>
      <w:r w:rsidR="00FD3CD6">
        <w:rPr>
          <w:rFonts w:ascii="Arial" w:hAnsi="Arial" w:cs="Arial"/>
          <w:sz w:val="22"/>
          <w:szCs w:val="22"/>
          <w:lang w:eastAsia="zh-CN"/>
        </w:rPr>
        <w:t>was applied during</w:t>
      </w:r>
      <w:r w:rsidR="001A05F4">
        <w:rPr>
          <w:rFonts w:ascii="Arial" w:hAnsi="Arial" w:cs="Arial"/>
          <w:sz w:val="22"/>
          <w:szCs w:val="22"/>
          <w:lang w:eastAsia="zh-CN"/>
        </w:rPr>
        <w:t xml:space="preserve"> </w:t>
      </w:r>
      <w:r w:rsidR="00FD3CD6">
        <w:rPr>
          <w:rFonts w:ascii="Arial" w:hAnsi="Arial" w:cs="Arial"/>
          <w:sz w:val="22"/>
          <w:szCs w:val="22"/>
          <w:lang w:eastAsia="zh-CN"/>
        </w:rPr>
        <w:t xml:space="preserve">the first </w:t>
      </w:r>
      <w:r w:rsidR="001A05F4">
        <w:rPr>
          <w:rFonts w:ascii="Arial" w:hAnsi="Arial" w:cs="Arial"/>
          <w:sz w:val="22"/>
          <w:szCs w:val="22"/>
          <w:lang w:eastAsia="zh-CN"/>
        </w:rPr>
        <w:t>session</w:t>
      </w:r>
      <w:r w:rsidR="006F15A4">
        <w:rPr>
          <w:rFonts w:ascii="Arial" w:hAnsi="Arial" w:cs="Arial"/>
          <w:sz w:val="22"/>
          <w:szCs w:val="22"/>
          <w:lang w:eastAsia="zh-CN"/>
        </w:rPr>
        <w:t xml:space="preserve">. </w:t>
      </w:r>
      <w:r w:rsidR="00D908AA">
        <w:rPr>
          <w:rFonts w:ascii="Arial" w:hAnsi="Arial" w:cs="Arial"/>
          <w:sz w:val="22"/>
          <w:szCs w:val="22"/>
          <w:lang w:eastAsia="zh-CN"/>
        </w:rPr>
        <w:t>This</w:t>
      </w:r>
      <w:r w:rsidR="00FD3CD6">
        <w:rPr>
          <w:rFonts w:ascii="Arial" w:hAnsi="Arial" w:cs="Arial"/>
          <w:sz w:val="22"/>
          <w:szCs w:val="22"/>
          <w:lang w:eastAsia="zh-CN"/>
        </w:rPr>
        <w:t xml:space="preserve"> effect likely</w:t>
      </w:r>
      <w:r w:rsidR="003E525B">
        <w:rPr>
          <w:rFonts w:ascii="Arial" w:hAnsi="Arial" w:cs="Arial"/>
          <w:sz w:val="22"/>
          <w:szCs w:val="22"/>
          <w:lang w:eastAsia="zh-CN"/>
        </w:rPr>
        <w:t xml:space="preserve"> reflect</w:t>
      </w:r>
      <w:r w:rsidR="00FD3CD6">
        <w:rPr>
          <w:rFonts w:ascii="Arial" w:hAnsi="Arial" w:cs="Arial"/>
          <w:sz w:val="22"/>
          <w:szCs w:val="22"/>
          <w:lang w:eastAsia="zh-CN"/>
        </w:rPr>
        <w:t>s</w:t>
      </w:r>
      <w:r w:rsidR="003E525B">
        <w:rPr>
          <w:rFonts w:ascii="Arial" w:hAnsi="Arial" w:cs="Arial"/>
          <w:sz w:val="22"/>
          <w:szCs w:val="22"/>
          <w:lang w:eastAsia="zh-CN"/>
        </w:rPr>
        <w:t xml:space="preserve"> participants</w:t>
      </w:r>
      <w:r w:rsidR="00FD3CD6">
        <w:rPr>
          <w:rFonts w:ascii="Arial" w:hAnsi="Arial" w:cs="Arial"/>
          <w:sz w:val="22"/>
          <w:szCs w:val="22"/>
          <w:lang w:eastAsia="zh-CN"/>
        </w:rPr>
        <w:t>’ difficulty in</w:t>
      </w:r>
      <w:r w:rsidR="003E525B">
        <w:rPr>
          <w:rFonts w:ascii="Arial" w:hAnsi="Arial" w:cs="Arial"/>
          <w:sz w:val="22"/>
          <w:szCs w:val="22"/>
          <w:lang w:eastAsia="zh-CN"/>
        </w:rPr>
        <w:t xml:space="preserve"> learn</w:t>
      </w:r>
      <w:r w:rsidR="00FD3CD6">
        <w:rPr>
          <w:rFonts w:ascii="Arial" w:hAnsi="Arial" w:cs="Arial"/>
          <w:sz w:val="22"/>
          <w:szCs w:val="22"/>
          <w:lang w:eastAsia="zh-CN"/>
        </w:rPr>
        <w:t>ing</w:t>
      </w:r>
      <w:r w:rsidR="003E525B">
        <w:rPr>
          <w:rFonts w:ascii="Arial" w:hAnsi="Arial" w:cs="Arial"/>
          <w:sz w:val="22"/>
          <w:szCs w:val="22"/>
          <w:lang w:eastAsia="zh-CN"/>
        </w:rPr>
        <w:t xml:space="preserve"> the task structure</w:t>
      </w:r>
      <w:r w:rsidR="00FD3CD6">
        <w:rPr>
          <w:rFonts w:ascii="Arial" w:hAnsi="Arial" w:cs="Arial"/>
          <w:sz w:val="22"/>
          <w:szCs w:val="22"/>
          <w:lang w:eastAsia="zh-CN"/>
        </w:rPr>
        <w:t xml:space="preserve"> </w:t>
      </w:r>
      <w:commentRangeStart w:id="24"/>
      <w:r w:rsidR="003E525B">
        <w:rPr>
          <w:rFonts w:ascii="Arial" w:hAnsi="Arial" w:cs="Arial"/>
          <w:sz w:val="22"/>
          <w:szCs w:val="22"/>
          <w:lang w:eastAsia="zh-CN"/>
        </w:rPr>
        <w:t>or</w:t>
      </w:r>
      <w:r w:rsidR="00FD3CD6">
        <w:rPr>
          <w:rFonts w:ascii="Arial" w:hAnsi="Arial" w:cs="Arial"/>
          <w:sz w:val="22"/>
          <w:szCs w:val="22"/>
          <w:lang w:eastAsia="zh-CN"/>
        </w:rPr>
        <w:t xml:space="preserve"> </w:t>
      </w:r>
      <w:r w:rsidR="002D1741" w:rsidRPr="00204EE9">
        <w:rPr>
          <w:rFonts w:ascii="Arial" w:hAnsi="Arial" w:cs="Arial"/>
          <w:sz w:val="22"/>
          <w:szCs w:val="22"/>
          <w:lang w:eastAsia="zh-CN"/>
        </w:rPr>
        <w:t>the</w:t>
      </w:r>
      <w:r w:rsidR="00FD3CD6">
        <w:rPr>
          <w:rFonts w:ascii="Arial" w:hAnsi="Arial" w:cs="Arial"/>
          <w:sz w:val="22"/>
          <w:szCs w:val="22"/>
          <w:lang w:eastAsia="zh-CN"/>
        </w:rPr>
        <w:t xml:space="preserve"> potential</w:t>
      </w:r>
      <w:r w:rsidR="002D1741" w:rsidRPr="00204EE9">
        <w:rPr>
          <w:rFonts w:ascii="Arial" w:hAnsi="Arial" w:cs="Arial"/>
          <w:sz w:val="22"/>
          <w:szCs w:val="22"/>
          <w:lang w:eastAsia="zh-CN"/>
        </w:rPr>
        <w:t xml:space="preserve"> discomfort or surprise caused by their </w:t>
      </w:r>
      <w:r w:rsidR="00FD3CD6">
        <w:rPr>
          <w:rFonts w:ascii="Arial" w:hAnsi="Arial" w:cs="Arial"/>
          <w:sz w:val="22"/>
          <w:szCs w:val="22"/>
          <w:lang w:eastAsia="zh-CN"/>
        </w:rPr>
        <w:t>initial</w:t>
      </w:r>
      <w:r w:rsidR="002D1741" w:rsidRPr="00204EE9">
        <w:rPr>
          <w:rFonts w:ascii="Arial" w:hAnsi="Arial" w:cs="Arial"/>
          <w:sz w:val="22"/>
          <w:szCs w:val="22"/>
          <w:lang w:eastAsia="zh-CN"/>
        </w:rPr>
        <w:t xml:space="preserve"> TMS experience, which may have negatively impacted their behavior</w:t>
      </w:r>
      <w:commentRangeEnd w:id="24"/>
      <w:r w:rsidR="00595DAA">
        <w:rPr>
          <w:rStyle w:val="CommentReference"/>
        </w:rPr>
        <w:commentReference w:id="24"/>
      </w:r>
      <w:r w:rsidR="002D1741" w:rsidRPr="00204EE9">
        <w:rPr>
          <w:rFonts w:ascii="Arial" w:hAnsi="Arial" w:cs="Arial"/>
          <w:sz w:val="22"/>
          <w:szCs w:val="22"/>
          <w:lang w:eastAsia="zh-CN"/>
        </w:rPr>
        <w:t xml:space="preserve">. </w:t>
      </w:r>
    </w:p>
    <w:p w14:paraId="798410C3" w14:textId="77777777" w:rsidR="00637212" w:rsidRDefault="00637212" w:rsidP="00637212">
      <w:pPr>
        <w:keepNext/>
        <w:spacing w:after="120"/>
      </w:pPr>
      <w:r>
        <w:rPr>
          <w:rFonts w:ascii="Arial" w:hAnsi="Arial" w:cs="Arial"/>
          <w:noProof/>
          <w:sz w:val="22"/>
          <w:szCs w:val="22"/>
          <w:lang w:eastAsia="zh-CN"/>
        </w:rPr>
        <w:lastRenderedPageBreak/>
        <w:drawing>
          <wp:inline distT="0" distB="0" distL="0" distR="0" wp14:anchorId="76B18A86" wp14:editId="7889B411">
            <wp:extent cx="6311900" cy="4838700"/>
            <wp:effectExtent l="0" t="0" r="0" b="0"/>
            <wp:docPr id="567180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80062"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1900" cy="4838700"/>
                    </a:xfrm>
                    <a:prstGeom prst="rect">
                      <a:avLst/>
                    </a:prstGeom>
                  </pic:spPr>
                </pic:pic>
              </a:graphicData>
            </a:graphic>
          </wp:inline>
        </w:drawing>
      </w:r>
    </w:p>
    <w:p w14:paraId="515920B8" w14:textId="05B555A4" w:rsidR="00637212" w:rsidRPr="00E409AC" w:rsidRDefault="00637212" w:rsidP="00637212">
      <w:pPr>
        <w:pStyle w:val="Caption"/>
        <w:jc w:val="both"/>
        <w:rPr>
          <w:rFonts w:ascii="Arial" w:hAnsi="Arial" w:cs="Arial"/>
          <w:i w:val="0"/>
          <w:iCs w:val="0"/>
          <w:color w:val="auto"/>
          <w:sz w:val="22"/>
          <w:szCs w:val="22"/>
        </w:rPr>
      </w:pPr>
      <w:commentRangeStart w:id="25"/>
      <w:r w:rsidRPr="00637212">
        <w:rPr>
          <w:b/>
          <w:bCs/>
          <w:i w:val="0"/>
          <w:iCs w:val="0"/>
          <w:color w:val="auto"/>
        </w:rPr>
        <w:t xml:space="preserve">Figure </w:t>
      </w:r>
      <w:r w:rsidRPr="00637212">
        <w:rPr>
          <w:b/>
          <w:bCs/>
          <w:i w:val="0"/>
          <w:iCs w:val="0"/>
          <w:color w:val="auto"/>
        </w:rPr>
        <w:fldChar w:fldCharType="begin"/>
      </w:r>
      <w:r w:rsidRPr="00637212">
        <w:rPr>
          <w:b/>
          <w:bCs/>
          <w:i w:val="0"/>
          <w:iCs w:val="0"/>
          <w:color w:val="auto"/>
        </w:rPr>
        <w:instrText xml:space="preserve"> SEQ Figure \* ARABIC </w:instrText>
      </w:r>
      <w:r w:rsidRPr="00637212">
        <w:rPr>
          <w:b/>
          <w:bCs/>
          <w:i w:val="0"/>
          <w:iCs w:val="0"/>
          <w:color w:val="auto"/>
        </w:rPr>
        <w:fldChar w:fldCharType="separate"/>
      </w:r>
      <w:r w:rsidRPr="00637212">
        <w:rPr>
          <w:b/>
          <w:bCs/>
          <w:i w:val="0"/>
          <w:iCs w:val="0"/>
          <w:noProof/>
          <w:color w:val="auto"/>
        </w:rPr>
        <w:t>3</w:t>
      </w:r>
      <w:r w:rsidRPr="00637212">
        <w:rPr>
          <w:b/>
          <w:bCs/>
          <w:i w:val="0"/>
          <w:iCs w:val="0"/>
          <w:color w:val="auto"/>
        </w:rPr>
        <w:fldChar w:fldCharType="end"/>
      </w:r>
      <w:r>
        <w:rPr>
          <w:b/>
          <w:bCs/>
          <w:i w:val="0"/>
          <w:iCs w:val="0"/>
          <w:color w:val="auto"/>
        </w:rPr>
        <w:t xml:space="preserve">. </w:t>
      </w:r>
      <w:commentRangeEnd w:id="25"/>
      <w:r w:rsidR="00B65A3B">
        <w:rPr>
          <w:rStyle w:val="CommentReference"/>
          <w:i w:val="0"/>
          <w:iCs w:val="0"/>
          <w:color w:val="auto"/>
        </w:rPr>
        <w:commentReference w:id="25"/>
      </w:r>
      <w:r w:rsidRPr="00637212">
        <w:rPr>
          <w:b/>
          <w:bCs/>
          <w:i w:val="0"/>
          <w:iCs w:val="0"/>
          <w:color w:val="auto"/>
        </w:rPr>
        <w:t>Posterior</w:t>
      </w:r>
      <w:r w:rsidR="006A79F0">
        <w:rPr>
          <w:b/>
          <w:bCs/>
          <w:i w:val="0"/>
          <w:iCs w:val="0"/>
          <w:color w:val="auto"/>
        </w:rPr>
        <w:t xml:space="preserve"> </w:t>
      </w:r>
      <w:r w:rsidRPr="00637212">
        <w:rPr>
          <w:b/>
          <w:bCs/>
          <w:i w:val="0"/>
          <w:iCs w:val="0"/>
          <w:color w:val="auto"/>
        </w:rPr>
        <w:t>or anterior OFC</w:t>
      </w:r>
      <w:r w:rsidR="006A79F0">
        <w:rPr>
          <w:b/>
          <w:bCs/>
          <w:i w:val="0"/>
          <w:iCs w:val="0"/>
          <w:color w:val="auto"/>
        </w:rPr>
        <w:t>-</w:t>
      </w:r>
      <w:r w:rsidRPr="00637212">
        <w:rPr>
          <w:b/>
          <w:bCs/>
          <w:i w:val="0"/>
          <w:iCs w:val="0"/>
          <w:color w:val="auto"/>
        </w:rPr>
        <w:t xml:space="preserve">targeted cTBS disrupted value acquisition, only when </w:t>
      </w:r>
      <w:r w:rsidR="007E6B3B">
        <w:rPr>
          <w:b/>
          <w:bCs/>
          <w:i w:val="0"/>
          <w:iCs w:val="0"/>
          <w:color w:val="auto"/>
        </w:rPr>
        <w:t>administered during the first</w:t>
      </w:r>
      <w:r w:rsidRPr="00637212">
        <w:rPr>
          <w:b/>
          <w:bCs/>
          <w:i w:val="0"/>
          <w:iCs w:val="0"/>
          <w:color w:val="auto"/>
        </w:rPr>
        <w:t xml:space="preserve"> session.</w:t>
      </w:r>
      <w:r w:rsidRPr="00637212">
        <w:rPr>
          <w:i w:val="0"/>
          <w:iCs w:val="0"/>
          <w:color w:val="auto"/>
        </w:rPr>
        <w:t xml:space="preserve"> </w:t>
      </w:r>
      <w:r w:rsidR="00B962A7" w:rsidRPr="00B153BA">
        <w:rPr>
          <w:b/>
          <w:bCs/>
          <w:i w:val="0"/>
          <w:iCs w:val="0"/>
          <w:color w:val="auto"/>
        </w:rPr>
        <w:t>A</w:t>
      </w:r>
      <w:r w:rsidR="00B962A7">
        <w:rPr>
          <w:i w:val="0"/>
          <w:iCs w:val="0"/>
          <w:color w:val="auto"/>
        </w:rPr>
        <w:t xml:space="preserve">. </w:t>
      </w:r>
      <w:r w:rsidRPr="00637212">
        <w:rPr>
          <w:i w:val="0"/>
          <w:iCs w:val="0"/>
          <w:color w:val="auto"/>
        </w:rPr>
        <w:t>Discriminatio</w:t>
      </w:r>
      <w:r w:rsidR="00B962A7">
        <w:rPr>
          <w:i w:val="0"/>
          <w:iCs w:val="0"/>
          <w:color w:val="auto"/>
        </w:rPr>
        <w:t xml:space="preserve">n accuracy </w:t>
      </w:r>
      <w:r w:rsidRPr="00E409AC">
        <w:rPr>
          <w:i w:val="0"/>
          <w:iCs w:val="0"/>
          <w:color w:val="auto"/>
        </w:rPr>
        <w:t>across runs, plotted by TMS conditions (cTBS, sham), and session numbers (1</w:t>
      </w:r>
      <w:r w:rsidRPr="00E409AC">
        <w:rPr>
          <w:i w:val="0"/>
          <w:iCs w:val="0"/>
          <w:color w:val="auto"/>
          <w:vertAlign w:val="superscript"/>
        </w:rPr>
        <w:t>st</w:t>
      </w:r>
      <w:r w:rsidRPr="00E409AC">
        <w:rPr>
          <w:i w:val="0"/>
          <w:iCs w:val="0"/>
          <w:color w:val="auto"/>
        </w:rPr>
        <w:t>, 2</w:t>
      </w:r>
      <w:r w:rsidRPr="00E409AC">
        <w:rPr>
          <w:i w:val="0"/>
          <w:iCs w:val="0"/>
          <w:color w:val="auto"/>
          <w:vertAlign w:val="superscript"/>
        </w:rPr>
        <w:t>nd</w:t>
      </w:r>
      <w:r w:rsidRPr="00E409AC">
        <w:rPr>
          <w:i w:val="0"/>
          <w:iCs w:val="0"/>
          <w:color w:val="auto"/>
        </w:rPr>
        <w:t>, 3</w:t>
      </w:r>
      <w:r w:rsidRPr="00E409AC">
        <w:rPr>
          <w:i w:val="0"/>
          <w:iCs w:val="0"/>
          <w:color w:val="auto"/>
          <w:vertAlign w:val="superscript"/>
        </w:rPr>
        <w:t>rd</w:t>
      </w:r>
      <w:r w:rsidRPr="00E409AC">
        <w:rPr>
          <w:i w:val="0"/>
          <w:iCs w:val="0"/>
          <w:color w:val="auto"/>
        </w:rPr>
        <w:t>)</w:t>
      </w:r>
      <w:r w:rsidR="00613D2A">
        <w:rPr>
          <w:i w:val="0"/>
          <w:iCs w:val="0"/>
          <w:color w:val="auto"/>
        </w:rPr>
        <w:t>, separated by different OFC targeted locations</w:t>
      </w:r>
      <w:r w:rsidR="006E1B4A">
        <w:rPr>
          <w:i w:val="0"/>
          <w:iCs w:val="0"/>
          <w:color w:val="auto"/>
        </w:rPr>
        <w:t xml:space="preserve"> (aOFC, pOFC)</w:t>
      </w:r>
      <w:r w:rsidRPr="00E409AC">
        <w:rPr>
          <w:i w:val="0"/>
          <w:iCs w:val="0"/>
          <w:color w:val="auto"/>
        </w:rPr>
        <w:t xml:space="preserve">. Error bars display the experimental data while the shade displays the </w:t>
      </w:r>
      <w:r w:rsidR="00613D2A">
        <w:rPr>
          <w:i w:val="0"/>
          <w:iCs w:val="0"/>
          <w:color w:val="auto"/>
        </w:rPr>
        <w:t xml:space="preserve">95% confidence interval </w:t>
      </w:r>
      <w:r w:rsidRPr="00E409AC">
        <w:rPr>
          <w:i w:val="0"/>
          <w:iCs w:val="0"/>
          <w:color w:val="auto"/>
        </w:rPr>
        <w:t xml:space="preserve">of simulated accuracy using the posterior estimates of learning rates. </w:t>
      </w:r>
      <w:r w:rsidR="00291C6C" w:rsidRPr="00B153BA">
        <w:rPr>
          <w:b/>
          <w:bCs/>
          <w:i w:val="0"/>
          <w:iCs w:val="0"/>
          <w:color w:val="auto"/>
        </w:rPr>
        <w:t>B.</w:t>
      </w:r>
      <w:r w:rsidR="00291C6C">
        <w:rPr>
          <w:i w:val="0"/>
          <w:iCs w:val="0"/>
          <w:color w:val="auto"/>
        </w:rPr>
        <w:t xml:space="preserve"> Change of response times across runs. </w:t>
      </w:r>
      <w:r w:rsidRPr="00B153BA">
        <w:rPr>
          <w:b/>
          <w:bCs/>
          <w:i w:val="0"/>
          <w:iCs w:val="0"/>
          <w:color w:val="auto"/>
        </w:rPr>
        <w:t xml:space="preserve">C. </w:t>
      </w:r>
      <w:r w:rsidRPr="00E409AC">
        <w:rPr>
          <w:i w:val="0"/>
          <w:iCs w:val="0"/>
          <w:color w:val="auto"/>
        </w:rPr>
        <w:t xml:space="preserve">Discrimination accuracy across runs, separated by session numbers and the order of Day 1 TMS. </w:t>
      </w:r>
      <w:r w:rsidRPr="00B153BA">
        <w:rPr>
          <w:b/>
          <w:bCs/>
          <w:i w:val="0"/>
          <w:iCs w:val="0"/>
          <w:color w:val="auto"/>
        </w:rPr>
        <w:t xml:space="preserve">D. </w:t>
      </w:r>
      <w:r w:rsidRPr="00E409AC">
        <w:rPr>
          <w:i w:val="0"/>
          <w:iCs w:val="0"/>
          <w:color w:val="auto"/>
        </w:rPr>
        <w:t xml:space="preserve">Effect of cTBS on estimated learning rates, separated by Day 1 TMS order. </w:t>
      </w:r>
      <w:r w:rsidRPr="00B153BA">
        <w:rPr>
          <w:b/>
          <w:bCs/>
          <w:i w:val="0"/>
          <w:iCs w:val="0"/>
          <w:color w:val="auto"/>
        </w:rPr>
        <w:t>E.</w:t>
      </w:r>
      <w:r w:rsidRPr="00E409AC">
        <w:rPr>
          <w:i w:val="0"/>
          <w:iCs w:val="0"/>
          <w:color w:val="auto"/>
        </w:rPr>
        <w:t xml:space="preserve"> Scatter plots showing the relationship between estimated learning rates and perceived TMS discomfort/intensity, separated by Day 1 TMS order. </w:t>
      </w:r>
    </w:p>
    <w:p w14:paraId="5024F05C" w14:textId="77777777" w:rsidR="00C62873" w:rsidRPr="00244866" w:rsidRDefault="00C62873" w:rsidP="0091089C">
      <w:pPr>
        <w:spacing w:after="120"/>
        <w:rPr>
          <w:rFonts w:ascii="Arial" w:hAnsi="Arial" w:cs="Arial"/>
          <w:color w:val="000000" w:themeColor="text1"/>
          <w:sz w:val="22"/>
          <w:szCs w:val="22"/>
        </w:rPr>
      </w:pPr>
    </w:p>
    <w:p w14:paraId="1AA0B0B5" w14:textId="57FC4FC5" w:rsidR="00E67BEC" w:rsidRPr="005F407F" w:rsidRDefault="00083078" w:rsidP="0091089C">
      <w:pPr>
        <w:pStyle w:val="Heading3"/>
        <w:spacing w:before="0" w:after="120"/>
        <w:rPr>
          <w:rFonts w:ascii="Arial" w:hAnsi="Arial" w:cs="Arial"/>
          <w:b/>
          <w:bCs/>
          <w:color w:val="auto"/>
          <w:sz w:val="22"/>
          <w:szCs w:val="22"/>
        </w:rPr>
      </w:pPr>
      <w:r>
        <w:rPr>
          <w:rFonts w:ascii="Arial" w:hAnsi="Arial" w:cs="Arial"/>
          <w:b/>
          <w:bCs/>
          <w:color w:val="auto"/>
          <w:sz w:val="22"/>
          <w:szCs w:val="22"/>
        </w:rPr>
        <w:t xml:space="preserve">Posterior, but not anterior, </w:t>
      </w:r>
      <w:r w:rsidR="00E15A9C" w:rsidRPr="005F407F">
        <w:rPr>
          <w:rFonts w:ascii="Arial" w:hAnsi="Arial" w:cs="Arial"/>
          <w:b/>
          <w:bCs/>
          <w:color w:val="auto"/>
          <w:sz w:val="22"/>
          <w:szCs w:val="22"/>
        </w:rPr>
        <w:t>OFC</w:t>
      </w:r>
      <w:r w:rsidR="007735EE">
        <w:rPr>
          <w:rFonts w:ascii="Arial" w:hAnsi="Arial" w:cs="Arial"/>
          <w:b/>
          <w:bCs/>
          <w:color w:val="auto"/>
          <w:sz w:val="22"/>
          <w:szCs w:val="22"/>
        </w:rPr>
        <w:t>-</w:t>
      </w:r>
      <w:r w:rsidR="00643B52">
        <w:rPr>
          <w:rFonts w:ascii="Arial" w:hAnsi="Arial" w:cs="Arial"/>
          <w:b/>
          <w:bCs/>
          <w:color w:val="auto"/>
          <w:sz w:val="22"/>
          <w:szCs w:val="22"/>
        </w:rPr>
        <w:t>targeted cTBS</w:t>
      </w:r>
      <w:r w:rsidR="00DC71AA">
        <w:rPr>
          <w:rFonts w:ascii="Arial" w:hAnsi="Arial" w:cs="Arial"/>
          <w:b/>
          <w:bCs/>
          <w:color w:val="auto"/>
          <w:sz w:val="22"/>
          <w:szCs w:val="22"/>
        </w:rPr>
        <w:t xml:space="preserve"> on Day 2</w:t>
      </w:r>
      <w:r w:rsidR="00ED5E10" w:rsidRPr="005F407F">
        <w:rPr>
          <w:rFonts w:ascii="Arial" w:hAnsi="Arial" w:cs="Arial"/>
          <w:b/>
          <w:bCs/>
          <w:color w:val="auto"/>
          <w:sz w:val="22"/>
          <w:szCs w:val="22"/>
        </w:rPr>
        <w:t xml:space="preserve"> </w:t>
      </w:r>
      <w:r w:rsidR="00E15A9C" w:rsidRPr="005F407F">
        <w:rPr>
          <w:rFonts w:ascii="Arial" w:hAnsi="Arial" w:cs="Arial"/>
          <w:b/>
          <w:bCs/>
          <w:color w:val="auto"/>
          <w:sz w:val="22"/>
          <w:szCs w:val="22"/>
        </w:rPr>
        <w:t>impair</w:t>
      </w:r>
      <w:r w:rsidR="00C0444D">
        <w:rPr>
          <w:rFonts w:ascii="Arial" w:hAnsi="Arial" w:cs="Arial"/>
          <w:b/>
          <w:bCs/>
          <w:color w:val="auto"/>
          <w:sz w:val="22"/>
          <w:szCs w:val="22"/>
        </w:rPr>
        <w:t>ed</w:t>
      </w:r>
      <w:r w:rsidR="00E15A9C" w:rsidRPr="005F407F">
        <w:rPr>
          <w:rFonts w:ascii="Arial" w:hAnsi="Arial" w:cs="Arial"/>
          <w:b/>
          <w:bCs/>
          <w:color w:val="auto"/>
          <w:sz w:val="22"/>
          <w:szCs w:val="22"/>
        </w:rPr>
        <w:t xml:space="preserve"> </w:t>
      </w:r>
      <w:r w:rsidR="00EE35BC" w:rsidRPr="005F407F">
        <w:rPr>
          <w:rFonts w:ascii="Arial" w:hAnsi="Arial" w:cs="Arial"/>
          <w:b/>
          <w:bCs/>
          <w:color w:val="auto"/>
          <w:sz w:val="22"/>
          <w:szCs w:val="22"/>
        </w:rPr>
        <w:t>outcome devaluation</w:t>
      </w:r>
    </w:p>
    <w:p w14:paraId="219568CF" w14:textId="0DA834E1" w:rsidR="00E725AE" w:rsidRPr="00C82F4C" w:rsidRDefault="005802B0" w:rsidP="003B254E">
      <w:pPr>
        <w:spacing w:after="120"/>
        <w:rPr>
          <w:rFonts w:ascii="Arial" w:hAnsi="Arial" w:cs="Arial"/>
          <w:sz w:val="22"/>
          <w:szCs w:val="22"/>
        </w:rPr>
      </w:pPr>
      <w:r w:rsidRPr="00C82F4C">
        <w:rPr>
          <w:rFonts w:ascii="Arial" w:hAnsi="Arial" w:cs="Arial"/>
          <w:sz w:val="22"/>
          <w:szCs w:val="22"/>
        </w:rPr>
        <w:t>Participants</w:t>
      </w:r>
      <w:r w:rsidR="006E2C78" w:rsidRPr="00C82F4C">
        <w:rPr>
          <w:rFonts w:ascii="Arial" w:hAnsi="Arial" w:cs="Arial"/>
          <w:sz w:val="22"/>
          <w:szCs w:val="22"/>
        </w:rPr>
        <w:t>’</w:t>
      </w:r>
      <w:r w:rsidRPr="00C82F4C">
        <w:rPr>
          <w:rFonts w:ascii="Arial" w:hAnsi="Arial" w:cs="Arial"/>
          <w:sz w:val="22"/>
          <w:szCs w:val="22"/>
        </w:rPr>
        <w:t xml:space="preserve"> odor ratings</w:t>
      </w:r>
      <w:r w:rsidR="0014449B" w:rsidRPr="00C82F4C">
        <w:rPr>
          <w:rFonts w:ascii="Arial" w:hAnsi="Arial" w:cs="Arial"/>
          <w:sz w:val="22"/>
          <w:szCs w:val="22"/>
        </w:rPr>
        <w:t xml:space="preserve"> on Day 2</w:t>
      </w:r>
      <w:r w:rsidRPr="00C82F4C">
        <w:rPr>
          <w:rFonts w:ascii="Arial" w:hAnsi="Arial" w:cs="Arial"/>
          <w:sz w:val="22"/>
          <w:szCs w:val="22"/>
        </w:rPr>
        <w:t xml:space="preserve"> </w:t>
      </w:r>
      <w:r w:rsidR="00BC0E7E" w:rsidRPr="00C82F4C">
        <w:rPr>
          <w:rFonts w:ascii="Arial" w:hAnsi="Arial" w:cs="Arial"/>
          <w:sz w:val="22"/>
          <w:szCs w:val="22"/>
        </w:rPr>
        <w:t>indicated</w:t>
      </w:r>
      <w:r w:rsidRPr="00C82F4C">
        <w:rPr>
          <w:rFonts w:ascii="Arial" w:hAnsi="Arial" w:cs="Arial"/>
          <w:sz w:val="22"/>
          <w:szCs w:val="22"/>
        </w:rPr>
        <w:t xml:space="preserve"> that the selective satiation procedure </w:t>
      </w:r>
      <w:r w:rsidR="00BC0E7E" w:rsidRPr="00C82F4C">
        <w:rPr>
          <w:rFonts w:ascii="Arial" w:hAnsi="Arial" w:cs="Arial"/>
          <w:sz w:val="22"/>
          <w:szCs w:val="22"/>
        </w:rPr>
        <w:t>significantly</w:t>
      </w:r>
      <w:r w:rsidRPr="00C82F4C">
        <w:rPr>
          <w:rFonts w:ascii="Arial" w:hAnsi="Arial" w:cs="Arial"/>
          <w:sz w:val="22"/>
          <w:szCs w:val="22"/>
        </w:rPr>
        <w:t xml:space="preserve"> reduced odor pleasantness across sessions and participants (p</w:t>
      </w:r>
      <w:r w:rsidR="00274023" w:rsidRPr="00C82F4C">
        <w:rPr>
          <w:rFonts w:ascii="Arial" w:hAnsi="Arial" w:cs="Arial"/>
          <w:sz w:val="22"/>
          <w:szCs w:val="22"/>
        </w:rPr>
        <w:t xml:space="preserve"> </w:t>
      </w:r>
      <w:r w:rsidRPr="00C82F4C">
        <w:rPr>
          <w:rFonts w:ascii="Arial" w:hAnsi="Arial" w:cs="Arial"/>
          <w:sz w:val="22"/>
          <w:szCs w:val="22"/>
        </w:rPr>
        <w:t>=</w:t>
      </w:r>
      <w:r w:rsidR="00274023" w:rsidRPr="00C82F4C">
        <w:rPr>
          <w:rFonts w:ascii="Arial" w:hAnsi="Arial" w:cs="Arial"/>
          <w:sz w:val="22"/>
          <w:szCs w:val="22"/>
        </w:rPr>
        <w:t xml:space="preserve"> </w:t>
      </w:r>
      <w:r w:rsidR="00A202B3" w:rsidRPr="00C82F4C">
        <w:rPr>
          <w:rFonts w:ascii="Arial" w:hAnsi="Arial" w:cs="Arial"/>
          <w:sz w:val="22"/>
          <w:szCs w:val="22"/>
        </w:rPr>
        <w:t>2.75e-13</w:t>
      </w:r>
      <w:r w:rsidRPr="00C82F4C">
        <w:rPr>
          <w:rFonts w:ascii="Arial" w:hAnsi="Arial" w:cs="Arial"/>
          <w:sz w:val="22"/>
          <w:szCs w:val="22"/>
        </w:rPr>
        <w:t xml:space="preserve">, </w:t>
      </w:r>
      <w:r w:rsidRPr="00C82F4C">
        <w:rPr>
          <w:rFonts w:ascii="Arial" w:hAnsi="Arial" w:cs="Arial"/>
          <w:b/>
          <w:sz w:val="22"/>
          <w:szCs w:val="22"/>
        </w:rPr>
        <w:t xml:space="preserve">Figure </w:t>
      </w:r>
      <w:r w:rsidR="00F45AB2" w:rsidRPr="00C82F4C">
        <w:rPr>
          <w:rFonts w:ascii="Arial" w:hAnsi="Arial" w:cs="Arial"/>
          <w:b/>
          <w:sz w:val="22"/>
          <w:szCs w:val="22"/>
        </w:rPr>
        <w:t>4</w:t>
      </w:r>
      <w:r w:rsidR="00F47689" w:rsidRPr="00C82F4C">
        <w:rPr>
          <w:rFonts w:ascii="Arial" w:hAnsi="Arial" w:cs="Arial"/>
          <w:b/>
          <w:sz w:val="22"/>
          <w:szCs w:val="22"/>
        </w:rPr>
        <w:t>A</w:t>
      </w:r>
      <w:r w:rsidRPr="00C82F4C">
        <w:rPr>
          <w:rFonts w:ascii="Arial" w:hAnsi="Arial" w:cs="Arial"/>
          <w:sz w:val="22"/>
          <w:szCs w:val="22"/>
        </w:rPr>
        <w:t xml:space="preserve">). </w:t>
      </w:r>
      <w:r w:rsidR="00BC0E7E" w:rsidRPr="00C82F4C">
        <w:rPr>
          <w:rFonts w:ascii="Arial" w:hAnsi="Arial" w:cs="Arial"/>
          <w:sz w:val="22"/>
          <w:szCs w:val="22"/>
        </w:rPr>
        <w:t>This</w:t>
      </w:r>
      <w:r w:rsidRPr="00C82F4C">
        <w:rPr>
          <w:rFonts w:ascii="Arial" w:hAnsi="Arial" w:cs="Arial"/>
          <w:sz w:val="22"/>
          <w:szCs w:val="22"/>
        </w:rPr>
        <w:t xml:space="preserve"> effect was not </w:t>
      </w:r>
      <w:r w:rsidR="00BC0E7E" w:rsidRPr="00C82F4C">
        <w:rPr>
          <w:rFonts w:ascii="Arial" w:hAnsi="Arial" w:cs="Arial"/>
          <w:sz w:val="22"/>
          <w:szCs w:val="22"/>
        </w:rPr>
        <w:t>influenced</w:t>
      </w:r>
      <w:r w:rsidRPr="00C82F4C">
        <w:rPr>
          <w:rFonts w:ascii="Arial" w:hAnsi="Arial" w:cs="Arial"/>
          <w:sz w:val="22"/>
          <w:szCs w:val="22"/>
        </w:rPr>
        <w:t xml:space="preserve"> by TMS </w:t>
      </w:r>
      <w:r w:rsidR="00053026" w:rsidRPr="00C82F4C">
        <w:rPr>
          <w:rFonts w:ascii="Arial" w:hAnsi="Arial" w:cs="Arial"/>
          <w:sz w:val="22"/>
          <w:szCs w:val="22"/>
        </w:rPr>
        <w:t>condition</w:t>
      </w:r>
      <w:r w:rsidR="00BC0E7E" w:rsidRPr="00C82F4C">
        <w:rPr>
          <w:rFonts w:ascii="Arial" w:hAnsi="Arial" w:cs="Arial"/>
          <w:sz w:val="22"/>
          <w:szCs w:val="22"/>
        </w:rPr>
        <w:t xml:space="preserve"> (sham/cTBS), </w:t>
      </w:r>
      <w:r w:rsidR="005A1824" w:rsidRPr="00C82F4C">
        <w:rPr>
          <w:rFonts w:ascii="Arial" w:hAnsi="Arial" w:cs="Arial"/>
          <w:sz w:val="22"/>
          <w:szCs w:val="22"/>
        </w:rPr>
        <w:t>TMS</w:t>
      </w:r>
      <w:r w:rsidR="00BC0E7E" w:rsidRPr="00C82F4C">
        <w:rPr>
          <w:rFonts w:ascii="Arial" w:hAnsi="Arial" w:cs="Arial"/>
          <w:sz w:val="22"/>
          <w:szCs w:val="22"/>
        </w:rPr>
        <w:t xml:space="preserve"> targeted location (aOFC/pOFC), </w:t>
      </w:r>
      <w:r w:rsidRPr="00C82F4C">
        <w:rPr>
          <w:rFonts w:ascii="Arial" w:hAnsi="Arial" w:cs="Arial"/>
          <w:sz w:val="22"/>
          <w:szCs w:val="22"/>
        </w:rPr>
        <w:t xml:space="preserve">session </w:t>
      </w:r>
      <w:r w:rsidR="005A1824" w:rsidRPr="00C82F4C">
        <w:rPr>
          <w:rFonts w:ascii="Arial" w:hAnsi="Arial" w:cs="Arial"/>
          <w:sz w:val="22"/>
          <w:szCs w:val="22"/>
        </w:rPr>
        <w:t>number</w:t>
      </w:r>
      <w:r w:rsidR="0088555C" w:rsidRPr="00C82F4C">
        <w:rPr>
          <w:rFonts w:ascii="Arial" w:hAnsi="Arial" w:cs="Arial"/>
          <w:sz w:val="22"/>
          <w:szCs w:val="22"/>
        </w:rPr>
        <w:t xml:space="preserve"> (1</w:t>
      </w:r>
      <w:r w:rsidR="0088555C" w:rsidRPr="00C82F4C">
        <w:rPr>
          <w:rFonts w:ascii="Arial" w:hAnsi="Arial" w:cs="Arial"/>
          <w:sz w:val="22"/>
          <w:szCs w:val="22"/>
          <w:vertAlign w:val="superscript"/>
        </w:rPr>
        <w:t>st</w:t>
      </w:r>
      <w:r w:rsidR="0088555C" w:rsidRPr="00C82F4C">
        <w:rPr>
          <w:rFonts w:ascii="Arial" w:hAnsi="Arial" w:cs="Arial"/>
          <w:sz w:val="22"/>
          <w:szCs w:val="22"/>
        </w:rPr>
        <w:t>, 2</w:t>
      </w:r>
      <w:r w:rsidR="0088555C" w:rsidRPr="00C82F4C">
        <w:rPr>
          <w:rFonts w:ascii="Arial" w:hAnsi="Arial" w:cs="Arial"/>
          <w:sz w:val="22"/>
          <w:szCs w:val="22"/>
          <w:vertAlign w:val="superscript"/>
        </w:rPr>
        <w:t>nd</w:t>
      </w:r>
      <w:r w:rsidR="0088555C" w:rsidRPr="00C82F4C">
        <w:rPr>
          <w:rFonts w:ascii="Arial" w:hAnsi="Arial" w:cs="Arial"/>
          <w:sz w:val="22"/>
          <w:szCs w:val="22"/>
        </w:rPr>
        <w:t>, 3</w:t>
      </w:r>
      <w:r w:rsidR="0088555C" w:rsidRPr="00C82F4C">
        <w:rPr>
          <w:rFonts w:ascii="Arial" w:hAnsi="Arial" w:cs="Arial"/>
          <w:sz w:val="22"/>
          <w:szCs w:val="22"/>
          <w:vertAlign w:val="superscript"/>
        </w:rPr>
        <w:t>rd</w:t>
      </w:r>
      <w:r w:rsidR="0088555C" w:rsidRPr="00C82F4C">
        <w:rPr>
          <w:rFonts w:ascii="Arial" w:hAnsi="Arial" w:cs="Arial"/>
          <w:sz w:val="22"/>
          <w:szCs w:val="22"/>
        </w:rPr>
        <w:t>)</w:t>
      </w:r>
      <w:r w:rsidRPr="00C82F4C">
        <w:rPr>
          <w:rFonts w:ascii="Arial" w:hAnsi="Arial" w:cs="Arial"/>
          <w:sz w:val="22"/>
          <w:szCs w:val="22"/>
        </w:rPr>
        <w:t xml:space="preserve">, </w:t>
      </w:r>
      <w:r w:rsidR="00BC0E7E" w:rsidRPr="00C82F4C">
        <w:rPr>
          <w:rFonts w:ascii="Arial" w:hAnsi="Arial" w:cs="Arial"/>
          <w:sz w:val="22"/>
          <w:szCs w:val="22"/>
        </w:rPr>
        <w:t>or sated odor type (</w:t>
      </w:r>
      <w:r w:rsidRPr="00C82F4C">
        <w:rPr>
          <w:rFonts w:ascii="Arial" w:hAnsi="Arial" w:cs="Arial"/>
          <w:sz w:val="22"/>
          <w:szCs w:val="22"/>
        </w:rPr>
        <w:t>savory/sweet</w:t>
      </w:r>
      <w:r w:rsidR="00BC0E7E" w:rsidRPr="00C82F4C">
        <w:rPr>
          <w:rFonts w:ascii="Arial" w:hAnsi="Arial" w:cs="Arial"/>
          <w:sz w:val="22"/>
          <w:szCs w:val="22"/>
        </w:rPr>
        <w:t>)</w:t>
      </w:r>
      <w:r w:rsidRPr="00C82F4C">
        <w:rPr>
          <w:rFonts w:ascii="Arial" w:hAnsi="Arial" w:cs="Arial"/>
          <w:sz w:val="22"/>
          <w:szCs w:val="22"/>
        </w:rPr>
        <w:t xml:space="preserve"> (all p</w:t>
      </w:r>
      <w:r w:rsidR="002F255D" w:rsidRPr="00C82F4C">
        <w:rPr>
          <w:rFonts w:ascii="Arial" w:hAnsi="Arial" w:cs="Arial"/>
          <w:sz w:val="22"/>
          <w:szCs w:val="22"/>
        </w:rPr>
        <w:t xml:space="preserve"> </w:t>
      </w:r>
      <w:r w:rsidRPr="00C82F4C">
        <w:rPr>
          <w:rFonts w:ascii="Arial" w:hAnsi="Arial" w:cs="Arial"/>
          <w:sz w:val="22"/>
          <w:szCs w:val="22"/>
        </w:rPr>
        <w:t>&gt;</w:t>
      </w:r>
      <w:r w:rsidR="002F255D" w:rsidRPr="00C82F4C">
        <w:rPr>
          <w:rFonts w:ascii="Arial" w:hAnsi="Arial" w:cs="Arial"/>
          <w:sz w:val="22"/>
          <w:szCs w:val="22"/>
        </w:rPr>
        <w:t xml:space="preserve"> </w:t>
      </w:r>
      <w:r w:rsidRPr="00C82F4C">
        <w:rPr>
          <w:rFonts w:ascii="Arial" w:hAnsi="Arial" w:cs="Arial"/>
          <w:sz w:val="22"/>
          <w:szCs w:val="22"/>
        </w:rPr>
        <w:t>0.05)</w:t>
      </w:r>
      <w:r w:rsidR="003D7B6F" w:rsidRPr="00C82F4C">
        <w:rPr>
          <w:rFonts w:ascii="Arial" w:hAnsi="Arial" w:cs="Arial"/>
          <w:sz w:val="22"/>
          <w:szCs w:val="22"/>
        </w:rPr>
        <w:t xml:space="preserve">, </w:t>
      </w:r>
      <w:r w:rsidR="00972BBA" w:rsidRPr="00C82F4C">
        <w:rPr>
          <w:rFonts w:ascii="Arial" w:hAnsi="Arial" w:cs="Arial"/>
          <w:sz w:val="22"/>
          <w:szCs w:val="22"/>
        </w:rPr>
        <w:t>suggesting</w:t>
      </w:r>
      <w:r w:rsidR="003D7B6F" w:rsidRPr="00C82F4C">
        <w:rPr>
          <w:rFonts w:ascii="Arial" w:hAnsi="Arial" w:cs="Arial"/>
          <w:sz w:val="22"/>
          <w:szCs w:val="22"/>
        </w:rPr>
        <w:t xml:space="preserve"> participants devalue</w:t>
      </w:r>
      <w:r w:rsidR="00763917" w:rsidRPr="00C82F4C">
        <w:rPr>
          <w:rFonts w:ascii="Arial" w:hAnsi="Arial" w:cs="Arial"/>
          <w:sz w:val="22"/>
          <w:szCs w:val="22"/>
        </w:rPr>
        <w:t xml:space="preserve">d the odor consistent </w:t>
      </w:r>
      <w:r w:rsidR="00093F8B">
        <w:rPr>
          <w:rFonts w:ascii="Arial" w:hAnsi="Arial" w:cs="Arial"/>
          <w:sz w:val="22"/>
          <w:szCs w:val="22"/>
        </w:rPr>
        <w:t>after consuming the</w:t>
      </w:r>
      <w:r w:rsidR="00763917" w:rsidRPr="00C82F4C">
        <w:rPr>
          <w:rFonts w:ascii="Arial" w:hAnsi="Arial" w:cs="Arial"/>
          <w:sz w:val="22"/>
          <w:szCs w:val="22"/>
        </w:rPr>
        <w:t xml:space="preserve"> meal</w:t>
      </w:r>
      <w:r w:rsidR="00DB11A6" w:rsidRPr="00C82F4C">
        <w:rPr>
          <w:rFonts w:ascii="Arial" w:hAnsi="Arial" w:cs="Arial"/>
          <w:sz w:val="22"/>
          <w:szCs w:val="22"/>
        </w:rPr>
        <w:t>.</w:t>
      </w:r>
      <w:r w:rsidR="00D41367" w:rsidRPr="00C82F4C">
        <w:rPr>
          <w:rFonts w:ascii="Arial" w:hAnsi="Arial" w:cs="Arial"/>
          <w:sz w:val="22"/>
          <w:szCs w:val="22"/>
        </w:rPr>
        <w:t xml:space="preserve"> </w:t>
      </w:r>
      <w:r w:rsidR="002D2B27" w:rsidRPr="00C82F4C">
        <w:rPr>
          <w:rFonts w:ascii="Arial" w:hAnsi="Arial" w:cs="Arial"/>
          <w:sz w:val="22"/>
          <w:szCs w:val="22"/>
        </w:rPr>
        <w:t xml:space="preserve">To examine the role of the aOFC or the pOFC in outcome devaluation, we </w:t>
      </w:r>
      <w:r w:rsidR="00BE7F2B" w:rsidRPr="00C82F4C">
        <w:rPr>
          <w:rFonts w:ascii="Arial" w:hAnsi="Arial" w:cs="Arial"/>
          <w:sz w:val="22"/>
          <w:szCs w:val="22"/>
        </w:rPr>
        <w:t>analyzed</w:t>
      </w:r>
      <w:r w:rsidR="002D2B27" w:rsidRPr="00C82F4C">
        <w:rPr>
          <w:rFonts w:ascii="Arial" w:hAnsi="Arial" w:cs="Arial"/>
          <w:sz w:val="22"/>
          <w:szCs w:val="22"/>
        </w:rPr>
        <w:t xml:space="preserve"> </w:t>
      </w:r>
      <w:r w:rsidR="00CA6767" w:rsidRPr="00C82F4C">
        <w:rPr>
          <w:rFonts w:ascii="Arial" w:hAnsi="Arial" w:cs="Arial"/>
          <w:sz w:val="22"/>
          <w:szCs w:val="22"/>
        </w:rPr>
        <w:t xml:space="preserve">participants’ choices </w:t>
      </w:r>
      <w:r w:rsidR="00977F57" w:rsidRPr="00C82F4C">
        <w:rPr>
          <w:rFonts w:ascii="Arial" w:hAnsi="Arial" w:cs="Arial"/>
          <w:sz w:val="22"/>
          <w:szCs w:val="22"/>
        </w:rPr>
        <w:t>for</w:t>
      </w:r>
      <w:r w:rsidR="007A6A17" w:rsidRPr="00C82F4C">
        <w:rPr>
          <w:rFonts w:ascii="Arial" w:hAnsi="Arial" w:cs="Arial"/>
          <w:sz w:val="22"/>
          <w:szCs w:val="22"/>
        </w:rPr>
        <w:t xml:space="preserve"> stimuli predict</w:t>
      </w:r>
      <w:r w:rsidR="00977F57" w:rsidRPr="00C82F4C">
        <w:rPr>
          <w:rFonts w:ascii="Arial" w:hAnsi="Arial" w:cs="Arial"/>
          <w:sz w:val="22"/>
          <w:szCs w:val="22"/>
        </w:rPr>
        <w:t>ing</w:t>
      </w:r>
      <w:r w:rsidR="007A6A17" w:rsidRPr="00C82F4C">
        <w:rPr>
          <w:rFonts w:ascii="Arial" w:hAnsi="Arial" w:cs="Arial"/>
          <w:sz w:val="22"/>
          <w:szCs w:val="22"/>
        </w:rPr>
        <w:t xml:space="preserve"> </w:t>
      </w:r>
      <w:r w:rsidR="00CA6767" w:rsidRPr="00C82F4C">
        <w:rPr>
          <w:rFonts w:ascii="Arial" w:hAnsi="Arial" w:cs="Arial"/>
          <w:sz w:val="22"/>
          <w:szCs w:val="22"/>
        </w:rPr>
        <w:t>the sated odors</w:t>
      </w:r>
      <w:r w:rsidR="00FE45C9" w:rsidRPr="00C82F4C">
        <w:rPr>
          <w:rFonts w:ascii="Arial" w:hAnsi="Arial" w:cs="Arial"/>
          <w:sz w:val="22"/>
          <w:szCs w:val="22"/>
        </w:rPr>
        <w:t xml:space="preserve"> </w:t>
      </w:r>
      <w:r w:rsidR="00CA6767" w:rsidRPr="00C82F4C">
        <w:rPr>
          <w:rFonts w:ascii="Arial" w:hAnsi="Arial" w:cs="Arial"/>
          <w:sz w:val="22"/>
          <w:szCs w:val="22"/>
        </w:rPr>
        <w:t>before and after the meal.</w:t>
      </w:r>
      <w:r w:rsidR="00977F57" w:rsidRPr="00C82F4C">
        <w:rPr>
          <w:rFonts w:ascii="Arial" w:hAnsi="Arial" w:cs="Arial"/>
          <w:sz w:val="22"/>
          <w:szCs w:val="22"/>
        </w:rPr>
        <w:t xml:space="preserve"> Pre- and post-meal choices for both set A and set B stimuli were highly correlated </w:t>
      </w:r>
      <w:r w:rsidR="00CA6767" w:rsidRPr="00C82F4C">
        <w:rPr>
          <w:rFonts w:ascii="Arial" w:hAnsi="Arial" w:cs="Arial"/>
          <w:sz w:val="22"/>
          <w:szCs w:val="22"/>
        </w:rPr>
        <w:t>(</w:t>
      </w:r>
      <w:commentRangeStart w:id="26"/>
      <w:commentRangeStart w:id="27"/>
      <w:r w:rsidR="00CA6767" w:rsidRPr="00C82F4C">
        <w:rPr>
          <w:rFonts w:ascii="Arial" w:hAnsi="Arial" w:cs="Arial"/>
          <w:b/>
          <w:sz w:val="22"/>
          <w:szCs w:val="22"/>
        </w:rPr>
        <w:t>Figure 4B</w:t>
      </w:r>
      <w:commentRangeEnd w:id="26"/>
      <w:r w:rsidR="00BD035A">
        <w:rPr>
          <w:rStyle w:val="CommentReference"/>
        </w:rPr>
        <w:commentReference w:id="26"/>
      </w:r>
      <w:commentRangeEnd w:id="27"/>
      <w:r w:rsidR="005021FB">
        <w:rPr>
          <w:rStyle w:val="CommentReference"/>
        </w:rPr>
        <w:commentReference w:id="27"/>
      </w:r>
      <w:r w:rsidR="00CA6767" w:rsidRPr="00C82F4C">
        <w:rPr>
          <w:rFonts w:ascii="Arial" w:hAnsi="Arial" w:cs="Arial"/>
          <w:sz w:val="22"/>
          <w:szCs w:val="22"/>
        </w:rPr>
        <w:t xml:space="preserve">), </w:t>
      </w:r>
      <w:r w:rsidR="00E0486D" w:rsidRPr="00C82F4C">
        <w:rPr>
          <w:rFonts w:ascii="Arial" w:hAnsi="Arial" w:cs="Arial"/>
          <w:sz w:val="22"/>
          <w:szCs w:val="22"/>
        </w:rPr>
        <w:t>indicating</w:t>
      </w:r>
      <w:r w:rsidR="003873C5" w:rsidRPr="00C82F4C">
        <w:rPr>
          <w:rFonts w:ascii="Arial" w:hAnsi="Arial" w:cs="Arial"/>
          <w:sz w:val="22"/>
          <w:szCs w:val="22"/>
        </w:rPr>
        <w:t xml:space="preserve"> consistent</w:t>
      </w:r>
      <w:r w:rsidR="00CA6767" w:rsidRPr="00C82F4C">
        <w:rPr>
          <w:rFonts w:ascii="Arial" w:hAnsi="Arial" w:cs="Arial"/>
          <w:sz w:val="22"/>
          <w:szCs w:val="22"/>
        </w:rPr>
        <w:t xml:space="preserve"> </w:t>
      </w:r>
      <w:r w:rsidR="00E0486D" w:rsidRPr="00C82F4C">
        <w:rPr>
          <w:rFonts w:ascii="Arial" w:hAnsi="Arial" w:cs="Arial"/>
          <w:sz w:val="22"/>
          <w:szCs w:val="22"/>
        </w:rPr>
        <w:t>choice</w:t>
      </w:r>
      <w:r w:rsidR="003873C5" w:rsidRPr="00C82F4C">
        <w:rPr>
          <w:rFonts w:ascii="Arial" w:hAnsi="Arial" w:cs="Arial"/>
          <w:sz w:val="22"/>
          <w:szCs w:val="22"/>
        </w:rPr>
        <w:t xml:space="preserve">s </w:t>
      </w:r>
      <w:r w:rsidR="00CA6767" w:rsidRPr="00C82F4C">
        <w:rPr>
          <w:rFonts w:ascii="Arial" w:hAnsi="Arial" w:cs="Arial"/>
          <w:sz w:val="22"/>
          <w:szCs w:val="22"/>
        </w:rPr>
        <w:t>across sets</w:t>
      </w:r>
      <w:r w:rsidR="003873C5" w:rsidRPr="00C82F4C">
        <w:rPr>
          <w:rFonts w:ascii="Arial" w:hAnsi="Arial" w:cs="Arial"/>
          <w:sz w:val="22"/>
          <w:szCs w:val="22"/>
        </w:rPr>
        <w:t xml:space="preserve"> </w:t>
      </w:r>
      <w:r w:rsidR="00CA6767" w:rsidRPr="00C82F4C">
        <w:rPr>
          <w:rFonts w:ascii="Arial" w:hAnsi="Arial" w:cs="Arial"/>
          <w:sz w:val="22"/>
          <w:szCs w:val="22"/>
        </w:rPr>
        <w:t>based on odor preferences. To assess</w:t>
      </w:r>
      <w:r w:rsidR="00B6414D" w:rsidRPr="00C82F4C">
        <w:rPr>
          <w:rFonts w:ascii="Arial" w:hAnsi="Arial" w:cs="Arial"/>
          <w:sz w:val="22"/>
          <w:szCs w:val="22"/>
        </w:rPr>
        <w:t xml:space="preserve"> the</w:t>
      </w:r>
      <w:r w:rsidR="00CA6767" w:rsidRPr="00C82F4C">
        <w:rPr>
          <w:rFonts w:ascii="Arial" w:hAnsi="Arial" w:cs="Arial"/>
          <w:sz w:val="22"/>
          <w:szCs w:val="22"/>
        </w:rPr>
        <w:t xml:space="preserve"> </w:t>
      </w:r>
      <w:r w:rsidR="00B6414D" w:rsidRPr="00C82F4C">
        <w:rPr>
          <w:rFonts w:ascii="Arial" w:hAnsi="Arial" w:cs="Arial"/>
          <w:sz w:val="22"/>
          <w:szCs w:val="22"/>
        </w:rPr>
        <w:t>satiation</w:t>
      </w:r>
      <w:r w:rsidR="00CA6767" w:rsidRPr="00C82F4C">
        <w:rPr>
          <w:rFonts w:ascii="Arial" w:hAnsi="Arial" w:cs="Arial"/>
          <w:sz w:val="22"/>
          <w:szCs w:val="22"/>
        </w:rPr>
        <w:t xml:space="preserve"> effect, we used the pre-meal average choice</w:t>
      </w:r>
      <w:r w:rsidR="009D197D" w:rsidRPr="00C82F4C">
        <w:rPr>
          <w:rFonts w:ascii="Arial" w:hAnsi="Arial" w:cs="Arial"/>
          <w:sz w:val="22"/>
          <w:szCs w:val="22"/>
        </w:rPr>
        <w:t xml:space="preserve"> from set A</w:t>
      </w:r>
      <w:r w:rsidR="00CA6767" w:rsidRPr="00C82F4C">
        <w:rPr>
          <w:rFonts w:ascii="Arial" w:hAnsi="Arial" w:cs="Arial"/>
          <w:sz w:val="22"/>
          <w:szCs w:val="22"/>
        </w:rPr>
        <w:t xml:space="preserve"> as a session baseline and subtracted </w:t>
      </w:r>
      <w:r w:rsidR="00751B0C" w:rsidRPr="00C82F4C">
        <w:rPr>
          <w:rFonts w:ascii="Arial" w:hAnsi="Arial" w:cs="Arial"/>
          <w:sz w:val="22"/>
          <w:szCs w:val="22"/>
        </w:rPr>
        <w:t>it</w:t>
      </w:r>
      <w:r w:rsidR="00CA6767" w:rsidRPr="00C82F4C">
        <w:rPr>
          <w:rFonts w:ascii="Arial" w:hAnsi="Arial" w:cs="Arial"/>
          <w:sz w:val="22"/>
          <w:szCs w:val="22"/>
        </w:rPr>
        <w:t xml:space="preserve"> from the post-meal choices for both set</w:t>
      </w:r>
      <w:r w:rsidR="00751B0C" w:rsidRPr="00C82F4C">
        <w:rPr>
          <w:rFonts w:ascii="Arial" w:hAnsi="Arial" w:cs="Arial"/>
          <w:sz w:val="22"/>
          <w:szCs w:val="22"/>
        </w:rPr>
        <w:t>s</w:t>
      </w:r>
      <w:r w:rsidR="00CA6767" w:rsidRPr="00C82F4C">
        <w:rPr>
          <w:rFonts w:ascii="Arial" w:hAnsi="Arial" w:cs="Arial"/>
          <w:sz w:val="22"/>
          <w:szCs w:val="22"/>
        </w:rPr>
        <w:t>.</w:t>
      </w:r>
      <w:r w:rsidR="002D2B27" w:rsidRPr="00C82F4C">
        <w:rPr>
          <w:rFonts w:ascii="Arial" w:hAnsi="Arial" w:cs="Arial"/>
          <w:sz w:val="22"/>
          <w:szCs w:val="22"/>
        </w:rPr>
        <w:t xml:space="preserve"> </w:t>
      </w:r>
      <w:r w:rsidR="003873C5" w:rsidRPr="00C82F4C">
        <w:rPr>
          <w:rFonts w:ascii="Arial" w:hAnsi="Arial" w:cs="Arial"/>
          <w:sz w:val="22"/>
          <w:szCs w:val="22"/>
        </w:rPr>
        <w:t>The r</w:t>
      </w:r>
      <w:r w:rsidR="00F525A6" w:rsidRPr="00C82F4C">
        <w:rPr>
          <w:rFonts w:ascii="Arial" w:hAnsi="Arial" w:cs="Arial"/>
          <w:sz w:val="22"/>
          <w:szCs w:val="22"/>
        </w:rPr>
        <w:t xml:space="preserve">esults </w:t>
      </w:r>
      <w:commentRangeStart w:id="28"/>
      <w:commentRangeStart w:id="29"/>
      <w:r w:rsidR="004874C5" w:rsidRPr="00C82F4C">
        <w:rPr>
          <w:rFonts w:ascii="Arial" w:hAnsi="Arial" w:cs="Arial"/>
          <w:sz w:val="22"/>
          <w:szCs w:val="22"/>
        </w:rPr>
        <w:t>across sessions</w:t>
      </w:r>
      <w:r w:rsidR="003873C5" w:rsidRPr="00C82F4C">
        <w:rPr>
          <w:rFonts w:ascii="Arial" w:hAnsi="Arial" w:cs="Arial"/>
          <w:sz w:val="22"/>
          <w:szCs w:val="22"/>
        </w:rPr>
        <w:t xml:space="preserve"> </w:t>
      </w:r>
      <w:commentRangeEnd w:id="28"/>
      <w:r w:rsidR="00BD035A">
        <w:rPr>
          <w:rStyle w:val="CommentReference"/>
        </w:rPr>
        <w:commentReference w:id="28"/>
      </w:r>
      <w:commentRangeEnd w:id="29"/>
      <w:r w:rsidR="00792B2C">
        <w:rPr>
          <w:rStyle w:val="CommentReference"/>
        </w:rPr>
        <w:commentReference w:id="29"/>
      </w:r>
      <w:r w:rsidR="003873C5" w:rsidRPr="00C82F4C">
        <w:rPr>
          <w:rFonts w:ascii="Arial" w:hAnsi="Arial" w:cs="Arial"/>
          <w:sz w:val="22"/>
          <w:szCs w:val="22"/>
        </w:rPr>
        <w:t>showed that</w:t>
      </w:r>
      <w:r w:rsidR="00D23B70" w:rsidRPr="00C82F4C">
        <w:rPr>
          <w:rFonts w:ascii="Arial" w:hAnsi="Arial" w:cs="Arial"/>
          <w:sz w:val="22"/>
          <w:szCs w:val="22"/>
        </w:rPr>
        <w:t xml:space="preserve"> post-meal</w:t>
      </w:r>
      <w:r w:rsidR="00F525A6" w:rsidRPr="00C82F4C">
        <w:rPr>
          <w:rFonts w:ascii="Arial" w:hAnsi="Arial" w:cs="Arial"/>
          <w:sz w:val="22"/>
          <w:szCs w:val="22"/>
        </w:rPr>
        <w:t xml:space="preserve"> choice</w:t>
      </w:r>
      <w:r w:rsidR="003873C5" w:rsidRPr="00C82F4C">
        <w:rPr>
          <w:rFonts w:ascii="Arial" w:hAnsi="Arial" w:cs="Arial"/>
          <w:sz w:val="22"/>
          <w:szCs w:val="22"/>
        </w:rPr>
        <w:t>s</w:t>
      </w:r>
      <w:r w:rsidR="00F525A6" w:rsidRPr="00C82F4C">
        <w:rPr>
          <w:rFonts w:ascii="Arial" w:hAnsi="Arial" w:cs="Arial"/>
          <w:sz w:val="22"/>
          <w:szCs w:val="22"/>
        </w:rPr>
        <w:t xml:space="preserve"> of sated odor</w:t>
      </w:r>
      <w:r w:rsidR="003873C5" w:rsidRPr="00C82F4C">
        <w:rPr>
          <w:rFonts w:ascii="Arial" w:hAnsi="Arial" w:cs="Arial"/>
          <w:sz w:val="22"/>
          <w:szCs w:val="22"/>
        </w:rPr>
        <w:t xml:space="preserve">s were </w:t>
      </w:r>
      <w:r w:rsidR="00F525A6" w:rsidRPr="00C82F4C">
        <w:rPr>
          <w:rFonts w:ascii="Arial" w:hAnsi="Arial" w:cs="Arial"/>
          <w:sz w:val="22"/>
          <w:szCs w:val="22"/>
        </w:rPr>
        <w:t xml:space="preserve">significantly lower than </w:t>
      </w:r>
      <w:r w:rsidR="00002CA8" w:rsidRPr="00C82F4C">
        <w:rPr>
          <w:rFonts w:ascii="Arial" w:hAnsi="Arial" w:cs="Arial"/>
          <w:sz w:val="22"/>
          <w:szCs w:val="22"/>
        </w:rPr>
        <w:t>the baseline</w:t>
      </w:r>
      <w:r w:rsidR="00F525A6" w:rsidRPr="00C82F4C">
        <w:rPr>
          <w:rFonts w:ascii="Arial" w:hAnsi="Arial" w:cs="Arial"/>
          <w:sz w:val="22"/>
          <w:szCs w:val="22"/>
        </w:rPr>
        <w:t xml:space="preserve"> in </w:t>
      </w:r>
      <w:r w:rsidR="003873C5" w:rsidRPr="00C82F4C">
        <w:rPr>
          <w:rFonts w:ascii="Arial" w:hAnsi="Arial" w:cs="Arial"/>
          <w:sz w:val="22"/>
          <w:szCs w:val="22"/>
        </w:rPr>
        <w:t>both the</w:t>
      </w:r>
      <w:r w:rsidR="00F525A6" w:rsidRPr="00C82F4C">
        <w:rPr>
          <w:rFonts w:ascii="Arial" w:hAnsi="Arial" w:cs="Arial"/>
          <w:sz w:val="22"/>
          <w:szCs w:val="22"/>
        </w:rPr>
        <w:t xml:space="preserve"> aOFC</w:t>
      </w:r>
      <w:r w:rsidR="00BF274A" w:rsidRPr="00C82F4C">
        <w:rPr>
          <w:rFonts w:ascii="Arial" w:hAnsi="Arial" w:cs="Arial"/>
          <w:sz w:val="22"/>
          <w:szCs w:val="22"/>
        </w:rPr>
        <w:t xml:space="preserve"> (</w:t>
      </w:r>
      <w:r w:rsidR="00A43532" w:rsidRPr="00C82F4C">
        <w:rPr>
          <w:rFonts w:ascii="Arial" w:hAnsi="Arial" w:cs="Arial"/>
          <w:sz w:val="22"/>
          <w:szCs w:val="22"/>
        </w:rPr>
        <w:t xml:space="preserve">Wilcoxon signed rank test, one-sided, </w:t>
      </w:r>
      <w:r w:rsidR="00BF274A" w:rsidRPr="00C82F4C">
        <w:rPr>
          <w:rFonts w:ascii="Arial" w:hAnsi="Arial" w:cs="Arial"/>
          <w:sz w:val="22"/>
          <w:szCs w:val="22"/>
        </w:rPr>
        <w:t>p</w:t>
      </w:r>
      <w:r w:rsidR="007470FD" w:rsidRPr="00C82F4C">
        <w:rPr>
          <w:rFonts w:ascii="Arial" w:hAnsi="Arial" w:cs="Arial"/>
          <w:sz w:val="22"/>
          <w:szCs w:val="22"/>
        </w:rPr>
        <w:t xml:space="preserve"> </w:t>
      </w:r>
      <w:r w:rsidR="00BF274A" w:rsidRPr="00C82F4C">
        <w:rPr>
          <w:rFonts w:ascii="Arial" w:hAnsi="Arial" w:cs="Arial"/>
          <w:sz w:val="22"/>
          <w:szCs w:val="22"/>
        </w:rPr>
        <w:t>=</w:t>
      </w:r>
      <w:r w:rsidR="007470FD" w:rsidRPr="00C82F4C">
        <w:rPr>
          <w:rFonts w:ascii="Arial" w:hAnsi="Arial" w:cs="Arial"/>
          <w:sz w:val="22"/>
          <w:szCs w:val="22"/>
        </w:rPr>
        <w:t xml:space="preserve"> </w:t>
      </w:r>
      <w:r w:rsidR="00BF274A" w:rsidRPr="00C82F4C">
        <w:rPr>
          <w:rFonts w:ascii="Arial" w:hAnsi="Arial" w:cs="Arial"/>
          <w:sz w:val="22"/>
          <w:szCs w:val="22"/>
        </w:rPr>
        <w:t>0.024)</w:t>
      </w:r>
      <w:r w:rsidR="00F525A6" w:rsidRPr="00C82F4C">
        <w:rPr>
          <w:rFonts w:ascii="Arial" w:hAnsi="Arial" w:cs="Arial"/>
          <w:sz w:val="22"/>
          <w:szCs w:val="22"/>
        </w:rPr>
        <w:t xml:space="preserve"> </w:t>
      </w:r>
      <w:r w:rsidR="003873C5" w:rsidRPr="00C82F4C">
        <w:rPr>
          <w:rFonts w:ascii="Arial" w:hAnsi="Arial" w:cs="Arial"/>
          <w:sz w:val="22"/>
          <w:szCs w:val="22"/>
        </w:rPr>
        <w:t>and</w:t>
      </w:r>
      <w:r w:rsidR="00F525A6" w:rsidRPr="00C82F4C">
        <w:rPr>
          <w:rFonts w:ascii="Arial" w:hAnsi="Arial" w:cs="Arial"/>
          <w:sz w:val="22"/>
          <w:szCs w:val="22"/>
        </w:rPr>
        <w:t xml:space="preserve"> pOFC </w:t>
      </w:r>
      <w:r w:rsidR="003F3730" w:rsidRPr="00C82F4C">
        <w:rPr>
          <w:rFonts w:ascii="Arial" w:hAnsi="Arial" w:cs="Arial"/>
          <w:sz w:val="22"/>
          <w:szCs w:val="22"/>
        </w:rPr>
        <w:t>(p</w:t>
      </w:r>
      <w:r w:rsidR="007470FD" w:rsidRPr="00C82F4C">
        <w:rPr>
          <w:rFonts w:ascii="Arial" w:hAnsi="Arial" w:cs="Arial"/>
          <w:sz w:val="22"/>
          <w:szCs w:val="22"/>
        </w:rPr>
        <w:t xml:space="preserve"> </w:t>
      </w:r>
      <w:r w:rsidR="003F3730" w:rsidRPr="00C82F4C">
        <w:rPr>
          <w:rFonts w:ascii="Arial" w:hAnsi="Arial" w:cs="Arial"/>
          <w:sz w:val="22"/>
          <w:szCs w:val="22"/>
        </w:rPr>
        <w:t>=</w:t>
      </w:r>
      <w:r w:rsidR="007470FD" w:rsidRPr="00C82F4C">
        <w:rPr>
          <w:rFonts w:ascii="Arial" w:hAnsi="Arial" w:cs="Arial"/>
          <w:sz w:val="22"/>
          <w:szCs w:val="22"/>
        </w:rPr>
        <w:t xml:space="preserve"> </w:t>
      </w:r>
      <w:r w:rsidR="003F3730" w:rsidRPr="00C82F4C">
        <w:rPr>
          <w:rFonts w:ascii="Arial" w:hAnsi="Arial" w:cs="Arial"/>
          <w:sz w:val="22"/>
          <w:szCs w:val="22"/>
        </w:rPr>
        <w:t xml:space="preserve">0.0023) </w:t>
      </w:r>
      <w:r w:rsidR="00FB46C8" w:rsidRPr="00C82F4C">
        <w:rPr>
          <w:rFonts w:ascii="Arial" w:hAnsi="Arial" w:cs="Arial"/>
          <w:sz w:val="22"/>
          <w:szCs w:val="22"/>
        </w:rPr>
        <w:t>stimulat</w:t>
      </w:r>
      <w:r w:rsidR="003873C5" w:rsidRPr="00C82F4C">
        <w:rPr>
          <w:rFonts w:ascii="Arial" w:hAnsi="Arial" w:cs="Arial"/>
          <w:sz w:val="22"/>
          <w:szCs w:val="22"/>
        </w:rPr>
        <w:t>ion</w:t>
      </w:r>
      <w:r w:rsidR="00FB46C8" w:rsidRPr="00C82F4C">
        <w:rPr>
          <w:rFonts w:ascii="Arial" w:hAnsi="Arial" w:cs="Arial"/>
          <w:sz w:val="22"/>
          <w:szCs w:val="22"/>
        </w:rPr>
        <w:t xml:space="preserve"> </w:t>
      </w:r>
      <w:r w:rsidR="00F525A6" w:rsidRPr="00C82F4C">
        <w:rPr>
          <w:rFonts w:ascii="Arial" w:hAnsi="Arial" w:cs="Arial"/>
          <w:sz w:val="22"/>
          <w:szCs w:val="22"/>
        </w:rPr>
        <w:t>group</w:t>
      </w:r>
      <w:r w:rsidR="003873C5" w:rsidRPr="00C82F4C">
        <w:rPr>
          <w:rFonts w:ascii="Arial" w:hAnsi="Arial" w:cs="Arial"/>
          <w:sz w:val="22"/>
          <w:szCs w:val="22"/>
        </w:rPr>
        <w:t>s</w:t>
      </w:r>
      <w:r w:rsidR="00522477" w:rsidRPr="00C82F4C">
        <w:rPr>
          <w:rFonts w:ascii="Arial" w:hAnsi="Arial" w:cs="Arial"/>
          <w:sz w:val="22"/>
          <w:szCs w:val="22"/>
        </w:rPr>
        <w:t>, suggesting</w:t>
      </w:r>
      <w:r w:rsidR="00CD31D2">
        <w:rPr>
          <w:rFonts w:ascii="Arial" w:hAnsi="Arial" w:cs="Arial"/>
          <w:sz w:val="22"/>
          <w:szCs w:val="22"/>
        </w:rPr>
        <w:t xml:space="preserve"> the effect of</w:t>
      </w:r>
      <w:r w:rsidR="00522477" w:rsidRPr="00C82F4C">
        <w:rPr>
          <w:rFonts w:ascii="Arial" w:hAnsi="Arial" w:cs="Arial"/>
          <w:sz w:val="22"/>
          <w:szCs w:val="22"/>
        </w:rPr>
        <w:t xml:space="preserve"> selective satiation on stimulus selection. </w:t>
      </w:r>
    </w:p>
    <w:p w14:paraId="1FED18AA" w14:textId="75A44CA4" w:rsidR="00FE167B" w:rsidRDefault="007F1EBD" w:rsidP="003B254E">
      <w:pPr>
        <w:spacing w:after="120"/>
        <w:rPr>
          <w:rFonts w:ascii="Arial" w:hAnsi="Arial" w:cs="Arial"/>
          <w:color w:val="000000" w:themeColor="text1"/>
          <w:sz w:val="22"/>
          <w:szCs w:val="22"/>
        </w:rPr>
      </w:pPr>
      <w:r>
        <w:rPr>
          <w:rFonts w:ascii="Arial" w:hAnsi="Arial" w:cs="Arial"/>
          <w:color w:val="000000" w:themeColor="text1"/>
          <w:sz w:val="22"/>
          <w:szCs w:val="22"/>
        </w:rPr>
        <w:lastRenderedPageBreak/>
        <w:t>To investigate the Day 2 TMS effect</w:t>
      </w:r>
      <w:r w:rsidR="009B29BF">
        <w:rPr>
          <w:rFonts w:ascii="Arial" w:hAnsi="Arial" w:cs="Arial"/>
          <w:color w:val="000000" w:themeColor="text1"/>
          <w:sz w:val="22"/>
          <w:szCs w:val="22"/>
        </w:rPr>
        <w:t xml:space="preserve"> while avoiding potential disruption from Day 1 TMS, we focused </w:t>
      </w:r>
      <w:r w:rsidR="004333C3">
        <w:rPr>
          <w:rFonts w:ascii="Arial" w:hAnsi="Arial" w:cs="Arial"/>
          <w:color w:val="000000" w:themeColor="text1"/>
          <w:sz w:val="22"/>
          <w:szCs w:val="22"/>
        </w:rPr>
        <w:t xml:space="preserve">on the </w:t>
      </w:r>
      <w:r w:rsidR="008575E6">
        <w:rPr>
          <w:rFonts w:ascii="Arial" w:hAnsi="Arial" w:cs="Arial"/>
          <w:color w:val="000000" w:themeColor="text1"/>
          <w:sz w:val="22"/>
          <w:szCs w:val="22"/>
        </w:rPr>
        <w:t>‘sham-sham’ and ‘sham-cTBS’ conditions</w:t>
      </w:r>
      <w:r w:rsidR="00FC3EC3">
        <w:rPr>
          <w:rFonts w:ascii="Arial" w:hAnsi="Arial" w:cs="Arial"/>
          <w:color w:val="000000" w:themeColor="text1"/>
          <w:sz w:val="22"/>
          <w:szCs w:val="22"/>
        </w:rPr>
        <w:t xml:space="preserve">. </w:t>
      </w:r>
      <w:r w:rsidR="004E31FB">
        <w:rPr>
          <w:rFonts w:ascii="Arial" w:hAnsi="Arial" w:cs="Arial"/>
          <w:color w:val="000000" w:themeColor="text1"/>
          <w:sz w:val="22"/>
          <w:szCs w:val="22"/>
        </w:rPr>
        <w:t xml:space="preserve">Using </w:t>
      </w:r>
      <w:r w:rsidR="00411F59">
        <w:rPr>
          <w:rFonts w:ascii="Arial" w:hAnsi="Arial" w:cs="Arial"/>
          <w:color w:val="000000" w:themeColor="text1"/>
          <w:sz w:val="22"/>
          <w:szCs w:val="22"/>
        </w:rPr>
        <w:t>logistic mixed</w:t>
      </w:r>
      <w:r w:rsidR="004E31FB">
        <w:rPr>
          <w:rFonts w:ascii="Arial" w:hAnsi="Arial" w:cs="Arial"/>
          <w:color w:val="000000" w:themeColor="text1"/>
          <w:sz w:val="22"/>
          <w:szCs w:val="22"/>
        </w:rPr>
        <w:t>-</w:t>
      </w:r>
      <w:r w:rsidR="00411F59">
        <w:rPr>
          <w:rFonts w:ascii="Arial" w:hAnsi="Arial" w:cs="Arial"/>
          <w:color w:val="000000" w:themeColor="text1"/>
          <w:sz w:val="22"/>
          <w:szCs w:val="22"/>
        </w:rPr>
        <w:t>effect</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models on </w:t>
      </w:r>
      <w:r w:rsidR="001D0E94">
        <w:rPr>
          <w:rFonts w:ascii="Arial" w:hAnsi="Arial" w:cs="Arial"/>
          <w:color w:val="000000" w:themeColor="text1"/>
          <w:sz w:val="22"/>
          <w:szCs w:val="22"/>
        </w:rPr>
        <w:t xml:space="preserve">post-meal </w:t>
      </w:r>
      <w:r w:rsidR="00411F59">
        <w:rPr>
          <w:rFonts w:ascii="Arial" w:hAnsi="Arial" w:cs="Arial"/>
          <w:color w:val="000000" w:themeColor="text1"/>
          <w:sz w:val="22"/>
          <w:szCs w:val="22"/>
        </w:rPr>
        <w:t>choice</w:t>
      </w:r>
      <w:r w:rsidR="004E31FB">
        <w:rPr>
          <w:rFonts w:ascii="Arial" w:hAnsi="Arial" w:cs="Arial"/>
          <w:color w:val="000000" w:themeColor="text1"/>
          <w:sz w:val="22"/>
          <w:szCs w:val="22"/>
        </w:rPr>
        <w:t>s</w:t>
      </w:r>
      <w:r w:rsidR="00411F59">
        <w:rPr>
          <w:rFonts w:ascii="Arial" w:hAnsi="Arial" w:cs="Arial"/>
          <w:color w:val="000000" w:themeColor="text1"/>
          <w:sz w:val="22"/>
          <w:szCs w:val="22"/>
        </w:rPr>
        <w:t xml:space="preserve"> of sated odors, </w:t>
      </w:r>
      <w:r w:rsidR="004E31FB">
        <w:rPr>
          <w:rFonts w:ascii="Arial" w:hAnsi="Arial" w:cs="Arial"/>
          <w:color w:val="000000" w:themeColor="text1"/>
          <w:sz w:val="22"/>
          <w:szCs w:val="22"/>
        </w:rPr>
        <w:t>with</w:t>
      </w:r>
      <w:r w:rsidR="002759BB">
        <w:rPr>
          <w:rFonts w:ascii="Arial" w:hAnsi="Arial" w:cs="Arial"/>
          <w:color w:val="000000" w:themeColor="text1"/>
          <w:sz w:val="22"/>
          <w:szCs w:val="22"/>
        </w:rPr>
        <w:t xml:space="preserve"> the session baseline as a regressor, </w:t>
      </w:r>
      <w:r w:rsidR="004E31FB">
        <w:rPr>
          <w:rFonts w:ascii="Arial" w:hAnsi="Arial" w:cs="Arial"/>
          <w:color w:val="000000" w:themeColor="text1"/>
          <w:sz w:val="22"/>
          <w:szCs w:val="22"/>
        </w:rPr>
        <w:t>we</w:t>
      </w:r>
      <w:r w:rsidR="00411F59">
        <w:rPr>
          <w:rFonts w:ascii="Arial" w:hAnsi="Arial" w:cs="Arial"/>
          <w:color w:val="000000" w:themeColor="text1"/>
          <w:sz w:val="22"/>
          <w:szCs w:val="22"/>
        </w:rPr>
        <w:t xml:space="preserve"> found a significant interaction between stimulation location and TMS condition </w:t>
      </w:r>
      <w:r w:rsidR="004E31FB">
        <w:rPr>
          <w:rFonts w:ascii="Arial" w:hAnsi="Arial" w:cs="Arial"/>
          <w:color w:val="000000" w:themeColor="text1"/>
          <w:sz w:val="22"/>
          <w:szCs w:val="22"/>
        </w:rPr>
        <w:t xml:space="preserve">in </w:t>
      </w:r>
      <w:del w:id="30" w:author="Kahnt, Thorsten (NIH/NIDA) [E]" w:date="2024-10-09T10:04:00Z">
        <w:r w:rsidR="004E31FB" w:rsidDel="00BD035A">
          <w:rPr>
            <w:rFonts w:ascii="Arial" w:hAnsi="Arial" w:cs="Arial"/>
            <w:color w:val="000000" w:themeColor="text1"/>
            <w:sz w:val="22"/>
            <w:szCs w:val="22"/>
          </w:rPr>
          <w:delText xml:space="preserve">predicting </w:delText>
        </w:r>
      </w:del>
      <w:r w:rsidR="004E31FB">
        <w:rPr>
          <w:rFonts w:ascii="Arial" w:hAnsi="Arial" w:cs="Arial"/>
          <w:color w:val="000000" w:themeColor="text1"/>
          <w:sz w:val="22"/>
          <w:szCs w:val="22"/>
        </w:rPr>
        <w:t>sated-o</w:t>
      </w:r>
      <w:r w:rsidR="004E31FB" w:rsidRPr="00F66D69">
        <w:rPr>
          <w:rFonts w:ascii="Arial" w:hAnsi="Arial" w:cs="Arial"/>
          <w:color w:val="000000" w:themeColor="text1"/>
          <w:sz w:val="22"/>
          <w:szCs w:val="22"/>
        </w:rPr>
        <w:t>dor</w:t>
      </w:r>
      <w:r w:rsidR="00411F59" w:rsidRPr="00F66D69">
        <w:rPr>
          <w:rFonts w:ascii="Arial" w:hAnsi="Arial" w:cs="Arial"/>
          <w:color w:val="000000" w:themeColor="text1"/>
          <w:sz w:val="22"/>
          <w:szCs w:val="22"/>
        </w:rPr>
        <w:t xml:space="preserve"> </w:t>
      </w:r>
      <w:ins w:id="31" w:author="Kahnt, Thorsten (NIH/NIDA) [E]" w:date="2024-10-09T10:04:00Z">
        <w:r w:rsidR="00BD035A">
          <w:rPr>
            <w:rFonts w:ascii="Arial" w:hAnsi="Arial" w:cs="Arial"/>
            <w:color w:val="000000" w:themeColor="text1"/>
            <w:sz w:val="22"/>
            <w:szCs w:val="22"/>
          </w:rPr>
          <w:t xml:space="preserve">predicting </w:t>
        </w:r>
      </w:ins>
      <w:r w:rsidR="00411F59" w:rsidRPr="00F66D69">
        <w:rPr>
          <w:rFonts w:ascii="Arial" w:hAnsi="Arial" w:cs="Arial"/>
          <w:color w:val="000000" w:themeColor="text1"/>
          <w:sz w:val="22"/>
          <w:szCs w:val="22"/>
        </w:rPr>
        <w:t>choices</w:t>
      </w:r>
      <w:r w:rsidR="007C13BE" w:rsidRPr="00F66D69">
        <w:rPr>
          <w:rFonts w:ascii="Arial" w:hAnsi="Arial" w:cs="Arial"/>
          <w:color w:val="000000" w:themeColor="text1"/>
          <w:sz w:val="22"/>
          <w:szCs w:val="22"/>
        </w:rPr>
        <w:t xml:space="preserve"> (p = </w:t>
      </w:r>
      <w:r w:rsidR="00D01E08" w:rsidRPr="00F66D69">
        <w:rPr>
          <w:rFonts w:ascii="Arial" w:hAnsi="Arial" w:cs="Arial"/>
          <w:color w:val="000000" w:themeColor="text1"/>
          <w:sz w:val="22"/>
          <w:szCs w:val="22"/>
        </w:rPr>
        <w:t>0.030</w:t>
      </w:r>
      <w:r w:rsidR="007C13BE">
        <w:rPr>
          <w:rFonts w:ascii="Arial" w:hAnsi="Arial" w:cs="Arial"/>
          <w:color w:val="000000" w:themeColor="text1"/>
          <w:sz w:val="22"/>
          <w:szCs w:val="22"/>
        </w:rPr>
        <w:t>)</w:t>
      </w:r>
      <w:r w:rsidR="00411F59">
        <w:rPr>
          <w:rFonts w:ascii="Arial" w:hAnsi="Arial" w:cs="Arial"/>
          <w:color w:val="000000" w:themeColor="text1"/>
          <w:sz w:val="22"/>
          <w:szCs w:val="22"/>
        </w:rPr>
        <w:t xml:space="preserve">. </w:t>
      </w:r>
      <w:commentRangeStart w:id="32"/>
      <w:commentRangeStart w:id="33"/>
      <w:r w:rsidR="004E31FB">
        <w:rPr>
          <w:rFonts w:ascii="Arial" w:hAnsi="Arial" w:cs="Arial"/>
          <w:color w:val="000000" w:themeColor="text1"/>
          <w:sz w:val="22"/>
          <w:szCs w:val="22"/>
        </w:rPr>
        <w:t>W</w:t>
      </w:r>
      <w:r w:rsidR="0042332D">
        <w:rPr>
          <w:rFonts w:ascii="Arial" w:hAnsi="Arial" w:cs="Arial"/>
          <w:color w:val="000000" w:themeColor="text1"/>
          <w:sz w:val="22"/>
          <w:szCs w:val="22"/>
        </w:rPr>
        <w:t xml:space="preserve">hen </w:t>
      </w:r>
      <w:r w:rsidR="004E31FB">
        <w:rPr>
          <w:rFonts w:ascii="Arial" w:hAnsi="Arial" w:cs="Arial"/>
          <w:color w:val="000000" w:themeColor="text1"/>
          <w:sz w:val="22"/>
          <w:szCs w:val="22"/>
        </w:rPr>
        <w:t>analyzing</w:t>
      </w:r>
      <w:r w:rsidR="0042332D">
        <w:rPr>
          <w:rFonts w:ascii="Arial" w:hAnsi="Arial" w:cs="Arial"/>
          <w:color w:val="000000" w:themeColor="text1"/>
          <w:sz w:val="22"/>
          <w:szCs w:val="22"/>
        </w:rPr>
        <w:t xml:space="preserve"> the two stimulation locations</w:t>
      </w:r>
      <w:r w:rsidR="004E31FB">
        <w:rPr>
          <w:rFonts w:ascii="Arial" w:hAnsi="Arial" w:cs="Arial"/>
          <w:color w:val="000000" w:themeColor="text1"/>
          <w:sz w:val="22"/>
          <w:szCs w:val="22"/>
        </w:rPr>
        <w:t xml:space="preserve"> separately</w:t>
      </w:r>
      <w:r w:rsidR="00E152B0">
        <w:rPr>
          <w:rFonts w:ascii="Arial" w:hAnsi="Arial" w:cs="Arial"/>
          <w:color w:val="000000" w:themeColor="text1"/>
          <w:sz w:val="22"/>
          <w:szCs w:val="22"/>
        </w:rPr>
        <w:t xml:space="preserve"> </w:t>
      </w:r>
      <w:r w:rsidR="00500096">
        <w:rPr>
          <w:rFonts w:ascii="Arial" w:hAnsi="Arial" w:cs="Arial"/>
          <w:color w:val="000000" w:themeColor="text1"/>
          <w:sz w:val="22"/>
          <w:szCs w:val="22"/>
        </w:rPr>
        <w:t>(</w:t>
      </w:r>
      <w:r w:rsidR="00500096" w:rsidRPr="00735849">
        <w:rPr>
          <w:rFonts w:ascii="Arial" w:hAnsi="Arial" w:cs="Arial"/>
          <w:b/>
          <w:color w:val="000000" w:themeColor="text1"/>
          <w:sz w:val="22"/>
          <w:szCs w:val="22"/>
        </w:rPr>
        <w:t>Figure 4C</w:t>
      </w:r>
      <w:r w:rsidR="00500096">
        <w:rPr>
          <w:rFonts w:ascii="Arial" w:hAnsi="Arial" w:cs="Arial"/>
          <w:color w:val="000000" w:themeColor="text1"/>
          <w:sz w:val="22"/>
          <w:szCs w:val="22"/>
        </w:rPr>
        <w:t>)</w:t>
      </w:r>
      <w:r w:rsidR="007960A6">
        <w:rPr>
          <w:rFonts w:ascii="Arial" w:hAnsi="Arial" w:cs="Arial"/>
          <w:color w:val="000000" w:themeColor="text1"/>
          <w:sz w:val="22"/>
          <w:szCs w:val="22"/>
        </w:rPr>
        <w:t xml:space="preserve">, </w:t>
      </w:r>
      <w:r w:rsidR="0047119A">
        <w:rPr>
          <w:rFonts w:ascii="Arial" w:hAnsi="Arial" w:cs="Arial"/>
          <w:color w:val="000000" w:themeColor="text1"/>
          <w:sz w:val="22"/>
          <w:szCs w:val="22"/>
        </w:rPr>
        <w:t>adding</w:t>
      </w:r>
      <w:r w:rsidR="004E31FB">
        <w:rPr>
          <w:rFonts w:ascii="Arial" w:hAnsi="Arial" w:cs="Arial"/>
          <w:color w:val="000000" w:themeColor="text1"/>
          <w:sz w:val="22"/>
          <w:szCs w:val="22"/>
        </w:rPr>
        <w:t xml:space="preserve"> the</w:t>
      </w:r>
      <w:r w:rsidR="0047119A">
        <w:rPr>
          <w:rFonts w:ascii="Arial" w:hAnsi="Arial" w:cs="Arial"/>
          <w:color w:val="000000" w:themeColor="text1"/>
          <w:sz w:val="22"/>
          <w:szCs w:val="22"/>
        </w:rPr>
        <w:t xml:space="preserve"> TMS condition</w:t>
      </w:r>
      <w:r w:rsidR="0064106D">
        <w:rPr>
          <w:rFonts w:ascii="Arial" w:hAnsi="Arial" w:cs="Arial"/>
          <w:color w:val="000000" w:themeColor="text1"/>
          <w:sz w:val="22"/>
          <w:szCs w:val="22"/>
        </w:rPr>
        <w:t xml:space="preserve"> significantly improved model fit</w:t>
      </w:r>
      <w:r w:rsidR="004E31FB">
        <w:rPr>
          <w:rFonts w:ascii="Arial" w:hAnsi="Arial" w:cs="Arial"/>
          <w:color w:val="000000" w:themeColor="text1"/>
          <w:sz w:val="22"/>
          <w:szCs w:val="22"/>
        </w:rPr>
        <w:t xml:space="preserve"> for</w:t>
      </w:r>
      <w:r w:rsidR="0064106D">
        <w:rPr>
          <w:rFonts w:ascii="Arial" w:hAnsi="Arial" w:cs="Arial"/>
          <w:color w:val="000000" w:themeColor="text1"/>
          <w:sz w:val="22"/>
          <w:szCs w:val="22"/>
        </w:rPr>
        <w:t xml:space="preserve"> the pOFC group</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0.000419)</w:t>
      </w:r>
      <w:r w:rsidR="004E31FB">
        <w:rPr>
          <w:rFonts w:ascii="Arial" w:hAnsi="Arial" w:cs="Arial"/>
          <w:color w:val="000000" w:themeColor="text1"/>
          <w:sz w:val="22"/>
          <w:szCs w:val="22"/>
        </w:rPr>
        <w:t xml:space="preserve">, </w:t>
      </w:r>
      <w:r w:rsidR="0064106D">
        <w:rPr>
          <w:rFonts w:ascii="Arial" w:hAnsi="Arial" w:cs="Arial"/>
          <w:color w:val="000000" w:themeColor="text1"/>
          <w:sz w:val="22"/>
          <w:szCs w:val="22"/>
        </w:rPr>
        <w:t xml:space="preserve">but not </w:t>
      </w:r>
      <w:r w:rsidR="003E01FE">
        <w:rPr>
          <w:rFonts w:ascii="Arial" w:hAnsi="Arial" w:cs="Arial"/>
          <w:color w:val="000000" w:themeColor="text1"/>
          <w:sz w:val="22"/>
          <w:szCs w:val="22"/>
        </w:rPr>
        <w:t>for</w:t>
      </w:r>
      <w:r w:rsidR="0064106D">
        <w:rPr>
          <w:rFonts w:ascii="Arial" w:hAnsi="Arial" w:cs="Arial"/>
          <w:color w:val="000000" w:themeColor="text1"/>
          <w:sz w:val="22"/>
          <w:szCs w:val="22"/>
        </w:rPr>
        <w:t xml:space="preserve"> the aOFC group</w:t>
      </w:r>
      <w:r w:rsidR="003E01FE">
        <w:rPr>
          <w:rFonts w:ascii="Arial" w:hAnsi="Arial" w:cs="Arial"/>
          <w:color w:val="000000" w:themeColor="text1"/>
          <w:sz w:val="22"/>
          <w:szCs w:val="22"/>
        </w:rPr>
        <w:t xml:space="preserve"> </w:t>
      </w:r>
      <w:r w:rsidR="0064106D">
        <w:rPr>
          <w:rFonts w:ascii="Arial" w:hAnsi="Arial" w:cs="Arial"/>
          <w:color w:val="000000" w:themeColor="text1"/>
          <w:sz w:val="22"/>
          <w:szCs w:val="22"/>
        </w:rPr>
        <w:t>(p</w:t>
      </w:r>
      <w:r w:rsidR="00753E72">
        <w:rPr>
          <w:rFonts w:ascii="Arial" w:hAnsi="Arial" w:cs="Arial"/>
          <w:color w:val="000000" w:themeColor="text1"/>
          <w:sz w:val="22"/>
          <w:szCs w:val="22"/>
        </w:rPr>
        <w:t xml:space="preserve"> </w:t>
      </w:r>
      <w:r w:rsidR="0064106D">
        <w:rPr>
          <w:rFonts w:ascii="Arial" w:hAnsi="Arial" w:cs="Arial"/>
          <w:color w:val="000000" w:themeColor="text1"/>
          <w:sz w:val="22"/>
          <w:szCs w:val="22"/>
        </w:rPr>
        <w:t>=</w:t>
      </w:r>
      <w:r w:rsidR="00753E72">
        <w:rPr>
          <w:rFonts w:ascii="Arial" w:hAnsi="Arial" w:cs="Arial"/>
          <w:color w:val="000000" w:themeColor="text1"/>
          <w:sz w:val="22"/>
          <w:szCs w:val="22"/>
        </w:rPr>
        <w:t xml:space="preserve"> </w:t>
      </w:r>
      <w:r w:rsidR="007419DC">
        <w:rPr>
          <w:rFonts w:ascii="Arial" w:hAnsi="Arial" w:cs="Arial"/>
          <w:color w:val="000000" w:themeColor="text1"/>
          <w:sz w:val="22"/>
          <w:szCs w:val="22"/>
        </w:rPr>
        <w:t>0.77).</w:t>
      </w:r>
      <w:r w:rsidR="00E06991">
        <w:rPr>
          <w:rFonts w:ascii="Arial" w:hAnsi="Arial" w:cs="Arial"/>
          <w:color w:val="000000" w:themeColor="text1"/>
          <w:sz w:val="22"/>
          <w:szCs w:val="22"/>
        </w:rPr>
        <w:t xml:space="preserve"> </w:t>
      </w:r>
      <w:commentRangeEnd w:id="32"/>
      <w:r w:rsidR="00BD035A">
        <w:rPr>
          <w:rStyle w:val="CommentReference"/>
        </w:rPr>
        <w:commentReference w:id="32"/>
      </w:r>
      <w:commentRangeEnd w:id="33"/>
      <w:r w:rsidR="007D4025">
        <w:rPr>
          <w:rStyle w:val="CommentReference"/>
        </w:rPr>
        <w:commentReference w:id="33"/>
      </w:r>
      <w:r w:rsidR="00A862C3">
        <w:rPr>
          <w:rFonts w:ascii="Arial" w:hAnsi="Arial" w:cs="Arial"/>
          <w:color w:val="000000" w:themeColor="text1"/>
          <w:sz w:val="22"/>
          <w:szCs w:val="22"/>
        </w:rPr>
        <w:t xml:space="preserve">We also </w:t>
      </w:r>
      <w:r w:rsidR="00B72FD5">
        <w:rPr>
          <w:rFonts w:ascii="Arial" w:hAnsi="Arial" w:cs="Arial"/>
          <w:color w:val="000000" w:themeColor="text1"/>
          <w:sz w:val="22"/>
          <w:szCs w:val="22"/>
        </w:rPr>
        <w:t>examined</w:t>
      </w:r>
      <w:r w:rsidR="00C70CDA">
        <w:rPr>
          <w:rFonts w:ascii="Arial" w:hAnsi="Arial" w:cs="Arial"/>
          <w:color w:val="000000" w:themeColor="text1"/>
          <w:sz w:val="22"/>
          <w:szCs w:val="22"/>
        </w:rPr>
        <w:t xml:space="preserve"> potential Day 2 TMS order effects on sated odor choices in the</w:t>
      </w:r>
      <w:r w:rsidR="00B72FD5">
        <w:rPr>
          <w:rFonts w:ascii="Arial" w:hAnsi="Arial" w:cs="Arial"/>
          <w:color w:val="000000" w:themeColor="text1"/>
          <w:sz w:val="22"/>
          <w:szCs w:val="22"/>
        </w:rPr>
        <w:t xml:space="preserve"> </w:t>
      </w:r>
      <w:r w:rsidR="00713F78">
        <w:rPr>
          <w:rFonts w:ascii="Arial" w:hAnsi="Arial" w:cs="Arial"/>
          <w:color w:val="000000" w:themeColor="text1"/>
          <w:sz w:val="22"/>
          <w:szCs w:val="22"/>
        </w:rPr>
        <w:t>pOFC-targeted cTBS</w:t>
      </w:r>
      <w:r w:rsidR="00C70CDA">
        <w:rPr>
          <w:rFonts w:ascii="Arial" w:hAnsi="Arial" w:cs="Arial"/>
          <w:color w:val="000000" w:themeColor="text1"/>
          <w:sz w:val="22"/>
          <w:szCs w:val="22"/>
        </w:rPr>
        <w:t xml:space="preserve"> group, but no </w:t>
      </w:r>
      <w:r w:rsidR="006C4483">
        <w:rPr>
          <w:rFonts w:ascii="Arial" w:hAnsi="Arial" w:cs="Arial"/>
          <w:color w:val="000000" w:themeColor="text1"/>
          <w:sz w:val="22"/>
          <w:szCs w:val="22"/>
        </w:rPr>
        <w:t>significant order effect</w:t>
      </w:r>
      <w:r w:rsidR="00EA41A0">
        <w:rPr>
          <w:rFonts w:ascii="Arial" w:hAnsi="Arial" w:cs="Arial"/>
          <w:color w:val="000000" w:themeColor="text1"/>
          <w:sz w:val="22"/>
          <w:szCs w:val="22"/>
        </w:rPr>
        <w:t>s</w:t>
      </w:r>
      <w:r w:rsidR="00C70CDA">
        <w:rPr>
          <w:rFonts w:ascii="Arial" w:hAnsi="Arial" w:cs="Arial"/>
          <w:color w:val="000000" w:themeColor="text1"/>
          <w:sz w:val="22"/>
          <w:szCs w:val="22"/>
        </w:rPr>
        <w:t xml:space="preserve"> were observed</w:t>
      </w:r>
      <w:r w:rsidR="006C4483">
        <w:rPr>
          <w:rFonts w:ascii="Arial" w:hAnsi="Arial" w:cs="Arial"/>
          <w:color w:val="000000" w:themeColor="text1"/>
          <w:sz w:val="22"/>
          <w:szCs w:val="22"/>
        </w:rPr>
        <w:t xml:space="preserve"> </w:t>
      </w:r>
      <w:r w:rsidR="00992597">
        <w:rPr>
          <w:rFonts w:ascii="Arial" w:hAnsi="Arial" w:cs="Arial"/>
          <w:color w:val="000000" w:themeColor="text1"/>
          <w:sz w:val="22"/>
          <w:szCs w:val="22"/>
        </w:rPr>
        <w:t>(</w:t>
      </w:r>
      <w:commentRangeStart w:id="34"/>
      <w:commentRangeStart w:id="35"/>
      <w:r w:rsidR="00992597" w:rsidRPr="00735849">
        <w:rPr>
          <w:rFonts w:ascii="Arial" w:hAnsi="Arial" w:cs="Arial"/>
          <w:b/>
          <w:color w:val="000000" w:themeColor="text1"/>
          <w:sz w:val="22"/>
          <w:szCs w:val="22"/>
        </w:rPr>
        <w:t>Figure 4D</w:t>
      </w:r>
      <w:commentRangeEnd w:id="34"/>
      <w:r w:rsidR="00BD035A">
        <w:rPr>
          <w:rStyle w:val="CommentReference"/>
        </w:rPr>
        <w:commentReference w:id="34"/>
      </w:r>
      <w:commentRangeEnd w:id="35"/>
      <w:r w:rsidR="005127F8">
        <w:rPr>
          <w:rStyle w:val="CommentReference"/>
        </w:rPr>
        <w:commentReference w:id="35"/>
      </w:r>
      <w:r w:rsidR="00992597">
        <w:rPr>
          <w:rFonts w:ascii="Arial" w:hAnsi="Arial" w:cs="Arial"/>
          <w:color w:val="000000" w:themeColor="text1"/>
          <w:sz w:val="22"/>
          <w:szCs w:val="22"/>
        </w:rPr>
        <w:t>)</w:t>
      </w:r>
      <w:r w:rsidR="004B7066">
        <w:rPr>
          <w:rFonts w:ascii="Arial" w:hAnsi="Arial" w:cs="Arial"/>
          <w:color w:val="000000" w:themeColor="text1"/>
          <w:sz w:val="22"/>
          <w:szCs w:val="22"/>
        </w:rPr>
        <w:t xml:space="preserve">. </w:t>
      </w:r>
    </w:p>
    <w:p w14:paraId="45A4D282" w14:textId="771BC811" w:rsidR="00E525B2" w:rsidRPr="00E1691D" w:rsidRDefault="002C14A4" w:rsidP="003B254E">
      <w:pPr>
        <w:spacing w:after="120"/>
        <w:rPr>
          <w:rFonts w:ascii="Arial" w:hAnsi="Arial" w:cs="Arial"/>
          <w:bCs/>
          <w:color w:val="000000" w:themeColor="text1"/>
          <w:sz w:val="22"/>
          <w:szCs w:val="22"/>
        </w:rPr>
      </w:pPr>
      <w:commentRangeStart w:id="36"/>
      <w:commentRangeStart w:id="37"/>
      <w:r w:rsidRPr="002C14A4">
        <w:rPr>
          <w:rFonts w:ascii="Arial" w:hAnsi="Arial" w:cs="Arial"/>
          <w:color w:val="000000" w:themeColor="text1"/>
          <w:sz w:val="22"/>
          <w:szCs w:val="22"/>
        </w:rPr>
        <w:t xml:space="preserve">We </w:t>
      </w:r>
      <w:r w:rsidR="00057FEB">
        <w:rPr>
          <w:rFonts w:ascii="Arial" w:hAnsi="Arial" w:cs="Arial"/>
          <w:color w:val="000000" w:themeColor="text1"/>
          <w:sz w:val="22"/>
          <w:szCs w:val="22"/>
        </w:rPr>
        <w:t>also explored</w:t>
      </w:r>
      <w:r w:rsidRPr="002C14A4">
        <w:rPr>
          <w:rFonts w:ascii="Arial" w:hAnsi="Arial" w:cs="Arial"/>
          <w:color w:val="000000" w:themeColor="text1"/>
          <w:sz w:val="22"/>
          <w:szCs w:val="22"/>
        </w:rPr>
        <w:t xml:space="preserve"> whether changes in choice behavior before and after the meal were driven by the selective satiation effect. To quantify this, we created a session-wise selective satiation measure (see Methods), where more negative values indicate a stronger satiation effect. The change in sated odor choices was significantly correlated with the selective satiation measure (Pearson’s r = 0.46, p = 0.00083</w:t>
      </w:r>
      <w:r w:rsidR="00DA1B30">
        <w:rPr>
          <w:rFonts w:ascii="Arial" w:hAnsi="Arial" w:cs="Arial"/>
          <w:color w:val="000000" w:themeColor="text1"/>
          <w:sz w:val="22"/>
          <w:szCs w:val="22"/>
        </w:rPr>
        <w:t xml:space="preserve">; </w:t>
      </w:r>
      <w:r w:rsidR="00DA1B30" w:rsidRPr="00735849">
        <w:rPr>
          <w:rFonts w:ascii="Arial" w:hAnsi="Arial" w:cs="Arial"/>
          <w:b/>
          <w:color w:val="000000" w:themeColor="text1"/>
          <w:sz w:val="22"/>
          <w:szCs w:val="22"/>
        </w:rPr>
        <w:t>Figure 4</w:t>
      </w:r>
      <w:r w:rsidR="00DA1B30">
        <w:rPr>
          <w:rFonts w:ascii="Arial" w:hAnsi="Arial" w:cs="Arial"/>
          <w:b/>
          <w:color w:val="000000" w:themeColor="text1"/>
          <w:sz w:val="22"/>
          <w:szCs w:val="22"/>
        </w:rPr>
        <w:t>E</w:t>
      </w:r>
      <w:r w:rsidRPr="002C14A4">
        <w:rPr>
          <w:rFonts w:ascii="Arial" w:hAnsi="Arial" w:cs="Arial"/>
          <w:color w:val="000000" w:themeColor="text1"/>
          <w:sz w:val="22"/>
          <w:szCs w:val="22"/>
        </w:rPr>
        <w:t xml:space="preserve">). However, </w:t>
      </w:r>
      <w:r w:rsidRPr="00F90F11">
        <w:rPr>
          <w:rFonts w:ascii="Arial" w:hAnsi="Arial" w:cs="Arial"/>
          <w:color w:val="000000" w:themeColor="text1"/>
          <w:sz w:val="22"/>
          <w:szCs w:val="22"/>
        </w:rPr>
        <w:t>this correlation was not influenced by TMS condition (p = 0.9173)</w:t>
      </w:r>
      <w:r w:rsidR="00284CFD" w:rsidRPr="00F90F11">
        <w:rPr>
          <w:rFonts w:ascii="Arial" w:hAnsi="Arial" w:cs="Arial"/>
          <w:color w:val="000000" w:themeColor="text1"/>
          <w:sz w:val="22"/>
          <w:szCs w:val="22"/>
        </w:rPr>
        <w:t>, implying that cTBS was not likely to affect people to make choices according to the values.</w:t>
      </w:r>
      <w:r w:rsidR="00284CFD">
        <w:rPr>
          <w:rFonts w:ascii="Arial" w:hAnsi="Arial" w:cs="Arial"/>
          <w:color w:val="000000" w:themeColor="text1"/>
          <w:sz w:val="22"/>
          <w:szCs w:val="22"/>
        </w:rPr>
        <w:t xml:space="preserve"> </w:t>
      </w:r>
      <w:r w:rsidR="00462E15">
        <w:rPr>
          <w:rFonts w:ascii="Arial" w:hAnsi="Arial" w:cs="Arial"/>
          <w:color w:val="000000" w:themeColor="text1"/>
          <w:sz w:val="22"/>
          <w:szCs w:val="22"/>
        </w:rPr>
        <w:t xml:space="preserve">Additionally, we found </w:t>
      </w:r>
      <w:r w:rsidR="00E525B2" w:rsidRPr="00E525B2">
        <w:rPr>
          <w:rFonts w:ascii="Arial" w:hAnsi="Arial" w:cs="Arial"/>
          <w:bCs/>
          <w:color w:val="000000" w:themeColor="text1"/>
          <w:sz w:val="22"/>
          <w:szCs w:val="22"/>
        </w:rPr>
        <w:t>no significant correlation between perceived TMS discomfort and intensity and changes in sated odor choice (Pearson’s r = 0.14, p = 0.18; Figure 4F)</w:t>
      </w:r>
      <w:r w:rsidR="00E525B2">
        <w:rPr>
          <w:rFonts w:ascii="Arial" w:hAnsi="Arial" w:cs="Arial"/>
          <w:bCs/>
          <w:color w:val="000000" w:themeColor="text1"/>
          <w:sz w:val="22"/>
          <w:szCs w:val="22"/>
        </w:rPr>
        <w:t xml:space="preserve">, nor the difference of them </w:t>
      </w:r>
      <w:r w:rsidR="00E525B2" w:rsidRPr="00E525B2">
        <w:rPr>
          <w:rFonts w:ascii="Arial" w:hAnsi="Arial" w:cs="Arial"/>
          <w:bCs/>
          <w:color w:val="000000" w:themeColor="text1"/>
          <w:sz w:val="22"/>
          <w:szCs w:val="22"/>
        </w:rPr>
        <w:t>between cTBS and sham conditions on Day 2</w:t>
      </w:r>
      <w:r w:rsidR="00E525B2">
        <w:rPr>
          <w:rFonts w:ascii="Arial" w:hAnsi="Arial" w:cs="Arial"/>
          <w:bCs/>
          <w:color w:val="000000" w:themeColor="text1"/>
          <w:sz w:val="22"/>
          <w:szCs w:val="22"/>
        </w:rPr>
        <w:t xml:space="preserve"> </w:t>
      </w:r>
      <w:r w:rsidR="00E525B2" w:rsidRPr="00E525B2">
        <w:rPr>
          <w:rFonts w:ascii="Arial" w:hAnsi="Arial" w:cs="Arial"/>
          <w:bCs/>
          <w:color w:val="000000" w:themeColor="text1"/>
          <w:sz w:val="22"/>
          <w:szCs w:val="22"/>
        </w:rPr>
        <w:t>(Pearson’s r = 0.22, p = 0.14; Figure 4G).</w:t>
      </w:r>
      <w:commentRangeEnd w:id="36"/>
      <w:r w:rsidR="00BD035A">
        <w:rPr>
          <w:rStyle w:val="CommentReference"/>
        </w:rPr>
        <w:commentReference w:id="36"/>
      </w:r>
      <w:commentRangeEnd w:id="37"/>
      <w:r w:rsidR="000A7F77">
        <w:rPr>
          <w:rStyle w:val="CommentReference"/>
        </w:rPr>
        <w:commentReference w:id="37"/>
      </w:r>
    </w:p>
    <w:p w14:paraId="5B40AF51" w14:textId="3A41B1C5" w:rsidR="00906C6E" w:rsidRDefault="00A85B62" w:rsidP="003B254E">
      <w:pPr>
        <w:spacing w:after="120"/>
        <w:rPr>
          <w:rFonts w:ascii="Arial" w:hAnsi="Arial" w:cs="Arial"/>
          <w:color w:val="000000" w:themeColor="text1"/>
          <w:sz w:val="22"/>
          <w:szCs w:val="22"/>
        </w:rPr>
      </w:pPr>
      <w:r>
        <w:rPr>
          <w:rFonts w:ascii="Arial" w:hAnsi="Arial" w:cs="Arial"/>
          <w:color w:val="000000" w:themeColor="text1"/>
          <w:sz w:val="22"/>
          <w:szCs w:val="22"/>
        </w:rPr>
        <w:t xml:space="preserve">Together, it suggests that pOFC-targeted cTBS impaired </w:t>
      </w:r>
      <w:commentRangeStart w:id="38"/>
      <w:commentRangeStart w:id="39"/>
      <w:r>
        <w:rPr>
          <w:rFonts w:ascii="Arial" w:hAnsi="Arial" w:cs="Arial"/>
          <w:color w:val="000000" w:themeColor="text1"/>
          <w:sz w:val="22"/>
          <w:szCs w:val="22"/>
        </w:rPr>
        <w:t>outcome devaluation</w:t>
      </w:r>
      <w:commentRangeEnd w:id="38"/>
      <w:r w:rsidR="00BD035A">
        <w:rPr>
          <w:rStyle w:val="CommentReference"/>
        </w:rPr>
        <w:commentReference w:id="38"/>
      </w:r>
      <w:commentRangeEnd w:id="39"/>
      <w:r w:rsidR="00DD553A">
        <w:rPr>
          <w:rStyle w:val="CommentReference"/>
        </w:rPr>
        <w:commentReference w:id="39"/>
      </w:r>
      <w:r>
        <w:rPr>
          <w:rFonts w:ascii="Arial" w:hAnsi="Arial" w:cs="Arial"/>
          <w:color w:val="000000" w:themeColor="text1"/>
          <w:sz w:val="22"/>
          <w:szCs w:val="22"/>
        </w:rPr>
        <w:t>, while aOFC-targeted cTBS had no such effect. This replicates previous results from our lab</w:t>
      </w:r>
      <w:r>
        <w:rPr>
          <w:rFonts w:ascii="Arial" w:hAnsi="Arial" w:cs="Arial"/>
          <w:color w:val="000000" w:themeColor="text1"/>
          <w:sz w:val="22"/>
          <w:szCs w:val="22"/>
        </w:rPr>
        <w:fldChar w:fldCharType="begin"/>
      </w:r>
      <w:r w:rsidR="000D6A3A">
        <w:rPr>
          <w:rFonts w:ascii="Arial" w:hAnsi="Arial" w:cs="Arial"/>
          <w:color w:val="000000" w:themeColor="text1"/>
          <w:sz w:val="22"/>
          <w:szCs w:val="22"/>
        </w:rPr>
        <w:instrText xml:space="preserve"> ADDIN EN.CITE &lt;EndNote&gt;&lt;Cite&gt;&lt;Author&gt;Howard&lt;/Author&gt;&lt;Year&gt;2020&lt;/Year&gt;&lt;RecNum&gt;26&lt;/RecNum&gt;&lt;DisplayText&gt;&lt;style face="superscript"&gt;7&lt;/style&gt;&lt;/DisplayText&gt;&lt;record&gt;&lt;rec-number&gt;26&lt;/rec-number&gt;&lt;foreign-keys&gt;&lt;key app="EN" db-id="zaf922assa05plerwwupfssvrzteappvax2x" timestamp="1698267298"&gt;26&lt;/key&gt;&lt;/foreign-keys&gt;&lt;ref-type name="Journal Article"&gt;17&lt;/ref-type&gt;&lt;contributors&gt;&lt;authors&gt;&lt;author&gt;Howard, James D.&lt;/author&gt;&lt;author&gt;Reynolds, Rachel&lt;/author&gt;&lt;author&gt;Smith, Devyn E.&lt;/author&gt;&lt;author&gt;Voss, Joel L.&lt;/author&gt;&lt;author&gt;Schoenbaum, Geoffrey&lt;/author&gt;&lt;author&gt;Kahnt, Thorsten&lt;/author&gt;&lt;/authors&gt;&lt;/contributors&gt;&lt;titles&gt;&lt;title&gt;Targeted Stimulation of Human Orbitofrontal Networks Disrupts Outcome-Guided Behavior&lt;/title&gt;&lt;secondary-title&gt;Current Biology&lt;/secondary-title&gt;&lt;alt-title&gt;Current Biology&lt;/alt-title&gt;&lt;/titles&gt;&lt;periodical&gt;&lt;full-title&gt;Current Biology&lt;/full-title&gt;&lt;abbr-1&gt;Current Biology&lt;/abbr-1&gt;&lt;/periodical&gt;&lt;alt-periodical&gt;&lt;full-title&gt;Current Biology&lt;/full-title&gt;&lt;abbr-1&gt;Current Biology&lt;/abbr-1&gt;&lt;/alt-periodical&gt;&lt;pages&gt;490-498.e4&lt;/pages&gt;&lt;volume&gt;30&lt;/volume&gt;&lt;number&gt;3&lt;/number&gt;&lt;dates&gt;&lt;year&gt;2020&lt;/year&gt;&lt;pub-dates&gt;&lt;date&gt;2020/02//&lt;/date&gt;&lt;/pub-dates&gt;&lt;/dates&gt;&lt;isbn&gt;09609822&lt;/isbn&gt;&lt;urls&gt;&lt;related-urls&gt;&lt;url&gt;https://linkinghub.elsevier.com/retrieve/pii/S0960982219316021&lt;/url&gt;&lt;/related-urls&gt;&lt;/urls&gt;&lt;electronic-resource-num&gt;10.1016/j.cub.2019.12.007&lt;/electronic-resource-num&gt;&lt;remote-database-provider&gt;DOI.org (Crossref)&lt;/remote-database-provider&gt;&lt;language&gt;en&lt;/language&gt;&lt;access-date&gt;2020/09/18/01:48:33&lt;/access-date&gt;&lt;/record&gt;&lt;/Cite&gt;&lt;/EndNote&gt;</w:instrText>
      </w:r>
      <w:r>
        <w:rPr>
          <w:rFonts w:ascii="Arial" w:hAnsi="Arial" w:cs="Arial"/>
          <w:color w:val="000000" w:themeColor="text1"/>
          <w:sz w:val="22"/>
          <w:szCs w:val="22"/>
        </w:rPr>
        <w:fldChar w:fldCharType="separate"/>
      </w:r>
      <w:r w:rsidR="000D6A3A" w:rsidRPr="000D6A3A">
        <w:rPr>
          <w:rFonts w:ascii="Arial" w:hAnsi="Arial" w:cs="Arial"/>
          <w:noProof/>
          <w:color w:val="000000" w:themeColor="text1"/>
          <w:sz w:val="22"/>
          <w:szCs w:val="22"/>
          <w:vertAlign w:val="superscript"/>
        </w:rPr>
        <w:t>7</w:t>
      </w:r>
      <w:r>
        <w:rPr>
          <w:rFonts w:ascii="Arial" w:hAnsi="Arial" w:cs="Arial"/>
          <w:color w:val="000000" w:themeColor="text1"/>
          <w:sz w:val="22"/>
          <w:szCs w:val="22"/>
        </w:rPr>
        <w:fldChar w:fldCharType="end"/>
      </w:r>
      <w:r>
        <w:rPr>
          <w:rFonts w:ascii="Arial" w:hAnsi="Arial" w:cs="Arial"/>
          <w:color w:val="000000" w:themeColor="text1"/>
          <w:sz w:val="22"/>
          <w:szCs w:val="22"/>
        </w:rPr>
        <w:t xml:space="preserve"> and further highlights the specificity of the pOFC involvement </w:t>
      </w:r>
      <w:r w:rsidR="002818F1">
        <w:rPr>
          <w:rFonts w:ascii="Arial" w:hAnsi="Arial" w:cs="Arial"/>
          <w:color w:val="000000" w:themeColor="text1"/>
          <w:sz w:val="22"/>
          <w:szCs w:val="22"/>
        </w:rPr>
        <w:t xml:space="preserve">during the meal and test </w:t>
      </w:r>
      <w:r w:rsidR="002855A9">
        <w:rPr>
          <w:rFonts w:ascii="Arial" w:hAnsi="Arial" w:cs="Arial"/>
          <w:color w:val="000000" w:themeColor="text1"/>
          <w:sz w:val="22"/>
          <w:szCs w:val="22"/>
        </w:rPr>
        <w:t>phase for</w:t>
      </w:r>
      <w:r>
        <w:rPr>
          <w:rFonts w:ascii="Arial" w:hAnsi="Arial" w:cs="Arial"/>
          <w:color w:val="000000" w:themeColor="text1"/>
          <w:sz w:val="22"/>
          <w:szCs w:val="22"/>
        </w:rPr>
        <w:t xml:space="preserve"> outcome devaluation.</w:t>
      </w:r>
    </w:p>
    <w:p w14:paraId="4F1758F6" w14:textId="77777777" w:rsidR="00693AF1" w:rsidRPr="00244866" w:rsidRDefault="00693AF1" w:rsidP="003B254E">
      <w:pPr>
        <w:spacing w:after="120"/>
        <w:rPr>
          <w:rFonts w:ascii="Arial" w:hAnsi="Arial" w:cs="Arial"/>
          <w:color w:val="000000" w:themeColor="text1"/>
          <w:sz w:val="22"/>
          <w:szCs w:val="22"/>
        </w:rPr>
      </w:pPr>
    </w:p>
    <w:p w14:paraId="71DCBAC8" w14:textId="77777777" w:rsidR="00901E21" w:rsidRDefault="00434997" w:rsidP="00901E21">
      <w:pPr>
        <w:keepNext/>
        <w:spacing w:after="120"/>
        <w:jc w:val="center"/>
      </w:pPr>
      <w:r w:rsidRPr="00434997">
        <w:rPr>
          <w:rFonts w:ascii="Arial" w:hAnsi="Arial" w:cs="Arial"/>
          <w:noProof/>
          <w:color w:val="000000" w:themeColor="text1"/>
          <w:sz w:val="22"/>
          <w:szCs w:val="22"/>
        </w:rPr>
        <w:drawing>
          <wp:inline distT="0" distB="0" distL="0" distR="0" wp14:anchorId="005E9482" wp14:editId="70A4ACE5">
            <wp:extent cx="6365010" cy="4303106"/>
            <wp:effectExtent l="0" t="0" r="0" b="2540"/>
            <wp:docPr id="166830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30245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65010" cy="4303106"/>
                    </a:xfrm>
                    <a:prstGeom prst="rect">
                      <a:avLst/>
                    </a:prstGeom>
                  </pic:spPr>
                </pic:pic>
              </a:graphicData>
            </a:graphic>
          </wp:inline>
        </w:drawing>
      </w:r>
    </w:p>
    <w:p w14:paraId="7AF97899" w14:textId="6EC61611" w:rsidR="00470A53" w:rsidRDefault="00901E21" w:rsidP="00015BB9">
      <w:pPr>
        <w:pStyle w:val="Caption"/>
        <w:jc w:val="both"/>
        <w:rPr>
          <w:i w:val="0"/>
          <w:iCs w:val="0"/>
          <w:color w:val="auto"/>
        </w:rPr>
      </w:pPr>
      <w:commentRangeStart w:id="40"/>
      <w:commentRangeStart w:id="41"/>
      <w:commentRangeStart w:id="42"/>
      <w:commentRangeStart w:id="43"/>
      <w:r w:rsidRPr="00F060BF">
        <w:rPr>
          <w:b/>
          <w:bCs/>
          <w:i w:val="0"/>
          <w:iCs w:val="0"/>
          <w:color w:val="auto"/>
        </w:rPr>
        <w:t xml:space="preserve">Figure </w:t>
      </w:r>
      <w:r w:rsidR="00E645A9">
        <w:rPr>
          <w:b/>
          <w:bCs/>
          <w:i w:val="0"/>
          <w:iCs w:val="0"/>
          <w:color w:val="auto"/>
        </w:rPr>
        <w:t>4</w:t>
      </w:r>
      <w:r w:rsidR="00835FF7" w:rsidRPr="00F060BF">
        <w:rPr>
          <w:b/>
          <w:bCs/>
          <w:i w:val="0"/>
          <w:iCs w:val="0"/>
          <w:color w:val="auto"/>
        </w:rPr>
        <w:t>.</w:t>
      </w:r>
      <w:r w:rsidRPr="00F060BF">
        <w:rPr>
          <w:b/>
          <w:bCs/>
          <w:i w:val="0"/>
          <w:iCs w:val="0"/>
          <w:color w:val="auto"/>
        </w:rPr>
        <w:t xml:space="preserve"> </w:t>
      </w:r>
      <w:commentRangeEnd w:id="40"/>
      <w:r w:rsidR="00B65A3B">
        <w:rPr>
          <w:rStyle w:val="CommentReference"/>
          <w:i w:val="0"/>
          <w:iCs w:val="0"/>
          <w:color w:val="auto"/>
        </w:rPr>
        <w:commentReference w:id="40"/>
      </w:r>
      <w:commentRangeEnd w:id="41"/>
      <w:r w:rsidR="00B65A3B">
        <w:rPr>
          <w:rStyle w:val="CommentReference"/>
          <w:i w:val="0"/>
          <w:iCs w:val="0"/>
          <w:color w:val="auto"/>
        </w:rPr>
        <w:commentReference w:id="41"/>
      </w:r>
      <w:commentRangeEnd w:id="42"/>
      <w:r w:rsidR="00DB17AE">
        <w:rPr>
          <w:rStyle w:val="CommentReference"/>
          <w:i w:val="0"/>
          <w:iCs w:val="0"/>
          <w:color w:val="auto"/>
        </w:rPr>
        <w:commentReference w:id="42"/>
      </w:r>
      <w:commentRangeEnd w:id="43"/>
      <w:r w:rsidR="001E109F">
        <w:rPr>
          <w:rStyle w:val="CommentReference"/>
          <w:i w:val="0"/>
          <w:iCs w:val="0"/>
          <w:color w:val="auto"/>
        </w:rPr>
        <w:commentReference w:id="43"/>
      </w:r>
      <w:r w:rsidR="00DF4DC5" w:rsidRPr="00F060BF">
        <w:rPr>
          <w:b/>
          <w:bCs/>
          <w:i w:val="0"/>
          <w:iCs w:val="0"/>
          <w:color w:val="auto"/>
        </w:rPr>
        <w:t>Posterior, but not anterior, OFC</w:t>
      </w:r>
      <w:r w:rsidR="007735EE">
        <w:rPr>
          <w:b/>
          <w:bCs/>
          <w:i w:val="0"/>
          <w:iCs w:val="0"/>
          <w:color w:val="auto"/>
        </w:rPr>
        <w:t>-</w:t>
      </w:r>
      <w:r w:rsidR="00FC1A64" w:rsidRPr="00F060BF">
        <w:rPr>
          <w:b/>
          <w:bCs/>
          <w:i w:val="0"/>
          <w:iCs w:val="0"/>
          <w:color w:val="auto"/>
        </w:rPr>
        <w:t>targeted cTBS</w:t>
      </w:r>
      <w:r w:rsidR="00DF4DC5" w:rsidRPr="00F060BF">
        <w:rPr>
          <w:b/>
          <w:bCs/>
          <w:i w:val="0"/>
          <w:iCs w:val="0"/>
          <w:color w:val="auto"/>
        </w:rPr>
        <w:t xml:space="preserve"> on Day 2 impaired outcome devaluation</w:t>
      </w:r>
      <w:r w:rsidR="00DF4DC5" w:rsidRPr="00F060BF">
        <w:rPr>
          <w:i w:val="0"/>
          <w:iCs w:val="0"/>
          <w:color w:val="auto"/>
        </w:rPr>
        <w:t xml:space="preserve">. </w:t>
      </w:r>
      <w:r w:rsidR="0008203E" w:rsidRPr="00F060BF">
        <w:rPr>
          <w:b/>
          <w:bCs/>
          <w:i w:val="0"/>
          <w:iCs w:val="0"/>
          <w:color w:val="auto"/>
        </w:rPr>
        <w:t xml:space="preserve">A. </w:t>
      </w:r>
      <w:r w:rsidRPr="00F060BF">
        <w:rPr>
          <w:i w:val="0"/>
          <w:iCs w:val="0"/>
          <w:color w:val="auto"/>
        </w:rPr>
        <w:t>Change of rated odor pleasantness</w:t>
      </w:r>
      <w:r w:rsidR="00FA31EE" w:rsidRPr="00F060BF">
        <w:rPr>
          <w:i w:val="0"/>
          <w:iCs w:val="0"/>
          <w:color w:val="auto"/>
        </w:rPr>
        <w:t xml:space="preserve"> before and after the meal</w:t>
      </w:r>
      <w:r w:rsidR="009F5D2E" w:rsidRPr="00F060BF">
        <w:rPr>
          <w:i w:val="0"/>
          <w:iCs w:val="0"/>
          <w:color w:val="auto"/>
        </w:rPr>
        <w:t xml:space="preserve">, for sated and non-sated odors. </w:t>
      </w:r>
      <w:r w:rsidR="008415E6" w:rsidRPr="00F060BF">
        <w:rPr>
          <w:b/>
          <w:bCs/>
          <w:i w:val="0"/>
          <w:iCs w:val="0"/>
          <w:color w:val="auto"/>
        </w:rPr>
        <w:t xml:space="preserve">B. </w:t>
      </w:r>
      <w:r w:rsidR="00243144" w:rsidRPr="00F060BF">
        <w:rPr>
          <w:i w:val="0"/>
          <w:iCs w:val="0"/>
          <w:color w:val="auto"/>
        </w:rPr>
        <w:t xml:space="preserve">Scatter plots </w:t>
      </w:r>
      <w:r w:rsidR="00703568" w:rsidRPr="00F060BF">
        <w:rPr>
          <w:i w:val="0"/>
          <w:iCs w:val="0"/>
          <w:color w:val="auto"/>
        </w:rPr>
        <w:t>showing Pearson’s correlation coefficients</w:t>
      </w:r>
      <w:r w:rsidR="00243144" w:rsidRPr="00F060BF">
        <w:rPr>
          <w:i w:val="0"/>
          <w:iCs w:val="0"/>
          <w:color w:val="auto"/>
        </w:rPr>
        <w:t xml:space="preserve"> </w:t>
      </w:r>
      <w:r w:rsidR="00372B64" w:rsidRPr="00F060BF">
        <w:rPr>
          <w:i w:val="0"/>
          <w:iCs w:val="0"/>
          <w:color w:val="auto"/>
        </w:rPr>
        <w:t xml:space="preserve">of choice of selecting sated odors among post-meal, pre-meal, set A and set B. </w:t>
      </w:r>
      <w:r w:rsidR="00372B64" w:rsidRPr="00F060BF">
        <w:rPr>
          <w:b/>
          <w:bCs/>
          <w:i w:val="0"/>
          <w:iCs w:val="0"/>
          <w:color w:val="auto"/>
        </w:rPr>
        <w:t xml:space="preserve">C. </w:t>
      </w:r>
      <w:r w:rsidR="00E031F3" w:rsidRPr="00F060BF">
        <w:rPr>
          <w:i w:val="0"/>
          <w:iCs w:val="0"/>
          <w:color w:val="auto"/>
        </w:rPr>
        <w:t xml:space="preserve">Choice of sated odors </w:t>
      </w:r>
      <w:r w:rsidR="00F36514" w:rsidRPr="00F060BF">
        <w:rPr>
          <w:i w:val="0"/>
          <w:iCs w:val="0"/>
          <w:color w:val="auto"/>
        </w:rPr>
        <w:t xml:space="preserve">for sham-sham and sham-cTBS conditions, under aOFC-targeted and pOFC-targeted cTBS. </w:t>
      </w:r>
      <w:r w:rsidR="00F36514" w:rsidRPr="00F060BF">
        <w:rPr>
          <w:b/>
          <w:bCs/>
          <w:i w:val="0"/>
          <w:iCs w:val="0"/>
          <w:color w:val="auto"/>
        </w:rPr>
        <w:t xml:space="preserve">D. </w:t>
      </w:r>
      <w:r w:rsidR="00EF55F8" w:rsidRPr="00F060BF">
        <w:rPr>
          <w:i w:val="0"/>
          <w:iCs w:val="0"/>
          <w:color w:val="auto"/>
        </w:rPr>
        <w:t xml:space="preserve">Choice of sated odors for </w:t>
      </w:r>
      <w:r w:rsidR="00D66600" w:rsidRPr="00F060BF">
        <w:rPr>
          <w:i w:val="0"/>
          <w:iCs w:val="0"/>
          <w:color w:val="auto"/>
        </w:rPr>
        <w:t>participants</w:t>
      </w:r>
      <w:r w:rsidR="00EF55F8" w:rsidRPr="00F060BF">
        <w:rPr>
          <w:i w:val="0"/>
          <w:iCs w:val="0"/>
          <w:color w:val="auto"/>
        </w:rPr>
        <w:t xml:space="preserve"> of each Day 2 TMS</w:t>
      </w:r>
      <w:r w:rsidR="007004D6" w:rsidRPr="00F060BF">
        <w:rPr>
          <w:i w:val="0"/>
          <w:iCs w:val="0"/>
          <w:color w:val="auto"/>
        </w:rPr>
        <w:t xml:space="preserve"> stimulation order</w:t>
      </w:r>
      <w:r w:rsidR="00EF55F8" w:rsidRPr="00F060BF">
        <w:rPr>
          <w:i w:val="0"/>
          <w:iCs w:val="0"/>
          <w:color w:val="auto"/>
        </w:rPr>
        <w:t>.</w:t>
      </w:r>
      <w:r w:rsidR="00133FE8" w:rsidRPr="00F060BF">
        <w:rPr>
          <w:i w:val="0"/>
          <w:iCs w:val="0"/>
          <w:color w:val="auto"/>
        </w:rPr>
        <w:t xml:space="preserve"> </w:t>
      </w:r>
      <w:r w:rsidR="00133FE8" w:rsidRPr="00F060BF">
        <w:rPr>
          <w:b/>
          <w:bCs/>
          <w:i w:val="0"/>
          <w:iCs w:val="0"/>
          <w:color w:val="auto"/>
        </w:rPr>
        <w:t>E.</w:t>
      </w:r>
      <w:r w:rsidR="00133FE8" w:rsidRPr="00F060BF">
        <w:rPr>
          <w:i w:val="0"/>
          <w:iCs w:val="0"/>
          <w:color w:val="auto"/>
        </w:rPr>
        <w:t xml:space="preserve"> Scatter plots showing </w:t>
      </w:r>
      <w:r w:rsidR="00133FE8" w:rsidRPr="00F060BF">
        <w:rPr>
          <w:i w:val="0"/>
          <w:iCs w:val="0"/>
          <w:color w:val="auto"/>
        </w:rPr>
        <w:lastRenderedPageBreak/>
        <w:t>the relationship between the choice of sated odors and selective satiation effect</w:t>
      </w:r>
      <w:r w:rsidR="006A52C0">
        <w:rPr>
          <w:i w:val="0"/>
          <w:iCs w:val="0"/>
          <w:color w:val="auto"/>
        </w:rPr>
        <w:t>, separated by Day 2 TMS conditions</w:t>
      </w:r>
      <w:r w:rsidR="00133FE8" w:rsidRPr="00F060BF">
        <w:rPr>
          <w:i w:val="0"/>
          <w:iCs w:val="0"/>
          <w:color w:val="auto"/>
        </w:rPr>
        <w:t>.</w:t>
      </w:r>
      <w:r w:rsidR="00182B86">
        <w:rPr>
          <w:i w:val="0"/>
          <w:iCs w:val="0"/>
          <w:color w:val="auto"/>
        </w:rPr>
        <w:t xml:space="preserve"> </w:t>
      </w:r>
      <w:r w:rsidR="00182B86" w:rsidRPr="00CF187E">
        <w:rPr>
          <w:b/>
          <w:bCs/>
          <w:i w:val="0"/>
          <w:iCs w:val="0"/>
          <w:color w:val="auto"/>
        </w:rPr>
        <w:t xml:space="preserve">F. </w:t>
      </w:r>
      <w:r w:rsidR="00182B86">
        <w:rPr>
          <w:i w:val="0"/>
          <w:iCs w:val="0"/>
          <w:color w:val="auto"/>
        </w:rPr>
        <w:t xml:space="preserve">Scatter plot showing the relationship between </w:t>
      </w:r>
      <w:r w:rsidR="00182B86" w:rsidRPr="00F060BF">
        <w:rPr>
          <w:i w:val="0"/>
          <w:iCs w:val="0"/>
          <w:color w:val="auto"/>
        </w:rPr>
        <w:t xml:space="preserve">the choice of sated odors and </w:t>
      </w:r>
      <w:r w:rsidR="00182B86">
        <w:rPr>
          <w:i w:val="0"/>
          <w:iCs w:val="0"/>
          <w:color w:val="auto"/>
        </w:rPr>
        <w:t>perceived TMS discomfort/intensity</w:t>
      </w:r>
      <w:r w:rsidR="006A52C0">
        <w:rPr>
          <w:i w:val="0"/>
          <w:iCs w:val="0"/>
          <w:color w:val="auto"/>
        </w:rPr>
        <w:t xml:space="preserve">, separated by Day 2 TMS conditions. </w:t>
      </w:r>
      <w:r w:rsidR="006A52C0" w:rsidRPr="00CF187E">
        <w:rPr>
          <w:b/>
          <w:bCs/>
          <w:i w:val="0"/>
          <w:iCs w:val="0"/>
          <w:color w:val="auto"/>
        </w:rPr>
        <w:t xml:space="preserve">G. </w:t>
      </w:r>
      <w:r w:rsidR="006A52C0">
        <w:rPr>
          <w:i w:val="0"/>
          <w:iCs w:val="0"/>
          <w:color w:val="auto"/>
        </w:rPr>
        <w:t xml:space="preserve">Scatter plot showing the relationship between </w:t>
      </w:r>
      <w:r w:rsidR="006A52C0" w:rsidRPr="00F060BF">
        <w:rPr>
          <w:i w:val="0"/>
          <w:iCs w:val="0"/>
          <w:color w:val="auto"/>
        </w:rPr>
        <w:t>the</w:t>
      </w:r>
      <w:r w:rsidR="006A52C0">
        <w:rPr>
          <w:i w:val="0"/>
          <w:iCs w:val="0"/>
          <w:color w:val="auto"/>
        </w:rPr>
        <w:t xml:space="preserve"> condition-wise difference of</w:t>
      </w:r>
      <w:r w:rsidR="006A52C0" w:rsidRPr="00F060BF">
        <w:rPr>
          <w:i w:val="0"/>
          <w:iCs w:val="0"/>
          <w:color w:val="auto"/>
        </w:rPr>
        <w:t xml:space="preserve"> choice of sated odors and </w:t>
      </w:r>
      <w:r w:rsidR="006A52C0">
        <w:rPr>
          <w:i w:val="0"/>
          <w:iCs w:val="0"/>
          <w:color w:val="auto"/>
        </w:rPr>
        <w:t>condition-wise difference of</w:t>
      </w:r>
      <w:r w:rsidR="006A52C0" w:rsidRPr="00F060BF">
        <w:rPr>
          <w:i w:val="0"/>
          <w:iCs w:val="0"/>
          <w:color w:val="auto"/>
        </w:rPr>
        <w:t xml:space="preserve"> </w:t>
      </w:r>
      <w:r w:rsidR="006A52C0">
        <w:rPr>
          <w:i w:val="0"/>
          <w:iCs w:val="0"/>
          <w:color w:val="auto"/>
        </w:rPr>
        <w:t xml:space="preserve">perceived TMS discomfort/intensity. </w:t>
      </w:r>
    </w:p>
    <w:p w14:paraId="44350989" w14:textId="77777777" w:rsidR="00182B86" w:rsidRPr="00182B86" w:rsidRDefault="00182B86" w:rsidP="00182B86"/>
    <w:p w14:paraId="09045240" w14:textId="785BD0F0" w:rsidR="00ED5E10" w:rsidRPr="007159AA" w:rsidRDefault="00D64865" w:rsidP="0091089C">
      <w:pPr>
        <w:pStyle w:val="Heading3"/>
        <w:spacing w:before="0" w:after="120"/>
        <w:rPr>
          <w:rFonts w:ascii="Arial" w:hAnsi="Arial" w:cs="Arial"/>
          <w:b/>
          <w:bCs/>
          <w:color w:val="auto"/>
          <w:sz w:val="22"/>
          <w:szCs w:val="22"/>
        </w:rPr>
      </w:pPr>
      <w:r w:rsidRPr="00D64865">
        <w:rPr>
          <w:rFonts w:ascii="Arial" w:hAnsi="Arial" w:cs="Arial"/>
          <w:b/>
          <w:bCs/>
          <w:i/>
          <w:iCs/>
          <w:color w:val="auto"/>
          <w:sz w:val="22"/>
          <w:szCs w:val="22"/>
        </w:rPr>
        <w:t>Posterior, but not anterio</w:t>
      </w:r>
      <w:r w:rsidR="002846FD">
        <w:rPr>
          <w:rFonts w:ascii="Arial" w:hAnsi="Arial" w:cs="Arial"/>
          <w:b/>
          <w:bCs/>
          <w:i/>
          <w:iCs/>
          <w:color w:val="auto"/>
          <w:sz w:val="22"/>
          <w:szCs w:val="22"/>
        </w:rPr>
        <w:t>r</w:t>
      </w:r>
      <w:r w:rsidRPr="00D64865">
        <w:rPr>
          <w:rFonts w:ascii="Arial" w:hAnsi="Arial" w:cs="Arial"/>
          <w:b/>
          <w:bCs/>
          <w:i/>
          <w:iCs/>
          <w:color w:val="auto"/>
          <w:sz w:val="22"/>
          <w:szCs w:val="22"/>
        </w:rPr>
        <w:t>, targeted</w:t>
      </w:r>
      <w:r w:rsidR="002846FD">
        <w:rPr>
          <w:rFonts w:ascii="Arial" w:hAnsi="Arial" w:cs="Arial"/>
          <w:b/>
          <w:bCs/>
          <w:i/>
          <w:iCs/>
          <w:color w:val="auto"/>
          <w:sz w:val="22"/>
          <w:szCs w:val="22"/>
        </w:rPr>
        <w:t>-</w:t>
      </w:r>
      <w:r w:rsidRPr="00D64865">
        <w:rPr>
          <w:rFonts w:ascii="Arial" w:hAnsi="Arial" w:cs="Arial"/>
          <w:b/>
          <w:bCs/>
          <w:i/>
          <w:iCs/>
          <w:color w:val="auto"/>
          <w:sz w:val="22"/>
          <w:szCs w:val="22"/>
        </w:rPr>
        <w:t xml:space="preserve">OFC disruption on Day </w:t>
      </w:r>
      <w:r w:rsidR="00F235C4">
        <w:rPr>
          <w:rFonts w:ascii="Arial" w:hAnsi="Arial" w:cs="Arial"/>
          <w:b/>
          <w:bCs/>
          <w:i/>
          <w:iCs/>
          <w:color w:val="auto"/>
          <w:sz w:val="22"/>
          <w:szCs w:val="22"/>
        </w:rPr>
        <w:t>1</w:t>
      </w:r>
      <w:r w:rsidRPr="00D64865">
        <w:rPr>
          <w:rFonts w:ascii="Arial" w:hAnsi="Arial" w:cs="Arial"/>
          <w:b/>
          <w:bCs/>
          <w:i/>
          <w:iCs/>
          <w:color w:val="auto"/>
          <w:sz w:val="22"/>
          <w:szCs w:val="22"/>
        </w:rPr>
        <w:t xml:space="preserve"> </w:t>
      </w:r>
      <w:commentRangeStart w:id="44"/>
      <w:r w:rsidRPr="00D64865">
        <w:rPr>
          <w:rFonts w:ascii="Arial" w:hAnsi="Arial" w:cs="Arial"/>
          <w:b/>
          <w:bCs/>
          <w:i/>
          <w:iCs/>
          <w:color w:val="auto"/>
          <w:sz w:val="22"/>
          <w:szCs w:val="22"/>
        </w:rPr>
        <w:t>impaired</w:t>
      </w:r>
      <w:r w:rsidR="002251EB">
        <w:rPr>
          <w:rFonts w:ascii="Arial" w:hAnsi="Arial" w:cs="Arial"/>
          <w:b/>
          <w:bCs/>
          <w:i/>
          <w:iCs/>
          <w:color w:val="auto"/>
          <w:sz w:val="22"/>
          <w:szCs w:val="22"/>
        </w:rPr>
        <w:t xml:space="preserve"> </w:t>
      </w:r>
      <w:r w:rsidR="002846FD">
        <w:rPr>
          <w:rFonts w:ascii="Arial" w:hAnsi="Arial" w:cs="Arial"/>
          <w:b/>
          <w:bCs/>
          <w:i/>
          <w:iCs/>
          <w:color w:val="auto"/>
          <w:sz w:val="22"/>
          <w:szCs w:val="22"/>
        </w:rPr>
        <w:t>subsequent</w:t>
      </w:r>
      <w:r w:rsidRPr="00D64865">
        <w:rPr>
          <w:rFonts w:ascii="Arial" w:hAnsi="Arial" w:cs="Arial"/>
          <w:b/>
          <w:bCs/>
          <w:i/>
          <w:iCs/>
          <w:color w:val="auto"/>
          <w:sz w:val="22"/>
          <w:szCs w:val="22"/>
        </w:rPr>
        <w:t xml:space="preserve"> outcome devaluation.</w:t>
      </w:r>
      <w:r w:rsidR="002620CD" w:rsidRPr="007159AA">
        <w:rPr>
          <w:rFonts w:ascii="Arial" w:hAnsi="Arial" w:cs="Arial"/>
          <w:b/>
          <w:bCs/>
          <w:color w:val="auto"/>
          <w:sz w:val="22"/>
          <w:szCs w:val="22"/>
        </w:rPr>
        <w:t xml:space="preserve"> </w:t>
      </w:r>
      <w:commentRangeEnd w:id="44"/>
      <w:r w:rsidR="002574CE">
        <w:rPr>
          <w:rStyle w:val="CommentReference"/>
          <w:rFonts w:asciiTheme="minorHAnsi" w:eastAsiaTheme="minorHAnsi" w:hAnsiTheme="minorHAnsi" w:cstheme="minorBidi"/>
          <w:color w:val="auto"/>
        </w:rPr>
        <w:commentReference w:id="44"/>
      </w:r>
    </w:p>
    <w:p w14:paraId="7168149F" w14:textId="26DE3B32" w:rsidR="004B1260" w:rsidRDefault="007A73F0" w:rsidP="00394DEA">
      <w:pPr>
        <w:spacing w:before="120" w:after="60"/>
        <w:rPr>
          <w:rFonts w:ascii="Arial" w:hAnsi="Arial" w:cs="Arial"/>
          <w:sz w:val="22"/>
          <w:szCs w:val="22"/>
        </w:rPr>
      </w:pPr>
      <w:r w:rsidRPr="007A73F0">
        <w:rPr>
          <w:rFonts w:ascii="Arial" w:hAnsi="Arial" w:cs="Arial"/>
          <w:sz w:val="22"/>
          <w:szCs w:val="22"/>
        </w:rPr>
        <w:t xml:space="preserve">We also explored whether Day 1 </w:t>
      </w:r>
      <w:r w:rsidR="00B86987">
        <w:rPr>
          <w:rFonts w:ascii="Arial" w:hAnsi="Arial" w:cs="Arial"/>
          <w:sz w:val="22"/>
          <w:szCs w:val="22"/>
        </w:rPr>
        <w:t>OFC-targeted cTBS</w:t>
      </w:r>
      <w:r w:rsidRPr="007A73F0">
        <w:rPr>
          <w:rFonts w:ascii="Arial" w:hAnsi="Arial" w:cs="Arial"/>
          <w:sz w:val="22"/>
          <w:szCs w:val="22"/>
        </w:rPr>
        <w:t xml:space="preserve"> affect</w:t>
      </w:r>
      <w:r w:rsidR="00C70C8F">
        <w:rPr>
          <w:rFonts w:ascii="Arial" w:hAnsi="Arial" w:cs="Arial"/>
          <w:sz w:val="22"/>
          <w:szCs w:val="22"/>
        </w:rPr>
        <w:t>ed</w:t>
      </w:r>
      <w:r w:rsidRPr="007A73F0">
        <w:rPr>
          <w:rFonts w:ascii="Arial" w:hAnsi="Arial" w:cs="Arial"/>
          <w:sz w:val="22"/>
          <w:szCs w:val="22"/>
        </w:rPr>
        <w:t xml:space="preserve"> outcome devaluation, as </w:t>
      </w:r>
      <w:r w:rsidR="00B86987">
        <w:rPr>
          <w:rFonts w:ascii="Arial" w:hAnsi="Arial" w:cs="Arial"/>
          <w:sz w:val="22"/>
          <w:szCs w:val="22"/>
        </w:rPr>
        <w:t>it</w:t>
      </w:r>
      <w:r w:rsidRPr="007A73F0">
        <w:rPr>
          <w:rFonts w:ascii="Arial" w:hAnsi="Arial" w:cs="Arial"/>
          <w:sz w:val="22"/>
          <w:szCs w:val="22"/>
        </w:rPr>
        <w:t xml:space="preserve"> might disrupt stimulus-outcome identity learning, which could</w:t>
      </w:r>
      <w:r w:rsidR="00D24522">
        <w:rPr>
          <w:rFonts w:ascii="Arial" w:hAnsi="Arial" w:cs="Arial"/>
          <w:sz w:val="22"/>
          <w:szCs w:val="22"/>
        </w:rPr>
        <w:t>,</w:t>
      </w:r>
      <w:r w:rsidRPr="007A73F0">
        <w:rPr>
          <w:rFonts w:ascii="Arial" w:hAnsi="Arial" w:cs="Arial"/>
          <w:sz w:val="22"/>
          <w:szCs w:val="22"/>
        </w:rPr>
        <w:t xml:space="preserve"> in turn</w:t>
      </w:r>
      <w:r w:rsidR="00D24522">
        <w:rPr>
          <w:rFonts w:ascii="Arial" w:hAnsi="Arial" w:cs="Arial"/>
          <w:sz w:val="22"/>
          <w:szCs w:val="22"/>
        </w:rPr>
        <w:t>,</w:t>
      </w:r>
      <w:r w:rsidRPr="007A73F0">
        <w:rPr>
          <w:rFonts w:ascii="Arial" w:hAnsi="Arial" w:cs="Arial"/>
          <w:sz w:val="22"/>
          <w:szCs w:val="22"/>
        </w:rPr>
        <w:t xml:space="preserve"> influence devaluation</w:t>
      </w:r>
      <w:r w:rsidR="00D24522">
        <w:rPr>
          <w:rFonts w:ascii="Arial" w:hAnsi="Arial" w:cs="Arial"/>
          <w:sz w:val="22"/>
          <w:szCs w:val="22"/>
        </w:rPr>
        <w:t xml:space="preserve"> behavior</w:t>
      </w:r>
      <w:r w:rsidR="00E835E1">
        <w:rPr>
          <w:rFonts w:ascii="Arial" w:hAnsi="Arial" w:cs="Arial"/>
          <w:sz w:val="22"/>
          <w:szCs w:val="22"/>
        </w:rPr>
        <w:t xml:space="preserve"> observed</w:t>
      </w:r>
      <w:r w:rsidR="00D24522">
        <w:rPr>
          <w:rFonts w:ascii="Arial" w:hAnsi="Arial" w:cs="Arial"/>
          <w:sz w:val="22"/>
          <w:szCs w:val="22"/>
        </w:rPr>
        <w:t xml:space="preserve"> on Day 2</w:t>
      </w:r>
      <w:r w:rsidRPr="007A73F0">
        <w:rPr>
          <w:rFonts w:ascii="Arial" w:hAnsi="Arial" w:cs="Arial"/>
          <w:sz w:val="22"/>
          <w:szCs w:val="22"/>
        </w:rPr>
        <w:t xml:space="preserve">. Specifically, we </w:t>
      </w:r>
      <w:r w:rsidR="00A96501">
        <w:rPr>
          <w:rFonts w:ascii="Arial" w:hAnsi="Arial" w:cs="Arial"/>
          <w:sz w:val="22"/>
          <w:szCs w:val="22"/>
        </w:rPr>
        <w:t>focused on</w:t>
      </w:r>
      <w:r w:rsidR="00B12F65">
        <w:rPr>
          <w:rFonts w:ascii="Arial" w:hAnsi="Arial" w:cs="Arial"/>
          <w:sz w:val="22"/>
          <w:szCs w:val="22"/>
        </w:rPr>
        <w:t xml:space="preserve"> choices from</w:t>
      </w:r>
      <w:r w:rsidRPr="007A73F0">
        <w:rPr>
          <w:rFonts w:ascii="Arial" w:hAnsi="Arial" w:cs="Arial"/>
          <w:sz w:val="22"/>
          <w:szCs w:val="22"/>
        </w:rPr>
        <w:t xml:space="preserve"> set B</w:t>
      </w:r>
      <w:r w:rsidR="00B12F65">
        <w:rPr>
          <w:rFonts w:ascii="Arial" w:hAnsi="Arial" w:cs="Arial"/>
          <w:sz w:val="22"/>
          <w:szCs w:val="22"/>
        </w:rPr>
        <w:t xml:space="preserve"> stimuli</w:t>
      </w:r>
      <w:r w:rsidRPr="007A73F0">
        <w:rPr>
          <w:rFonts w:ascii="Arial" w:hAnsi="Arial" w:cs="Arial"/>
          <w:sz w:val="22"/>
          <w:szCs w:val="22"/>
        </w:rPr>
        <w:t xml:space="preserve"> to </w:t>
      </w:r>
      <w:r w:rsidR="00B12F65">
        <w:rPr>
          <w:rFonts w:ascii="Arial" w:hAnsi="Arial" w:cs="Arial"/>
          <w:sz w:val="22"/>
          <w:szCs w:val="22"/>
        </w:rPr>
        <w:t xml:space="preserve">assess </w:t>
      </w:r>
      <w:r w:rsidR="00E835E1">
        <w:rPr>
          <w:rFonts w:ascii="Arial" w:hAnsi="Arial" w:cs="Arial"/>
          <w:sz w:val="22"/>
          <w:szCs w:val="22"/>
        </w:rPr>
        <w:t>potential</w:t>
      </w:r>
      <w:r w:rsidR="00B12F65">
        <w:rPr>
          <w:rFonts w:ascii="Arial" w:hAnsi="Arial" w:cs="Arial"/>
          <w:sz w:val="22"/>
          <w:szCs w:val="22"/>
        </w:rPr>
        <w:t xml:space="preserve"> impairments</w:t>
      </w:r>
      <w:r w:rsidR="00E835E1">
        <w:rPr>
          <w:rFonts w:ascii="Arial" w:hAnsi="Arial" w:cs="Arial"/>
          <w:sz w:val="22"/>
          <w:szCs w:val="22"/>
        </w:rPr>
        <w:t xml:space="preserve">. </w:t>
      </w:r>
      <w:r w:rsidR="00E835E1" w:rsidRPr="00E835E1">
        <w:rPr>
          <w:rFonts w:ascii="Arial" w:hAnsi="Arial" w:cs="Arial"/>
          <w:sz w:val="22"/>
          <w:szCs w:val="22"/>
        </w:rPr>
        <w:t>Set A stimuli were relearned at the beginning of Day 2, which would negate any effects of Day 1 TMS on set A, even if such effects had occurred</w:t>
      </w:r>
      <w:commentRangeStart w:id="45"/>
      <w:commentRangeStart w:id="46"/>
      <w:r w:rsidR="00E835E1" w:rsidRPr="00E835E1">
        <w:rPr>
          <w:rFonts w:ascii="Arial" w:hAnsi="Arial" w:cs="Arial"/>
          <w:sz w:val="22"/>
          <w:szCs w:val="22"/>
        </w:rPr>
        <w:t>.</w:t>
      </w:r>
      <w:r w:rsidR="009A5C5C">
        <w:rPr>
          <w:rFonts w:ascii="Arial" w:hAnsi="Arial" w:cs="Arial"/>
          <w:sz w:val="22"/>
          <w:szCs w:val="22"/>
        </w:rPr>
        <w:t xml:space="preserve"> </w:t>
      </w:r>
      <w:r w:rsidR="004B1260">
        <w:rPr>
          <w:rFonts w:ascii="Arial" w:hAnsi="Arial" w:cs="Arial"/>
          <w:sz w:val="22"/>
          <w:szCs w:val="22"/>
        </w:rPr>
        <w:t>A differential pattern of cTBS effect</w:t>
      </w:r>
      <w:r w:rsidR="00C11DAB">
        <w:rPr>
          <w:rFonts w:ascii="Arial" w:hAnsi="Arial" w:cs="Arial"/>
          <w:sz w:val="22"/>
          <w:szCs w:val="22"/>
        </w:rPr>
        <w:t>s</w:t>
      </w:r>
      <w:r w:rsidR="004B1260">
        <w:rPr>
          <w:rFonts w:ascii="Arial" w:hAnsi="Arial" w:cs="Arial"/>
          <w:sz w:val="22"/>
          <w:szCs w:val="22"/>
        </w:rPr>
        <w:t xml:space="preserve"> </w:t>
      </w:r>
      <w:r w:rsidR="00C11DAB">
        <w:rPr>
          <w:rFonts w:ascii="Arial" w:hAnsi="Arial" w:cs="Arial"/>
          <w:sz w:val="22"/>
          <w:szCs w:val="22"/>
        </w:rPr>
        <w:t>between</w:t>
      </w:r>
      <w:r w:rsidR="004B1260">
        <w:rPr>
          <w:rFonts w:ascii="Arial" w:hAnsi="Arial" w:cs="Arial"/>
          <w:sz w:val="22"/>
          <w:szCs w:val="22"/>
        </w:rPr>
        <w:t xml:space="preserve"> set A </w:t>
      </w:r>
      <w:r w:rsidR="00C11DAB">
        <w:rPr>
          <w:rFonts w:ascii="Arial" w:hAnsi="Arial" w:cs="Arial"/>
          <w:sz w:val="22"/>
          <w:szCs w:val="22"/>
        </w:rPr>
        <w:t>and</w:t>
      </w:r>
      <w:r w:rsidR="004B1260">
        <w:rPr>
          <w:rFonts w:ascii="Arial" w:hAnsi="Arial" w:cs="Arial"/>
          <w:sz w:val="22"/>
          <w:szCs w:val="22"/>
        </w:rPr>
        <w:t xml:space="preserve"> set B would </w:t>
      </w:r>
      <w:r w:rsidR="00C11DAB">
        <w:rPr>
          <w:rFonts w:ascii="Arial" w:hAnsi="Arial" w:cs="Arial"/>
          <w:sz w:val="22"/>
          <w:szCs w:val="22"/>
        </w:rPr>
        <w:t>support the notion that</w:t>
      </w:r>
      <w:r w:rsidR="009A5C5C">
        <w:rPr>
          <w:rFonts w:ascii="Arial" w:hAnsi="Arial" w:cs="Arial"/>
          <w:sz w:val="22"/>
          <w:szCs w:val="22"/>
        </w:rPr>
        <w:t xml:space="preserve"> OFC-targeted cTBS </w:t>
      </w:r>
      <w:r w:rsidR="00C11DAB">
        <w:rPr>
          <w:rFonts w:ascii="Arial" w:hAnsi="Arial" w:cs="Arial"/>
          <w:sz w:val="22"/>
          <w:szCs w:val="22"/>
        </w:rPr>
        <w:t>impairs s</w:t>
      </w:r>
      <w:r w:rsidR="009A5C5C" w:rsidRPr="007A73F0">
        <w:rPr>
          <w:rFonts w:ascii="Arial" w:hAnsi="Arial" w:cs="Arial"/>
          <w:sz w:val="22"/>
          <w:szCs w:val="22"/>
        </w:rPr>
        <w:t>timulus-outcome identity learning</w:t>
      </w:r>
      <w:commentRangeEnd w:id="45"/>
      <w:r w:rsidR="002574CE">
        <w:rPr>
          <w:rStyle w:val="CommentReference"/>
        </w:rPr>
        <w:commentReference w:id="45"/>
      </w:r>
      <w:commentRangeEnd w:id="46"/>
      <w:r w:rsidR="00522B05">
        <w:rPr>
          <w:rStyle w:val="CommentReference"/>
        </w:rPr>
        <w:commentReference w:id="46"/>
      </w:r>
      <w:r w:rsidR="009A5C5C">
        <w:rPr>
          <w:rFonts w:ascii="Arial" w:hAnsi="Arial" w:cs="Arial"/>
          <w:sz w:val="22"/>
          <w:szCs w:val="22"/>
        </w:rPr>
        <w:t xml:space="preserve">. </w:t>
      </w:r>
    </w:p>
    <w:p w14:paraId="2DD3CE49" w14:textId="53B0B123" w:rsidR="00627EDF" w:rsidRDefault="00FF1669" w:rsidP="00394DEA">
      <w:pPr>
        <w:spacing w:before="120" w:after="60"/>
        <w:rPr>
          <w:rFonts w:ascii="Arial" w:hAnsi="Arial" w:cs="Arial"/>
          <w:sz w:val="22"/>
          <w:szCs w:val="22"/>
        </w:rPr>
      </w:pPr>
      <w:r>
        <w:rPr>
          <w:rFonts w:ascii="Arial" w:hAnsi="Arial" w:cs="Arial"/>
          <w:sz w:val="22"/>
          <w:szCs w:val="22"/>
        </w:rPr>
        <w:t>For this analysis</w:t>
      </w:r>
      <w:r w:rsidR="004F24AE" w:rsidRPr="004F24AE">
        <w:rPr>
          <w:rFonts w:ascii="Arial" w:hAnsi="Arial" w:cs="Arial"/>
          <w:sz w:val="22"/>
          <w:szCs w:val="22"/>
        </w:rPr>
        <w:t xml:space="preserve">, we </w:t>
      </w:r>
      <w:r w:rsidR="00C14E6D">
        <w:rPr>
          <w:rFonts w:ascii="Arial" w:hAnsi="Arial" w:cs="Arial"/>
          <w:sz w:val="22"/>
          <w:szCs w:val="22"/>
        </w:rPr>
        <w:t>focused</w:t>
      </w:r>
      <w:r>
        <w:rPr>
          <w:rFonts w:ascii="Arial" w:hAnsi="Arial" w:cs="Arial"/>
          <w:sz w:val="22"/>
          <w:szCs w:val="22"/>
        </w:rPr>
        <w:t xml:space="preserve"> on the comparison between</w:t>
      </w:r>
      <w:r w:rsidR="004F24AE" w:rsidRPr="004F24AE">
        <w:rPr>
          <w:rFonts w:ascii="Arial" w:hAnsi="Arial" w:cs="Arial"/>
          <w:sz w:val="22"/>
          <w:szCs w:val="22"/>
        </w:rPr>
        <w:t xml:space="preserve"> sham-sham and cTBS-sham</w:t>
      </w:r>
      <w:r>
        <w:rPr>
          <w:rFonts w:ascii="Arial" w:hAnsi="Arial" w:cs="Arial"/>
          <w:sz w:val="22"/>
          <w:szCs w:val="22"/>
        </w:rPr>
        <w:t xml:space="preserve"> conditions</w:t>
      </w:r>
      <w:r w:rsidR="004F24AE" w:rsidRPr="004F24AE">
        <w:rPr>
          <w:rFonts w:ascii="Arial" w:hAnsi="Arial" w:cs="Arial"/>
          <w:sz w:val="22"/>
          <w:szCs w:val="22"/>
        </w:rPr>
        <w:t xml:space="preserve">, </w:t>
      </w:r>
      <w:r>
        <w:rPr>
          <w:rFonts w:ascii="Arial" w:hAnsi="Arial" w:cs="Arial"/>
          <w:sz w:val="22"/>
          <w:szCs w:val="22"/>
        </w:rPr>
        <w:t>assessing whether the TMS targeted location (</w:t>
      </w:r>
      <w:r w:rsidR="009729D3">
        <w:rPr>
          <w:rFonts w:ascii="Arial" w:hAnsi="Arial" w:cs="Arial"/>
          <w:sz w:val="22"/>
          <w:szCs w:val="22"/>
        </w:rPr>
        <w:t xml:space="preserve">aOFC </w:t>
      </w:r>
      <w:r>
        <w:rPr>
          <w:rFonts w:ascii="Arial" w:hAnsi="Arial" w:cs="Arial"/>
          <w:sz w:val="22"/>
          <w:szCs w:val="22"/>
        </w:rPr>
        <w:t>vs.</w:t>
      </w:r>
      <w:r w:rsidR="009729D3">
        <w:rPr>
          <w:rFonts w:ascii="Arial" w:hAnsi="Arial" w:cs="Arial"/>
          <w:sz w:val="22"/>
          <w:szCs w:val="22"/>
        </w:rPr>
        <w:t xml:space="preserve"> pOFC</w:t>
      </w:r>
      <w:r>
        <w:rPr>
          <w:rFonts w:ascii="Arial" w:hAnsi="Arial" w:cs="Arial"/>
          <w:sz w:val="22"/>
          <w:szCs w:val="22"/>
        </w:rPr>
        <w:t>) moderated the effect of Day 1 TMS</w:t>
      </w:r>
      <w:r w:rsidR="009729D3">
        <w:rPr>
          <w:rFonts w:ascii="Arial" w:hAnsi="Arial" w:cs="Arial"/>
          <w:sz w:val="22"/>
          <w:szCs w:val="22"/>
        </w:rPr>
        <w:t xml:space="preserve">. </w:t>
      </w:r>
      <w:commentRangeStart w:id="47"/>
      <w:commentRangeStart w:id="48"/>
      <w:r w:rsidR="004F24AE" w:rsidRPr="004F24AE">
        <w:rPr>
          <w:rFonts w:ascii="Arial" w:hAnsi="Arial" w:cs="Arial"/>
          <w:sz w:val="22"/>
          <w:szCs w:val="22"/>
        </w:rPr>
        <w:t xml:space="preserve">We applied logistic mixed-effects models that accounted for </w:t>
      </w:r>
      <w:r w:rsidR="00D06B8D">
        <w:rPr>
          <w:rFonts w:ascii="Arial" w:hAnsi="Arial" w:cs="Arial"/>
          <w:sz w:val="22"/>
          <w:szCs w:val="22"/>
        </w:rPr>
        <w:t>baseline</w:t>
      </w:r>
      <w:r w:rsidR="004F24AE" w:rsidRPr="004F24AE">
        <w:rPr>
          <w:rFonts w:ascii="Arial" w:hAnsi="Arial" w:cs="Arial"/>
          <w:sz w:val="22"/>
          <w:szCs w:val="22"/>
        </w:rPr>
        <w:t xml:space="preserve"> odor preferenc</w:t>
      </w:r>
      <w:r w:rsidR="00D06B8D">
        <w:rPr>
          <w:rFonts w:ascii="Arial" w:hAnsi="Arial" w:cs="Arial"/>
          <w:sz w:val="22"/>
          <w:szCs w:val="22"/>
        </w:rPr>
        <w:t>es in each session</w:t>
      </w:r>
      <w:r w:rsidR="004F24AE" w:rsidRPr="004F24AE">
        <w:rPr>
          <w:rFonts w:ascii="Arial" w:hAnsi="Arial" w:cs="Arial"/>
          <w:sz w:val="22"/>
          <w:szCs w:val="22"/>
        </w:rPr>
        <w:t xml:space="preserve">, </w:t>
      </w:r>
      <w:r w:rsidR="00201A78">
        <w:rPr>
          <w:rFonts w:ascii="Arial" w:hAnsi="Arial" w:cs="Arial"/>
          <w:sz w:val="22"/>
          <w:szCs w:val="22"/>
        </w:rPr>
        <w:t xml:space="preserve">as well as </w:t>
      </w:r>
      <w:r w:rsidR="004F24AE" w:rsidRPr="004F24AE">
        <w:rPr>
          <w:rFonts w:ascii="Arial" w:hAnsi="Arial" w:cs="Arial"/>
          <w:sz w:val="22"/>
          <w:szCs w:val="22"/>
        </w:rPr>
        <w:t>individual and trial</w:t>
      </w:r>
      <w:r w:rsidR="00D06B8D">
        <w:rPr>
          <w:rFonts w:ascii="Arial" w:hAnsi="Arial" w:cs="Arial"/>
          <w:sz w:val="22"/>
          <w:szCs w:val="22"/>
        </w:rPr>
        <w:t>-to-trial</w:t>
      </w:r>
      <w:r w:rsidR="004F24AE" w:rsidRPr="004F24AE">
        <w:rPr>
          <w:rFonts w:ascii="Arial" w:hAnsi="Arial" w:cs="Arial"/>
          <w:sz w:val="22"/>
          <w:szCs w:val="22"/>
        </w:rPr>
        <w:t xml:space="preserve"> variability.</w:t>
      </w:r>
      <w:r w:rsidR="001C6AAA">
        <w:rPr>
          <w:rFonts w:ascii="Arial" w:hAnsi="Arial" w:cs="Arial"/>
          <w:sz w:val="22"/>
          <w:szCs w:val="22"/>
        </w:rPr>
        <w:t xml:space="preserve"> </w:t>
      </w:r>
      <w:commentRangeEnd w:id="47"/>
      <w:r w:rsidR="002574CE">
        <w:rPr>
          <w:rStyle w:val="CommentReference"/>
        </w:rPr>
        <w:commentReference w:id="47"/>
      </w:r>
      <w:commentRangeEnd w:id="48"/>
      <w:r w:rsidR="00DE5A27">
        <w:rPr>
          <w:rStyle w:val="CommentReference"/>
        </w:rPr>
        <w:commentReference w:id="48"/>
      </w:r>
      <w:r w:rsidR="000611C7">
        <w:rPr>
          <w:rFonts w:ascii="Arial" w:hAnsi="Arial" w:cs="Arial"/>
          <w:sz w:val="22"/>
          <w:szCs w:val="22"/>
        </w:rPr>
        <w:t>The results</w:t>
      </w:r>
      <w:r w:rsidR="003265EB" w:rsidRPr="003265EB">
        <w:rPr>
          <w:rFonts w:ascii="Arial" w:hAnsi="Arial" w:cs="Arial"/>
          <w:sz w:val="22"/>
          <w:szCs w:val="22"/>
        </w:rPr>
        <w:t xml:space="preserve"> revealed a significant interaction between the Day 1 TMS condition and the </w:t>
      </w:r>
      <w:r w:rsidR="003265EB">
        <w:rPr>
          <w:rFonts w:ascii="Arial" w:hAnsi="Arial" w:cs="Arial"/>
          <w:sz w:val="22"/>
          <w:szCs w:val="22"/>
        </w:rPr>
        <w:t>TMS</w:t>
      </w:r>
      <w:r w:rsidR="003265EB" w:rsidRPr="003265EB">
        <w:rPr>
          <w:rFonts w:ascii="Arial" w:hAnsi="Arial" w:cs="Arial"/>
          <w:sz w:val="22"/>
          <w:szCs w:val="22"/>
        </w:rPr>
        <w:t xml:space="preserve"> target</w:t>
      </w:r>
      <w:r w:rsidR="003265EB">
        <w:rPr>
          <w:rFonts w:ascii="Arial" w:hAnsi="Arial" w:cs="Arial"/>
          <w:sz w:val="22"/>
          <w:szCs w:val="22"/>
        </w:rPr>
        <w:t>ed location</w:t>
      </w:r>
      <w:r w:rsidR="00627EDF">
        <w:rPr>
          <w:rFonts w:ascii="Arial" w:hAnsi="Arial" w:cs="Arial"/>
          <w:sz w:val="22"/>
          <w:szCs w:val="22"/>
        </w:rPr>
        <w:t xml:space="preserve"> on set B stimuli</w:t>
      </w:r>
      <w:r w:rsidR="004B0D38">
        <w:rPr>
          <w:rFonts w:ascii="Arial" w:hAnsi="Arial" w:cs="Arial"/>
          <w:sz w:val="22"/>
          <w:szCs w:val="22"/>
        </w:rPr>
        <w:t xml:space="preserve"> </w:t>
      </w:r>
      <w:r w:rsidR="004B0D38" w:rsidRPr="003265EB">
        <w:rPr>
          <w:rFonts w:ascii="Arial" w:hAnsi="Arial" w:cs="Arial"/>
          <w:sz w:val="22"/>
          <w:szCs w:val="22"/>
        </w:rPr>
        <w:t xml:space="preserve">(β = 0.532, SE = 0.215, </w:t>
      </w:r>
      <w:r w:rsidR="004B0D38" w:rsidRPr="003265EB">
        <w:rPr>
          <w:rFonts w:ascii="Arial" w:hAnsi="Arial" w:cs="Arial"/>
          <w:i/>
          <w:iCs/>
          <w:sz w:val="22"/>
          <w:szCs w:val="22"/>
        </w:rPr>
        <w:t>p</w:t>
      </w:r>
      <w:r w:rsidR="004B0D38" w:rsidRPr="003265EB">
        <w:rPr>
          <w:rFonts w:ascii="Arial" w:hAnsi="Arial" w:cs="Arial"/>
          <w:sz w:val="22"/>
          <w:szCs w:val="22"/>
        </w:rPr>
        <w:t xml:space="preserve"> = 0.013)</w:t>
      </w:r>
      <w:r w:rsidR="004B0D38">
        <w:rPr>
          <w:rFonts w:ascii="Arial" w:hAnsi="Arial" w:cs="Arial"/>
          <w:sz w:val="22"/>
          <w:szCs w:val="22"/>
        </w:rPr>
        <w:t>. Post-hoc examination show</w:t>
      </w:r>
      <w:r w:rsidR="005128C4">
        <w:rPr>
          <w:rFonts w:ascii="Arial" w:hAnsi="Arial" w:cs="Arial"/>
          <w:sz w:val="22"/>
          <w:szCs w:val="22"/>
        </w:rPr>
        <w:t>ed</w:t>
      </w:r>
      <w:r w:rsidR="004B0D38">
        <w:rPr>
          <w:rFonts w:ascii="Arial" w:hAnsi="Arial" w:cs="Arial"/>
          <w:sz w:val="22"/>
          <w:szCs w:val="22"/>
        </w:rPr>
        <w:t xml:space="preserve"> that </w:t>
      </w:r>
      <w:r w:rsidR="003265EB" w:rsidRPr="003265EB">
        <w:rPr>
          <w:rFonts w:ascii="Arial" w:hAnsi="Arial" w:cs="Arial"/>
          <w:sz w:val="22"/>
          <w:szCs w:val="22"/>
        </w:rPr>
        <w:t>participants who received pOFC</w:t>
      </w:r>
      <w:r w:rsidR="00944EE0">
        <w:rPr>
          <w:rFonts w:ascii="Arial" w:hAnsi="Arial" w:cs="Arial"/>
          <w:sz w:val="22"/>
          <w:szCs w:val="22"/>
        </w:rPr>
        <w:t>-targeted</w:t>
      </w:r>
      <w:r w:rsidR="003265EB" w:rsidRPr="003265EB">
        <w:rPr>
          <w:rFonts w:ascii="Arial" w:hAnsi="Arial" w:cs="Arial"/>
          <w:sz w:val="22"/>
          <w:szCs w:val="22"/>
        </w:rPr>
        <w:t xml:space="preserve"> cTBS were more likely to select the sated odor compared to the sham</w:t>
      </w:r>
      <w:r w:rsidR="009F1D8D">
        <w:rPr>
          <w:rFonts w:ascii="Arial" w:hAnsi="Arial" w:cs="Arial"/>
          <w:sz w:val="22"/>
          <w:szCs w:val="22"/>
        </w:rPr>
        <w:t xml:space="preserve"> (</w:t>
      </w:r>
      <w:r w:rsidR="009F1D8D" w:rsidRPr="00357AAA">
        <w:rPr>
          <w:rFonts w:ascii="Arial" w:hAnsi="Arial" w:cs="Arial"/>
          <w:i/>
          <w:iCs/>
          <w:sz w:val="22"/>
          <w:szCs w:val="22"/>
        </w:rPr>
        <w:t>p</w:t>
      </w:r>
      <w:r w:rsidR="00357AAA">
        <w:rPr>
          <w:rFonts w:ascii="Arial" w:hAnsi="Arial" w:cs="Arial"/>
          <w:sz w:val="22"/>
          <w:szCs w:val="22"/>
        </w:rPr>
        <w:t xml:space="preserve"> </w:t>
      </w:r>
      <w:r w:rsidR="009F1D8D">
        <w:rPr>
          <w:rFonts w:ascii="Arial" w:hAnsi="Arial" w:cs="Arial"/>
          <w:sz w:val="22"/>
          <w:szCs w:val="22"/>
        </w:rPr>
        <w:t>=</w:t>
      </w:r>
      <w:r w:rsidR="00357AAA">
        <w:rPr>
          <w:rFonts w:ascii="Arial" w:hAnsi="Arial" w:cs="Arial"/>
          <w:sz w:val="22"/>
          <w:szCs w:val="22"/>
        </w:rPr>
        <w:t xml:space="preserve"> </w:t>
      </w:r>
      <w:r w:rsidR="009F1D8D">
        <w:rPr>
          <w:rFonts w:ascii="Arial" w:hAnsi="Arial" w:cs="Arial"/>
          <w:sz w:val="22"/>
          <w:szCs w:val="22"/>
        </w:rPr>
        <w:t>0.031)</w:t>
      </w:r>
      <w:r w:rsidR="004B0D38">
        <w:rPr>
          <w:rFonts w:ascii="Arial" w:hAnsi="Arial" w:cs="Arial"/>
          <w:sz w:val="22"/>
          <w:szCs w:val="22"/>
        </w:rPr>
        <w:t xml:space="preserve">, </w:t>
      </w:r>
      <w:r w:rsidR="003265EB" w:rsidRPr="003265EB">
        <w:rPr>
          <w:rFonts w:ascii="Arial" w:hAnsi="Arial" w:cs="Arial"/>
          <w:sz w:val="22"/>
          <w:szCs w:val="22"/>
        </w:rPr>
        <w:t>indicating a significant impairment in outcome devaluation</w:t>
      </w:r>
      <w:r w:rsidR="001E3FF9">
        <w:rPr>
          <w:rFonts w:ascii="Arial" w:hAnsi="Arial" w:cs="Arial"/>
          <w:sz w:val="22"/>
          <w:szCs w:val="22"/>
        </w:rPr>
        <w:t xml:space="preserve"> only</w:t>
      </w:r>
      <w:r w:rsidR="003265EB" w:rsidRPr="003265EB">
        <w:rPr>
          <w:rFonts w:ascii="Arial" w:hAnsi="Arial" w:cs="Arial"/>
          <w:sz w:val="22"/>
          <w:szCs w:val="22"/>
        </w:rPr>
        <w:t xml:space="preserve"> following pOFC-targeted </w:t>
      </w:r>
      <w:r w:rsidR="00944EE0">
        <w:rPr>
          <w:rFonts w:ascii="Arial" w:hAnsi="Arial" w:cs="Arial"/>
          <w:sz w:val="22"/>
          <w:szCs w:val="22"/>
        </w:rPr>
        <w:t>cTBS</w:t>
      </w:r>
      <w:r w:rsidR="003265EB" w:rsidRPr="003265EB">
        <w:rPr>
          <w:rFonts w:ascii="Arial" w:hAnsi="Arial" w:cs="Arial"/>
          <w:sz w:val="22"/>
          <w:szCs w:val="22"/>
        </w:rPr>
        <w:t xml:space="preserve">. </w:t>
      </w:r>
      <w:r w:rsidR="00627EDF" w:rsidRPr="00627EDF">
        <w:rPr>
          <w:rFonts w:ascii="Arial" w:hAnsi="Arial" w:cs="Arial"/>
          <w:sz w:val="22"/>
          <w:szCs w:val="22"/>
        </w:rPr>
        <w:t>In contrast, for set A stimuli, the interaction between Day 1 TMS and TMS targeted</w:t>
      </w:r>
      <w:r w:rsidR="00BA7151">
        <w:rPr>
          <w:rFonts w:ascii="Arial" w:hAnsi="Arial" w:cs="Arial"/>
          <w:sz w:val="22"/>
          <w:szCs w:val="22"/>
        </w:rPr>
        <w:t xml:space="preserve"> location</w:t>
      </w:r>
      <w:r w:rsidR="00627EDF" w:rsidRPr="00627EDF">
        <w:rPr>
          <w:rFonts w:ascii="Arial" w:hAnsi="Arial" w:cs="Arial"/>
          <w:sz w:val="22"/>
          <w:szCs w:val="22"/>
        </w:rPr>
        <w:t xml:space="preserve"> was in the opposite direction (</w:t>
      </w:r>
      <m:oMath>
        <m:acc>
          <m:accPr>
            <m:ctrlPr>
              <w:rPr>
                <w:rFonts w:ascii="Cambria Math" w:hAnsi="Cambria Math" w:cs="Arial"/>
                <w:i/>
                <w:iCs/>
                <w:sz w:val="22"/>
                <w:szCs w:val="22"/>
              </w:rPr>
            </m:ctrlPr>
          </m:accPr>
          <m:e>
            <m:r>
              <m:rPr>
                <m:sty m:val="p"/>
              </m:rPr>
              <w:rPr>
                <w:rFonts w:ascii="Cambria Math" w:hAnsi="Cambria Math" w:cs="Arial"/>
                <w:sz w:val="22"/>
                <w:szCs w:val="22"/>
              </w:rPr>
              <m:t>β</m:t>
            </m:r>
          </m:e>
        </m:acc>
      </m:oMath>
      <w:r w:rsidR="00627EDF" w:rsidRPr="00627EDF">
        <w:rPr>
          <w:rFonts w:ascii="Arial" w:hAnsi="Arial" w:cs="Arial"/>
          <w:sz w:val="22"/>
          <w:szCs w:val="22"/>
        </w:rPr>
        <w:t xml:space="preserve"> = -0.599, SE = 0.266, p = 0.024), suggesting that the impairment observed for set B was not present for set A stimuli.</w:t>
      </w:r>
    </w:p>
    <w:p w14:paraId="10198FF0" w14:textId="439AB4CF" w:rsidR="00D05E94" w:rsidRDefault="00975D75" w:rsidP="00D05E94">
      <w:pPr>
        <w:spacing w:before="120" w:after="60"/>
        <w:rPr>
          <w:rFonts w:ascii="Arial" w:hAnsi="Arial" w:cs="Arial"/>
          <w:sz w:val="22"/>
          <w:szCs w:val="22"/>
        </w:rPr>
      </w:pPr>
      <w:commentRangeStart w:id="49"/>
      <w:r>
        <w:rPr>
          <w:rFonts w:ascii="Arial" w:hAnsi="Arial" w:cs="Arial"/>
          <w:sz w:val="22"/>
          <w:szCs w:val="22"/>
        </w:rPr>
        <w:t xml:space="preserve">To </w:t>
      </w:r>
      <w:r w:rsidR="00910136">
        <w:rPr>
          <w:rFonts w:ascii="Arial" w:hAnsi="Arial" w:cs="Arial"/>
          <w:sz w:val="22"/>
          <w:szCs w:val="22"/>
        </w:rPr>
        <w:t>verify</w:t>
      </w:r>
      <w:r>
        <w:rPr>
          <w:rFonts w:ascii="Arial" w:hAnsi="Arial" w:cs="Arial"/>
          <w:sz w:val="22"/>
          <w:szCs w:val="22"/>
        </w:rPr>
        <w:t xml:space="preserve"> how well the</w:t>
      </w:r>
      <w:r w:rsidR="00910136">
        <w:rPr>
          <w:rFonts w:ascii="Arial" w:hAnsi="Arial" w:cs="Arial"/>
          <w:sz w:val="22"/>
          <w:szCs w:val="22"/>
        </w:rPr>
        <w:t xml:space="preserve"> logistic</w:t>
      </w:r>
      <w:r>
        <w:rPr>
          <w:rFonts w:ascii="Arial" w:hAnsi="Arial" w:cs="Arial"/>
          <w:sz w:val="22"/>
          <w:szCs w:val="22"/>
        </w:rPr>
        <w:t xml:space="preserve"> mixed-effect</w:t>
      </w:r>
      <w:r w:rsidR="00910136">
        <w:rPr>
          <w:rFonts w:ascii="Arial" w:hAnsi="Arial" w:cs="Arial"/>
          <w:sz w:val="22"/>
          <w:szCs w:val="22"/>
        </w:rPr>
        <w:t>s</w:t>
      </w:r>
      <w:r>
        <w:rPr>
          <w:rFonts w:ascii="Arial" w:hAnsi="Arial" w:cs="Arial"/>
          <w:sz w:val="22"/>
          <w:szCs w:val="22"/>
        </w:rPr>
        <w:t xml:space="preserve"> models capture</w:t>
      </w:r>
      <w:r w:rsidR="00910136">
        <w:rPr>
          <w:rFonts w:ascii="Arial" w:hAnsi="Arial" w:cs="Arial"/>
          <w:sz w:val="22"/>
          <w:szCs w:val="22"/>
        </w:rPr>
        <w:t>d</w:t>
      </w:r>
      <w:r>
        <w:rPr>
          <w:rFonts w:ascii="Arial" w:hAnsi="Arial" w:cs="Arial"/>
          <w:sz w:val="22"/>
          <w:szCs w:val="22"/>
        </w:rPr>
        <w:t xml:space="preserve"> the experimental data, we </w:t>
      </w:r>
      <w:r w:rsidRPr="00E75234">
        <w:rPr>
          <w:rFonts w:ascii="Arial" w:hAnsi="Arial" w:cs="Arial"/>
          <w:sz w:val="22"/>
          <w:szCs w:val="22"/>
        </w:rPr>
        <w:t>used the fitted mixed-effects model</w:t>
      </w:r>
      <w:r w:rsidR="00910136">
        <w:rPr>
          <w:rFonts w:ascii="Arial" w:hAnsi="Arial" w:cs="Arial"/>
          <w:sz w:val="22"/>
          <w:szCs w:val="22"/>
        </w:rPr>
        <w:t>s</w:t>
      </w:r>
      <w:r w:rsidRPr="00E75234">
        <w:rPr>
          <w:rFonts w:ascii="Arial" w:hAnsi="Arial" w:cs="Arial"/>
          <w:sz w:val="22"/>
          <w:szCs w:val="22"/>
        </w:rPr>
        <w:t xml:space="preserve"> to predict </w:t>
      </w:r>
      <w:r w:rsidR="00910136">
        <w:rPr>
          <w:rFonts w:ascii="Arial" w:hAnsi="Arial" w:cs="Arial"/>
          <w:sz w:val="22"/>
          <w:szCs w:val="22"/>
        </w:rPr>
        <w:t xml:space="preserve">participants’ </w:t>
      </w:r>
      <w:r w:rsidRPr="00E75234">
        <w:rPr>
          <w:rFonts w:ascii="Arial" w:hAnsi="Arial" w:cs="Arial"/>
          <w:sz w:val="22"/>
          <w:szCs w:val="22"/>
        </w:rPr>
        <w:t xml:space="preserve">choices and compared these predictions </w:t>
      </w:r>
      <w:r w:rsidR="00910136">
        <w:rPr>
          <w:rFonts w:ascii="Arial" w:hAnsi="Arial" w:cs="Arial"/>
          <w:sz w:val="22"/>
          <w:szCs w:val="22"/>
        </w:rPr>
        <w:t>to</w:t>
      </w:r>
      <w:r w:rsidRPr="00E75234">
        <w:rPr>
          <w:rFonts w:ascii="Arial" w:hAnsi="Arial" w:cs="Arial"/>
          <w:sz w:val="22"/>
          <w:szCs w:val="22"/>
        </w:rPr>
        <w:t xml:space="preserve"> the</w:t>
      </w:r>
      <w:r w:rsidR="00910136">
        <w:rPr>
          <w:rFonts w:ascii="Arial" w:hAnsi="Arial" w:cs="Arial"/>
          <w:sz w:val="22"/>
          <w:szCs w:val="22"/>
        </w:rPr>
        <w:t xml:space="preserve"> actual</w:t>
      </w:r>
      <w:r w:rsidRPr="00E75234">
        <w:rPr>
          <w:rFonts w:ascii="Arial" w:hAnsi="Arial" w:cs="Arial"/>
          <w:sz w:val="22"/>
          <w:szCs w:val="22"/>
        </w:rPr>
        <w:t xml:space="preserve"> experimental data. The predicted choices were highly correlated with the actual </w:t>
      </w:r>
      <w:r w:rsidR="00910136">
        <w:rPr>
          <w:rFonts w:ascii="Arial" w:hAnsi="Arial" w:cs="Arial"/>
          <w:sz w:val="22"/>
          <w:szCs w:val="22"/>
        </w:rPr>
        <w:t>data</w:t>
      </w:r>
      <w:r w:rsidR="002C210F">
        <w:rPr>
          <w:rFonts w:ascii="Arial" w:hAnsi="Arial" w:cs="Arial"/>
          <w:sz w:val="22"/>
          <w:szCs w:val="22"/>
        </w:rPr>
        <w:t xml:space="preserve"> </w:t>
      </w:r>
      <w:r w:rsidR="002C210F" w:rsidRPr="004839C8">
        <w:rPr>
          <w:rFonts w:ascii="Arial" w:hAnsi="Arial" w:cs="Arial"/>
          <w:sz w:val="22"/>
          <w:szCs w:val="22"/>
        </w:rPr>
        <w:t>in both aOFC-targeted (r = 0.53, p = 0.00015) and pOFC-targeted (r = 0.74, p = 2.4e-9) groups</w:t>
      </w:r>
      <w:r w:rsidR="00910136">
        <w:rPr>
          <w:rFonts w:ascii="Arial" w:hAnsi="Arial" w:cs="Arial"/>
          <w:sz w:val="22"/>
          <w:szCs w:val="22"/>
        </w:rPr>
        <w:t xml:space="preserve">, suggesting that the model successfully captured the key patterns in the data. </w:t>
      </w:r>
      <w:r w:rsidR="00754357" w:rsidRPr="004839C8">
        <w:rPr>
          <w:rFonts w:ascii="Arial" w:hAnsi="Arial" w:cs="Arial"/>
          <w:sz w:val="22"/>
          <w:szCs w:val="22"/>
        </w:rPr>
        <w:t xml:space="preserve">Lastly, we </w:t>
      </w:r>
      <w:r w:rsidR="007160CA">
        <w:rPr>
          <w:rFonts w:ascii="Arial" w:hAnsi="Arial" w:cs="Arial"/>
          <w:sz w:val="22"/>
          <w:szCs w:val="22"/>
        </w:rPr>
        <w:t>confirmed</w:t>
      </w:r>
      <w:r w:rsidR="00E75234" w:rsidRPr="00E75234">
        <w:rPr>
          <w:rFonts w:ascii="Arial" w:hAnsi="Arial" w:cs="Arial"/>
          <w:sz w:val="22"/>
          <w:szCs w:val="22"/>
        </w:rPr>
        <w:t xml:space="preserve"> that the effect of cTBS on set B was not </w:t>
      </w:r>
      <w:r w:rsidR="007160CA">
        <w:rPr>
          <w:rFonts w:ascii="Arial" w:hAnsi="Arial" w:cs="Arial"/>
          <w:sz w:val="22"/>
          <w:szCs w:val="22"/>
        </w:rPr>
        <w:t>driven</w:t>
      </w:r>
      <w:r w:rsidR="00E75234" w:rsidRPr="00E75234">
        <w:rPr>
          <w:rFonts w:ascii="Arial" w:hAnsi="Arial" w:cs="Arial"/>
          <w:sz w:val="22"/>
          <w:szCs w:val="22"/>
        </w:rPr>
        <w:t xml:space="preserve"> by </w:t>
      </w:r>
      <w:r w:rsidR="007160CA">
        <w:rPr>
          <w:rFonts w:ascii="Arial" w:hAnsi="Arial" w:cs="Arial"/>
          <w:sz w:val="22"/>
          <w:szCs w:val="22"/>
        </w:rPr>
        <w:t>a particular</w:t>
      </w:r>
      <w:r w:rsidR="00E75234" w:rsidRPr="00E75234">
        <w:rPr>
          <w:rFonts w:ascii="Arial" w:hAnsi="Arial" w:cs="Arial"/>
          <w:sz w:val="22"/>
          <w:szCs w:val="22"/>
        </w:rPr>
        <w:t xml:space="preserve"> order in which participants received cTBS</w:t>
      </w:r>
      <w:r w:rsidR="0031776E">
        <w:rPr>
          <w:rFonts w:ascii="Arial" w:hAnsi="Arial" w:cs="Arial"/>
          <w:sz w:val="22"/>
          <w:szCs w:val="22"/>
        </w:rPr>
        <w:t xml:space="preserve"> on Day 1</w:t>
      </w:r>
      <w:r w:rsidR="00E75234" w:rsidRPr="00E75234">
        <w:rPr>
          <w:rFonts w:ascii="Arial" w:hAnsi="Arial" w:cs="Arial"/>
          <w:sz w:val="22"/>
          <w:szCs w:val="22"/>
        </w:rPr>
        <w:t xml:space="preserve"> (</w:t>
      </w:r>
      <w:r w:rsidR="00E75234" w:rsidRPr="00735849">
        <w:rPr>
          <w:rFonts w:ascii="Arial" w:hAnsi="Arial" w:cs="Arial"/>
          <w:b/>
          <w:sz w:val="22"/>
          <w:szCs w:val="22"/>
        </w:rPr>
        <w:t>Figure 5</w:t>
      </w:r>
      <w:r w:rsidR="00EB3FAB" w:rsidRPr="00735849">
        <w:rPr>
          <w:rFonts w:ascii="Arial" w:hAnsi="Arial" w:cs="Arial"/>
          <w:b/>
          <w:sz w:val="22"/>
          <w:szCs w:val="22"/>
        </w:rPr>
        <w:t>C</w:t>
      </w:r>
      <w:r w:rsidR="00E75234" w:rsidRPr="00E75234">
        <w:rPr>
          <w:rFonts w:ascii="Arial" w:hAnsi="Arial" w:cs="Arial"/>
          <w:sz w:val="22"/>
          <w:szCs w:val="22"/>
        </w:rPr>
        <w:t xml:space="preserve">). </w:t>
      </w:r>
      <w:r w:rsidR="00455B6E">
        <w:rPr>
          <w:rFonts w:ascii="Arial" w:hAnsi="Arial" w:cs="Arial"/>
          <w:sz w:val="22"/>
          <w:szCs w:val="22"/>
        </w:rPr>
        <w:t xml:space="preserve">We also explored the relationship </w:t>
      </w:r>
      <w:r w:rsidR="0077604F" w:rsidRPr="0077604F">
        <w:rPr>
          <w:rFonts w:ascii="Arial" w:hAnsi="Arial" w:cs="Arial"/>
          <w:sz w:val="22"/>
          <w:szCs w:val="22"/>
        </w:rPr>
        <w:t xml:space="preserve">between </w:t>
      </w:r>
      <w:r w:rsidR="00F8163F">
        <w:rPr>
          <w:rFonts w:ascii="Arial" w:hAnsi="Arial" w:cs="Arial"/>
          <w:sz w:val="22"/>
          <w:szCs w:val="22"/>
        </w:rPr>
        <w:t xml:space="preserve">the </w:t>
      </w:r>
      <w:r w:rsidR="0077604F" w:rsidRPr="0077604F">
        <w:rPr>
          <w:rFonts w:ascii="Arial" w:hAnsi="Arial" w:cs="Arial"/>
          <w:sz w:val="22"/>
          <w:szCs w:val="22"/>
        </w:rPr>
        <w:t>perceived TMS discomfort and intensity and their Day 2 choices across sets and stimulation sites (aOFC and pOFC)</w:t>
      </w:r>
      <w:r w:rsidR="0077604F">
        <w:rPr>
          <w:rFonts w:ascii="Arial" w:hAnsi="Arial" w:cs="Arial"/>
          <w:sz w:val="22"/>
          <w:szCs w:val="22"/>
        </w:rPr>
        <w:t xml:space="preserve"> </w:t>
      </w:r>
      <w:r w:rsidR="00C841A2">
        <w:rPr>
          <w:rFonts w:ascii="Arial" w:hAnsi="Arial" w:cs="Arial"/>
          <w:sz w:val="22"/>
          <w:szCs w:val="22"/>
        </w:rPr>
        <w:t>(Figure 5D)</w:t>
      </w:r>
      <w:r w:rsidR="00414243">
        <w:rPr>
          <w:rFonts w:ascii="Arial" w:hAnsi="Arial" w:cs="Arial"/>
          <w:sz w:val="22"/>
          <w:szCs w:val="22"/>
        </w:rPr>
        <w:t>.</w:t>
      </w:r>
      <w:r w:rsidR="00F8163F">
        <w:rPr>
          <w:rFonts w:ascii="Arial" w:hAnsi="Arial" w:cs="Arial"/>
          <w:sz w:val="22"/>
          <w:szCs w:val="22"/>
        </w:rPr>
        <w:t xml:space="preserve"> </w:t>
      </w:r>
      <w:r w:rsidR="0065377A" w:rsidRPr="0065377A">
        <w:rPr>
          <w:rFonts w:ascii="Arial" w:hAnsi="Arial" w:cs="Arial"/>
          <w:sz w:val="22"/>
          <w:szCs w:val="22"/>
        </w:rPr>
        <w:t>A negative</w:t>
      </w:r>
      <w:r w:rsidR="004A24C3">
        <w:rPr>
          <w:rFonts w:ascii="Arial" w:hAnsi="Arial" w:cs="Arial"/>
          <w:sz w:val="22"/>
          <w:szCs w:val="22"/>
        </w:rPr>
        <w:t xml:space="preserve">, but </w:t>
      </w:r>
      <w:commentRangeStart w:id="50"/>
      <w:commentRangeStart w:id="51"/>
      <w:r w:rsidR="004A24C3">
        <w:rPr>
          <w:rFonts w:ascii="Arial" w:hAnsi="Arial" w:cs="Arial"/>
          <w:sz w:val="22"/>
          <w:szCs w:val="22"/>
        </w:rPr>
        <w:t>not</w:t>
      </w:r>
      <w:commentRangeEnd w:id="50"/>
      <w:r w:rsidR="009D1E38">
        <w:rPr>
          <w:rStyle w:val="CommentReference"/>
        </w:rPr>
        <w:commentReference w:id="50"/>
      </w:r>
      <w:commentRangeEnd w:id="51"/>
      <w:r w:rsidR="006A619D">
        <w:rPr>
          <w:rStyle w:val="CommentReference"/>
        </w:rPr>
        <w:commentReference w:id="51"/>
      </w:r>
      <w:r w:rsidR="004A24C3">
        <w:rPr>
          <w:rFonts w:ascii="Arial" w:hAnsi="Arial" w:cs="Arial"/>
          <w:sz w:val="22"/>
          <w:szCs w:val="22"/>
        </w:rPr>
        <w:t>,</w:t>
      </w:r>
      <w:r w:rsidR="0065377A" w:rsidRPr="0065377A">
        <w:rPr>
          <w:rFonts w:ascii="Arial" w:hAnsi="Arial" w:cs="Arial"/>
          <w:sz w:val="22"/>
          <w:szCs w:val="22"/>
        </w:rPr>
        <w:t xml:space="preserve"> correlation was found between </w:t>
      </w:r>
      <w:r w:rsidR="0065377A">
        <w:rPr>
          <w:rFonts w:ascii="Arial" w:hAnsi="Arial" w:cs="Arial"/>
          <w:sz w:val="22"/>
          <w:szCs w:val="22"/>
        </w:rPr>
        <w:t>the update in</w:t>
      </w:r>
      <w:r w:rsidR="0065377A" w:rsidRPr="0065377A">
        <w:rPr>
          <w:rFonts w:ascii="Arial" w:hAnsi="Arial" w:cs="Arial"/>
          <w:sz w:val="22"/>
          <w:szCs w:val="22"/>
        </w:rPr>
        <w:t xml:space="preserve"> post-meal sated odor choices and perceived TMS effects, </w:t>
      </w:r>
      <w:r w:rsidR="00584DB3">
        <w:rPr>
          <w:rFonts w:ascii="Arial" w:hAnsi="Arial" w:cs="Arial"/>
          <w:sz w:val="22"/>
          <w:szCs w:val="22"/>
        </w:rPr>
        <w:t>only</w:t>
      </w:r>
      <w:r w:rsidR="0065377A" w:rsidRPr="0065377A">
        <w:rPr>
          <w:rFonts w:ascii="Arial" w:hAnsi="Arial" w:cs="Arial"/>
          <w:sz w:val="22"/>
          <w:szCs w:val="22"/>
        </w:rPr>
        <w:t xml:space="preserve"> for set B</w:t>
      </w:r>
      <w:r w:rsidR="003E363D">
        <w:rPr>
          <w:rFonts w:ascii="Arial" w:hAnsi="Arial" w:cs="Arial"/>
          <w:sz w:val="22"/>
          <w:szCs w:val="22"/>
        </w:rPr>
        <w:t xml:space="preserve"> (</w:t>
      </w:r>
      <w:r w:rsidR="003E363D" w:rsidRPr="00E525B2">
        <w:rPr>
          <w:rFonts w:ascii="Arial" w:hAnsi="Arial" w:cs="Arial"/>
          <w:bCs/>
          <w:color w:val="000000" w:themeColor="text1"/>
          <w:sz w:val="22"/>
          <w:szCs w:val="22"/>
        </w:rPr>
        <w:t xml:space="preserve">r = </w:t>
      </w:r>
      <w:r w:rsidR="003E363D">
        <w:rPr>
          <w:rFonts w:ascii="Arial" w:hAnsi="Arial" w:cs="Arial"/>
          <w:bCs/>
          <w:color w:val="000000" w:themeColor="text1"/>
          <w:sz w:val="22"/>
          <w:szCs w:val="22"/>
        </w:rPr>
        <w:t>-</w:t>
      </w:r>
      <w:r w:rsidR="003E363D" w:rsidRPr="00E525B2">
        <w:rPr>
          <w:rFonts w:ascii="Arial" w:hAnsi="Arial" w:cs="Arial"/>
          <w:bCs/>
          <w:color w:val="000000" w:themeColor="text1"/>
          <w:sz w:val="22"/>
          <w:szCs w:val="22"/>
        </w:rPr>
        <w:t>0.</w:t>
      </w:r>
      <w:r w:rsidR="003E363D">
        <w:rPr>
          <w:rFonts w:ascii="Arial" w:hAnsi="Arial" w:cs="Arial"/>
          <w:bCs/>
          <w:color w:val="000000" w:themeColor="text1"/>
          <w:sz w:val="22"/>
          <w:szCs w:val="22"/>
        </w:rPr>
        <w:t>41</w:t>
      </w:r>
      <w:r w:rsidR="003E363D" w:rsidRPr="00E525B2">
        <w:rPr>
          <w:rFonts w:ascii="Arial" w:hAnsi="Arial" w:cs="Arial"/>
          <w:bCs/>
          <w:color w:val="000000" w:themeColor="text1"/>
          <w:sz w:val="22"/>
          <w:szCs w:val="22"/>
        </w:rPr>
        <w:t>, p = 0.</w:t>
      </w:r>
      <w:commentRangeStart w:id="52"/>
      <w:r w:rsidR="003E363D">
        <w:rPr>
          <w:rFonts w:ascii="Arial" w:hAnsi="Arial" w:cs="Arial"/>
          <w:bCs/>
          <w:color w:val="000000" w:themeColor="text1"/>
          <w:sz w:val="22"/>
          <w:szCs w:val="22"/>
        </w:rPr>
        <w:t>045</w:t>
      </w:r>
      <w:commentRangeEnd w:id="52"/>
      <w:r w:rsidR="009D1E38">
        <w:rPr>
          <w:rStyle w:val="CommentReference"/>
        </w:rPr>
        <w:commentReference w:id="52"/>
      </w:r>
      <w:r w:rsidR="003E363D">
        <w:rPr>
          <w:rFonts w:ascii="Arial" w:hAnsi="Arial" w:cs="Arial"/>
          <w:sz w:val="22"/>
          <w:szCs w:val="22"/>
        </w:rPr>
        <w:t>)</w:t>
      </w:r>
      <w:r w:rsidR="002A1835">
        <w:rPr>
          <w:rFonts w:ascii="Arial" w:hAnsi="Arial" w:cs="Arial"/>
          <w:sz w:val="22"/>
          <w:szCs w:val="22"/>
        </w:rPr>
        <w:t>, suggesting that the cTBS effect on</w:t>
      </w:r>
      <w:r w:rsidR="00F257BD">
        <w:rPr>
          <w:rFonts w:ascii="Arial" w:hAnsi="Arial" w:cs="Arial"/>
          <w:sz w:val="22"/>
          <w:szCs w:val="22"/>
        </w:rPr>
        <w:t xml:space="preserve"> increased sated</w:t>
      </w:r>
      <w:r w:rsidR="002A1835">
        <w:rPr>
          <w:rFonts w:ascii="Arial" w:hAnsi="Arial" w:cs="Arial"/>
          <w:sz w:val="22"/>
          <w:szCs w:val="22"/>
        </w:rPr>
        <w:t xml:space="preserve"> choices was unlikely to be driven by any</w:t>
      </w:r>
      <w:r w:rsidR="00CF4047">
        <w:rPr>
          <w:rFonts w:ascii="Arial" w:hAnsi="Arial" w:cs="Arial"/>
          <w:sz w:val="22"/>
          <w:szCs w:val="22"/>
        </w:rPr>
        <w:t xml:space="preserve"> TMS-related</w:t>
      </w:r>
      <w:r w:rsidR="002A1835">
        <w:rPr>
          <w:rFonts w:ascii="Arial" w:hAnsi="Arial" w:cs="Arial"/>
          <w:sz w:val="22"/>
          <w:szCs w:val="22"/>
        </w:rPr>
        <w:t xml:space="preserve"> discomfort.</w:t>
      </w:r>
      <w:commentRangeEnd w:id="49"/>
      <w:r w:rsidR="009D1E38">
        <w:rPr>
          <w:rStyle w:val="CommentReference"/>
        </w:rPr>
        <w:commentReference w:id="49"/>
      </w:r>
    </w:p>
    <w:p w14:paraId="5EF22972" w14:textId="11D3333C" w:rsidR="00A94799" w:rsidRDefault="00A94799" w:rsidP="00D05E94">
      <w:pPr>
        <w:spacing w:before="120" w:after="60"/>
        <w:rPr>
          <w:rFonts w:ascii="Arial" w:hAnsi="Arial" w:cs="Arial"/>
          <w:color w:val="000000" w:themeColor="text1"/>
          <w:sz w:val="22"/>
          <w:szCs w:val="22"/>
        </w:rPr>
      </w:pPr>
      <w:r w:rsidRPr="00A94799">
        <w:rPr>
          <w:rFonts w:ascii="Arial" w:hAnsi="Arial" w:cs="Arial"/>
          <w:color w:val="000000" w:themeColor="text1"/>
          <w:sz w:val="22"/>
          <w:szCs w:val="22"/>
        </w:rPr>
        <w:t xml:space="preserve">These findings support our </w:t>
      </w:r>
      <w:commentRangeStart w:id="53"/>
      <w:commentRangeStart w:id="54"/>
      <w:r w:rsidRPr="00A94799">
        <w:rPr>
          <w:rFonts w:ascii="Arial" w:hAnsi="Arial" w:cs="Arial"/>
          <w:color w:val="000000" w:themeColor="text1"/>
          <w:sz w:val="22"/>
          <w:szCs w:val="22"/>
        </w:rPr>
        <w:t>hypothesis that pOFC-targeted cTBS on Day 1 impaired outcome devaluation on Day 2</w:t>
      </w:r>
      <w:commentRangeEnd w:id="53"/>
      <w:r w:rsidR="009D1E38">
        <w:rPr>
          <w:rStyle w:val="CommentReference"/>
        </w:rPr>
        <w:commentReference w:id="53"/>
      </w:r>
      <w:commentRangeEnd w:id="54"/>
      <w:r w:rsidR="004A1991">
        <w:rPr>
          <w:rStyle w:val="CommentReference"/>
        </w:rPr>
        <w:commentReference w:id="54"/>
      </w:r>
      <w:r w:rsidRPr="00A94799">
        <w:rPr>
          <w:rFonts w:ascii="Arial" w:hAnsi="Arial" w:cs="Arial"/>
          <w:color w:val="000000" w:themeColor="text1"/>
          <w:sz w:val="22"/>
          <w:szCs w:val="22"/>
        </w:rPr>
        <w:t xml:space="preserve">, whereas aOFC-targeted cTBS had no such effect. Importantly, this result is </w:t>
      </w:r>
      <w:r>
        <w:rPr>
          <w:rFonts w:ascii="Arial" w:hAnsi="Arial" w:cs="Arial"/>
          <w:color w:val="000000" w:themeColor="text1"/>
          <w:sz w:val="22"/>
          <w:szCs w:val="22"/>
        </w:rPr>
        <w:t xml:space="preserve">separated </w:t>
      </w:r>
      <w:r w:rsidRPr="00A94799">
        <w:rPr>
          <w:rFonts w:ascii="Arial" w:hAnsi="Arial" w:cs="Arial"/>
          <w:color w:val="000000" w:themeColor="text1"/>
          <w:sz w:val="22"/>
          <w:szCs w:val="22"/>
        </w:rPr>
        <w:t xml:space="preserve">from the Day 2 TMS effect and aligns with previous research highlighting the pOFC’s critical role in representing reward identity during learning. This further underscores the specific involvement of the pOFC </w:t>
      </w:r>
      <w:r w:rsidR="00C0757D">
        <w:rPr>
          <w:rFonts w:ascii="Arial" w:hAnsi="Arial" w:cs="Arial"/>
          <w:color w:val="000000" w:themeColor="text1"/>
          <w:sz w:val="22"/>
          <w:szCs w:val="22"/>
        </w:rPr>
        <w:t xml:space="preserve">during association learning for outcome devaluation. </w:t>
      </w:r>
    </w:p>
    <w:p w14:paraId="73B717C3" w14:textId="77777777" w:rsidR="0071184F" w:rsidRDefault="0071184F" w:rsidP="00394DEA">
      <w:pPr>
        <w:spacing w:before="120" w:after="60"/>
        <w:rPr>
          <w:rFonts w:ascii="Arial" w:hAnsi="Arial" w:cs="Arial"/>
          <w:sz w:val="22"/>
          <w:szCs w:val="22"/>
        </w:rPr>
      </w:pPr>
    </w:p>
    <w:p w14:paraId="11AEA6AF" w14:textId="77777777" w:rsidR="0065377A" w:rsidRDefault="0065377A" w:rsidP="00394DEA">
      <w:pPr>
        <w:spacing w:before="120" w:after="60"/>
        <w:rPr>
          <w:rFonts w:ascii="Arial" w:hAnsi="Arial" w:cs="Arial"/>
          <w:sz w:val="22"/>
          <w:szCs w:val="22"/>
        </w:rPr>
      </w:pPr>
    </w:p>
    <w:p w14:paraId="1711345A" w14:textId="77777777" w:rsidR="00F84790" w:rsidRDefault="00F84790" w:rsidP="00394DEA">
      <w:pPr>
        <w:spacing w:before="120" w:after="60"/>
        <w:rPr>
          <w:rFonts w:ascii="Arial" w:hAnsi="Arial" w:cs="Arial"/>
          <w:sz w:val="22"/>
          <w:szCs w:val="22"/>
        </w:rPr>
      </w:pPr>
    </w:p>
    <w:p w14:paraId="6EB5A3D0" w14:textId="77777777" w:rsidR="00F6712B" w:rsidRDefault="00F6712B" w:rsidP="008C5BB5">
      <w:pPr>
        <w:keepNext/>
        <w:spacing w:after="120"/>
        <w:jc w:val="center"/>
      </w:pPr>
      <w:r w:rsidRPr="00F6712B">
        <w:rPr>
          <w:rFonts w:ascii="Arial" w:hAnsi="Arial" w:cs="Arial"/>
          <w:noProof/>
          <w:color w:val="000000" w:themeColor="text1"/>
          <w:sz w:val="22"/>
          <w:szCs w:val="22"/>
        </w:rPr>
        <w:lastRenderedPageBreak/>
        <w:drawing>
          <wp:inline distT="0" distB="0" distL="0" distR="0" wp14:anchorId="28167929" wp14:editId="642B6A94">
            <wp:extent cx="5016320" cy="8115410"/>
            <wp:effectExtent l="0" t="0" r="635" b="0"/>
            <wp:docPr id="83182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21280"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8831" cy="8151828"/>
                    </a:xfrm>
                    <a:prstGeom prst="rect">
                      <a:avLst/>
                    </a:prstGeom>
                  </pic:spPr>
                </pic:pic>
              </a:graphicData>
            </a:graphic>
          </wp:inline>
        </w:drawing>
      </w:r>
    </w:p>
    <w:p w14:paraId="6A11AAAF" w14:textId="220173CA" w:rsidR="00332ECB" w:rsidRPr="00171003" w:rsidRDefault="00F6712B" w:rsidP="005115C2">
      <w:pPr>
        <w:pStyle w:val="Caption"/>
        <w:rPr>
          <w:i w:val="0"/>
          <w:iCs w:val="0"/>
          <w:color w:val="auto"/>
        </w:rPr>
      </w:pPr>
      <w:r w:rsidRPr="00171003">
        <w:rPr>
          <w:b/>
          <w:bCs/>
          <w:i w:val="0"/>
          <w:iCs w:val="0"/>
          <w:color w:val="auto"/>
        </w:rPr>
        <w:t xml:space="preserve">Figure </w:t>
      </w:r>
      <w:r w:rsidR="00E645A9">
        <w:rPr>
          <w:b/>
          <w:bCs/>
          <w:i w:val="0"/>
          <w:iCs w:val="0"/>
          <w:color w:val="auto"/>
        </w:rPr>
        <w:t>5</w:t>
      </w:r>
      <w:r w:rsidR="00BE57B7" w:rsidRPr="00171003">
        <w:rPr>
          <w:b/>
          <w:bCs/>
          <w:i w:val="0"/>
          <w:iCs w:val="0"/>
          <w:color w:val="auto"/>
        </w:rPr>
        <w:t>.</w:t>
      </w:r>
      <w:r w:rsidR="00BE57B7" w:rsidRPr="00171003">
        <w:rPr>
          <w:i w:val="0"/>
          <w:iCs w:val="0"/>
          <w:color w:val="auto"/>
        </w:rPr>
        <w:t xml:space="preserve"> </w:t>
      </w:r>
      <w:r w:rsidR="00BE57B7" w:rsidRPr="00171003">
        <w:rPr>
          <w:b/>
          <w:bCs/>
          <w:i w:val="0"/>
          <w:iCs w:val="0"/>
          <w:color w:val="auto"/>
        </w:rPr>
        <w:t xml:space="preserve">Posterior, but not anterior, </w:t>
      </w:r>
      <w:r w:rsidR="00AD6C99" w:rsidRPr="00171003">
        <w:rPr>
          <w:b/>
          <w:bCs/>
          <w:i w:val="0"/>
          <w:iCs w:val="0"/>
          <w:color w:val="auto"/>
        </w:rPr>
        <w:t>OFC-</w:t>
      </w:r>
      <w:r w:rsidR="00BE57B7" w:rsidRPr="00171003">
        <w:rPr>
          <w:b/>
          <w:bCs/>
          <w:i w:val="0"/>
          <w:iCs w:val="0"/>
          <w:color w:val="auto"/>
        </w:rPr>
        <w:t xml:space="preserve">targeted </w:t>
      </w:r>
      <w:r w:rsidR="00AD6C99" w:rsidRPr="00171003">
        <w:rPr>
          <w:b/>
          <w:bCs/>
          <w:i w:val="0"/>
          <w:iCs w:val="0"/>
          <w:color w:val="auto"/>
        </w:rPr>
        <w:t>cTBS</w:t>
      </w:r>
      <w:r w:rsidR="00BE57B7" w:rsidRPr="00171003">
        <w:rPr>
          <w:b/>
          <w:bCs/>
          <w:i w:val="0"/>
          <w:iCs w:val="0"/>
          <w:color w:val="auto"/>
        </w:rPr>
        <w:t xml:space="preserve"> </w:t>
      </w:r>
      <w:r w:rsidR="00FC19BC" w:rsidRPr="00171003">
        <w:rPr>
          <w:b/>
          <w:bCs/>
          <w:i w:val="0"/>
          <w:iCs w:val="0"/>
          <w:color w:val="auto"/>
        </w:rPr>
        <w:t>before discrimination task</w:t>
      </w:r>
      <w:r w:rsidR="00BE57B7" w:rsidRPr="00171003">
        <w:rPr>
          <w:b/>
          <w:bCs/>
          <w:i w:val="0"/>
          <w:iCs w:val="0"/>
          <w:color w:val="auto"/>
        </w:rPr>
        <w:t xml:space="preserve"> on Day </w:t>
      </w:r>
      <w:r w:rsidR="00D76C45" w:rsidRPr="00171003">
        <w:rPr>
          <w:b/>
          <w:bCs/>
          <w:i w:val="0"/>
          <w:iCs w:val="0"/>
          <w:color w:val="auto"/>
        </w:rPr>
        <w:t>1</w:t>
      </w:r>
      <w:r w:rsidR="00BE57B7" w:rsidRPr="00171003">
        <w:rPr>
          <w:b/>
          <w:bCs/>
          <w:i w:val="0"/>
          <w:iCs w:val="0"/>
          <w:color w:val="auto"/>
        </w:rPr>
        <w:t xml:space="preserve"> impaired</w:t>
      </w:r>
      <w:r w:rsidR="00FC19BC" w:rsidRPr="00171003">
        <w:rPr>
          <w:b/>
          <w:bCs/>
          <w:i w:val="0"/>
          <w:iCs w:val="0"/>
          <w:color w:val="auto"/>
        </w:rPr>
        <w:t xml:space="preserve"> </w:t>
      </w:r>
      <w:r w:rsidR="0059512E">
        <w:rPr>
          <w:b/>
          <w:bCs/>
          <w:i w:val="0"/>
          <w:iCs w:val="0"/>
          <w:color w:val="auto"/>
        </w:rPr>
        <w:t>subsequent</w:t>
      </w:r>
      <w:r w:rsidR="00BE57B7" w:rsidRPr="00171003">
        <w:rPr>
          <w:b/>
          <w:bCs/>
          <w:i w:val="0"/>
          <w:iCs w:val="0"/>
          <w:color w:val="auto"/>
        </w:rPr>
        <w:t xml:space="preserve"> outcome devaluation</w:t>
      </w:r>
      <w:r w:rsidR="00BE57B7" w:rsidRPr="00171003">
        <w:rPr>
          <w:i w:val="0"/>
          <w:iCs w:val="0"/>
          <w:color w:val="auto"/>
        </w:rPr>
        <w:t xml:space="preserve">. </w:t>
      </w:r>
      <w:r w:rsidR="00332ECB" w:rsidRPr="00171003">
        <w:rPr>
          <w:b/>
          <w:bCs/>
          <w:i w:val="0"/>
          <w:iCs w:val="0"/>
          <w:color w:val="auto"/>
        </w:rPr>
        <w:t>A.</w:t>
      </w:r>
      <w:r w:rsidR="00332ECB" w:rsidRPr="00171003">
        <w:rPr>
          <w:i w:val="0"/>
          <w:iCs w:val="0"/>
          <w:color w:val="auto"/>
        </w:rPr>
        <w:t xml:space="preserve"> Probability of selecting the sated odor (post-meal minus pre-meal)</w:t>
      </w:r>
      <w:r w:rsidR="00B3178C" w:rsidRPr="00171003">
        <w:rPr>
          <w:i w:val="0"/>
          <w:iCs w:val="0"/>
          <w:color w:val="auto"/>
        </w:rPr>
        <w:t xml:space="preserve"> in set A</w:t>
      </w:r>
      <w:r w:rsidR="00BA10BB" w:rsidRPr="00171003">
        <w:rPr>
          <w:i w:val="0"/>
          <w:iCs w:val="0"/>
          <w:color w:val="auto"/>
        </w:rPr>
        <w:t xml:space="preserve"> and set B</w:t>
      </w:r>
      <w:r w:rsidR="00B3178C" w:rsidRPr="00171003">
        <w:rPr>
          <w:i w:val="0"/>
          <w:iCs w:val="0"/>
          <w:color w:val="auto"/>
        </w:rPr>
        <w:t xml:space="preserve"> stimuli</w:t>
      </w:r>
      <w:r w:rsidR="00595940" w:rsidRPr="00171003">
        <w:rPr>
          <w:i w:val="0"/>
          <w:iCs w:val="0"/>
          <w:color w:val="auto"/>
        </w:rPr>
        <w:t xml:space="preserve">, compared </w:t>
      </w:r>
      <w:r w:rsidR="008D0F30" w:rsidRPr="00171003">
        <w:rPr>
          <w:i w:val="0"/>
          <w:iCs w:val="0"/>
          <w:color w:val="auto"/>
        </w:rPr>
        <w:t>between</w:t>
      </w:r>
      <w:r w:rsidR="00595940" w:rsidRPr="00171003">
        <w:rPr>
          <w:i w:val="0"/>
          <w:iCs w:val="0"/>
          <w:color w:val="auto"/>
        </w:rPr>
        <w:t xml:space="preserve"> sham-sham and cTBS-sham sessions.</w:t>
      </w:r>
      <w:r w:rsidR="00410D10" w:rsidRPr="00171003">
        <w:rPr>
          <w:i w:val="0"/>
          <w:iCs w:val="0"/>
          <w:color w:val="auto"/>
        </w:rPr>
        <w:t xml:space="preserve"> </w:t>
      </w:r>
      <w:r w:rsidR="00332ECB" w:rsidRPr="00171003">
        <w:rPr>
          <w:i w:val="0"/>
          <w:iCs w:val="0"/>
          <w:color w:val="auto"/>
        </w:rPr>
        <w:t xml:space="preserve">The effect of Day 1 </w:t>
      </w:r>
      <w:r w:rsidR="0052105D" w:rsidRPr="00171003">
        <w:rPr>
          <w:i w:val="0"/>
          <w:iCs w:val="0"/>
          <w:color w:val="auto"/>
        </w:rPr>
        <w:t>cTBS</w:t>
      </w:r>
      <w:r w:rsidR="00332ECB" w:rsidRPr="00171003">
        <w:rPr>
          <w:i w:val="0"/>
          <w:iCs w:val="0"/>
          <w:color w:val="auto"/>
        </w:rPr>
        <w:t xml:space="preserve"> was assessed using set B</w:t>
      </w:r>
      <w:r w:rsidR="0032512F" w:rsidRPr="00171003">
        <w:rPr>
          <w:i w:val="0"/>
          <w:iCs w:val="0"/>
          <w:color w:val="auto"/>
        </w:rPr>
        <w:t xml:space="preserve"> stimuli</w:t>
      </w:r>
      <w:r w:rsidR="00332ECB" w:rsidRPr="00171003">
        <w:rPr>
          <w:i w:val="0"/>
          <w:iCs w:val="0"/>
          <w:color w:val="auto"/>
        </w:rPr>
        <w:t xml:space="preserve">, which reveals potential impairments in stimulus-identity </w:t>
      </w:r>
      <w:r w:rsidR="00332ECB" w:rsidRPr="00171003">
        <w:rPr>
          <w:i w:val="0"/>
          <w:iCs w:val="0"/>
          <w:color w:val="auto"/>
        </w:rPr>
        <w:lastRenderedPageBreak/>
        <w:t>association</w:t>
      </w:r>
      <w:r w:rsidR="0052105D" w:rsidRPr="00171003">
        <w:rPr>
          <w:i w:val="0"/>
          <w:iCs w:val="0"/>
          <w:color w:val="auto"/>
        </w:rPr>
        <w:t>.</w:t>
      </w:r>
      <w:r w:rsidR="000C2AE2" w:rsidRPr="00171003">
        <w:rPr>
          <w:i w:val="0"/>
          <w:iCs w:val="0"/>
          <w:color w:val="auto"/>
        </w:rPr>
        <w:t xml:space="preserve"> </w:t>
      </w:r>
      <w:r w:rsidR="0032512F" w:rsidRPr="00171003">
        <w:rPr>
          <w:i w:val="0"/>
          <w:iCs w:val="0"/>
          <w:color w:val="auto"/>
        </w:rPr>
        <w:t>A l</w:t>
      </w:r>
      <w:r w:rsidR="00B776A0" w:rsidRPr="00171003">
        <w:rPr>
          <w:i w:val="0"/>
          <w:iCs w:val="0"/>
          <w:color w:val="auto"/>
        </w:rPr>
        <w:t xml:space="preserve">ogistic mixed-effect model </w:t>
      </w:r>
      <w:r w:rsidR="0032512F" w:rsidRPr="00171003">
        <w:rPr>
          <w:i w:val="0"/>
          <w:iCs w:val="0"/>
          <w:color w:val="auto"/>
        </w:rPr>
        <w:t xml:space="preserve">identified </w:t>
      </w:r>
      <w:r w:rsidR="00D536EB" w:rsidRPr="00171003">
        <w:rPr>
          <w:i w:val="0"/>
          <w:iCs w:val="0"/>
          <w:color w:val="auto"/>
        </w:rPr>
        <w:t>a significant interaction between Day 1 TMS</w:t>
      </w:r>
      <w:r w:rsidR="0032512F" w:rsidRPr="00171003">
        <w:rPr>
          <w:i w:val="0"/>
          <w:iCs w:val="0"/>
          <w:color w:val="auto"/>
        </w:rPr>
        <w:t xml:space="preserve"> (sham, cTBS)</w:t>
      </w:r>
      <w:r w:rsidR="00D536EB" w:rsidRPr="00171003">
        <w:rPr>
          <w:i w:val="0"/>
          <w:iCs w:val="0"/>
          <w:color w:val="auto"/>
        </w:rPr>
        <w:t xml:space="preserve"> and </w:t>
      </w:r>
      <w:r w:rsidR="0032512F" w:rsidRPr="00171003">
        <w:rPr>
          <w:i w:val="0"/>
          <w:iCs w:val="0"/>
          <w:color w:val="auto"/>
        </w:rPr>
        <w:t>TMS</w:t>
      </w:r>
      <w:r w:rsidR="00D536EB" w:rsidRPr="00171003">
        <w:rPr>
          <w:i w:val="0"/>
          <w:iCs w:val="0"/>
          <w:color w:val="auto"/>
        </w:rPr>
        <w:t xml:space="preserve"> targeted location</w:t>
      </w:r>
      <w:r w:rsidR="00695AC3" w:rsidRPr="00171003">
        <w:rPr>
          <w:i w:val="0"/>
          <w:iCs w:val="0"/>
          <w:color w:val="auto"/>
        </w:rPr>
        <w:t xml:space="preserve"> (aOFC, pOFC)</w:t>
      </w:r>
      <w:r w:rsidR="00D536EB" w:rsidRPr="00171003">
        <w:rPr>
          <w:i w:val="0"/>
          <w:iCs w:val="0"/>
          <w:color w:val="auto"/>
        </w:rPr>
        <w:t xml:space="preserve"> on the probability of selecting</w:t>
      </w:r>
      <w:r w:rsidR="00A54913" w:rsidRPr="00171003">
        <w:rPr>
          <w:i w:val="0"/>
          <w:iCs w:val="0"/>
          <w:color w:val="auto"/>
        </w:rPr>
        <w:t xml:space="preserve"> the</w:t>
      </w:r>
      <w:r w:rsidR="00D536EB" w:rsidRPr="00171003">
        <w:rPr>
          <w:i w:val="0"/>
          <w:iCs w:val="0"/>
          <w:color w:val="auto"/>
        </w:rPr>
        <w:t xml:space="preserve"> sated odor </w:t>
      </w:r>
      <w:r w:rsidR="00A54913" w:rsidRPr="00171003">
        <w:rPr>
          <w:i w:val="0"/>
          <w:iCs w:val="0"/>
          <w:color w:val="auto"/>
        </w:rPr>
        <w:t>for</w:t>
      </w:r>
      <w:r w:rsidR="00D536EB" w:rsidRPr="00171003">
        <w:rPr>
          <w:i w:val="0"/>
          <w:iCs w:val="0"/>
          <w:color w:val="auto"/>
        </w:rPr>
        <w:t xml:space="preserve"> set B stimuli</w:t>
      </w:r>
      <w:r w:rsidR="00F44BBD" w:rsidRPr="00171003">
        <w:rPr>
          <w:i w:val="0"/>
          <w:iCs w:val="0"/>
          <w:color w:val="auto"/>
        </w:rPr>
        <w:t xml:space="preserve"> (</w:t>
      </w:r>
      <m:oMath>
        <m:acc>
          <m:accPr>
            <m:ctrlPr>
              <w:rPr>
                <w:rFonts w:ascii="Cambria Math" w:hAnsi="Cambria Math"/>
                <w:i w:val="0"/>
                <w:iCs w:val="0"/>
                <w:color w:val="auto"/>
              </w:rPr>
            </m:ctrlPr>
          </m:accPr>
          <m:e>
            <m:r>
              <w:rPr>
                <w:rFonts w:ascii="Cambria Math" w:hAnsi="Cambria Math"/>
                <w:color w:val="auto"/>
              </w:rPr>
              <m:t>β</m:t>
            </m:r>
          </m:e>
        </m:acc>
      </m:oMath>
      <w:r w:rsidR="00C3675A" w:rsidRPr="00171003">
        <w:rPr>
          <w:i w:val="0"/>
          <w:iCs w:val="0"/>
          <w:color w:val="auto"/>
        </w:rPr>
        <w:t xml:space="preserve"> = 0.532, SE = 0.215, p = 0.013</w:t>
      </w:r>
      <w:r w:rsidR="00F44BBD" w:rsidRPr="00171003">
        <w:rPr>
          <w:i w:val="0"/>
          <w:iCs w:val="0"/>
          <w:color w:val="auto"/>
        </w:rPr>
        <w:t>)</w:t>
      </w:r>
      <w:r w:rsidR="00D536EB" w:rsidRPr="00171003">
        <w:rPr>
          <w:i w:val="0"/>
          <w:iCs w:val="0"/>
          <w:color w:val="auto"/>
        </w:rPr>
        <w:t>.</w:t>
      </w:r>
      <w:r w:rsidR="00392BE8" w:rsidRPr="00171003">
        <w:rPr>
          <w:i w:val="0"/>
          <w:iCs w:val="0"/>
          <w:color w:val="auto"/>
        </w:rPr>
        <w:t xml:space="preserve"> </w:t>
      </w:r>
      <w:r w:rsidR="00695AC3" w:rsidRPr="00171003">
        <w:rPr>
          <w:i w:val="0"/>
          <w:iCs w:val="0"/>
          <w:color w:val="auto"/>
        </w:rPr>
        <w:t xml:space="preserve">Specifically, </w:t>
      </w:r>
      <w:r w:rsidR="00332ECB" w:rsidRPr="00171003">
        <w:rPr>
          <w:i w:val="0"/>
          <w:iCs w:val="0"/>
          <w:color w:val="auto"/>
        </w:rPr>
        <w:t>Participants</w:t>
      </w:r>
      <w:r w:rsidR="00695AC3" w:rsidRPr="00171003">
        <w:rPr>
          <w:i w:val="0"/>
          <w:iCs w:val="0"/>
          <w:color w:val="auto"/>
        </w:rPr>
        <w:t xml:space="preserve"> who </w:t>
      </w:r>
      <w:r w:rsidR="00CC1EBF" w:rsidRPr="00171003">
        <w:rPr>
          <w:i w:val="0"/>
          <w:iCs w:val="0"/>
          <w:color w:val="auto"/>
        </w:rPr>
        <w:t>received</w:t>
      </w:r>
      <w:r w:rsidR="00F823D5" w:rsidRPr="00171003">
        <w:rPr>
          <w:i w:val="0"/>
          <w:iCs w:val="0"/>
          <w:color w:val="auto"/>
        </w:rPr>
        <w:t xml:space="preserve"> cTBS targeting the pOFC during</w:t>
      </w:r>
      <w:r w:rsidR="00332ECB" w:rsidRPr="00171003">
        <w:rPr>
          <w:i w:val="0"/>
          <w:iCs w:val="0"/>
          <w:color w:val="auto"/>
        </w:rPr>
        <w:t xml:space="preserve"> the cTBS-sham condition were</w:t>
      </w:r>
      <w:r w:rsidR="00F823D5" w:rsidRPr="00171003">
        <w:rPr>
          <w:i w:val="0"/>
          <w:iCs w:val="0"/>
          <w:color w:val="auto"/>
        </w:rPr>
        <w:t xml:space="preserve"> significantly more likely </w:t>
      </w:r>
      <w:r w:rsidR="00332ECB" w:rsidRPr="00171003">
        <w:rPr>
          <w:i w:val="0"/>
          <w:iCs w:val="0"/>
          <w:color w:val="auto"/>
        </w:rPr>
        <w:t xml:space="preserve">to choose the sated odor compared to the sham-sham condition, indicating </w:t>
      </w:r>
      <w:r w:rsidR="00A75871" w:rsidRPr="00171003">
        <w:rPr>
          <w:i w:val="0"/>
          <w:iCs w:val="0"/>
          <w:color w:val="auto"/>
        </w:rPr>
        <w:t>impair</w:t>
      </w:r>
      <w:r w:rsidR="00F823D5" w:rsidRPr="00171003">
        <w:rPr>
          <w:i w:val="0"/>
          <w:iCs w:val="0"/>
          <w:color w:val="auto"/>
        </w:rPr>
        <w:t xml:space="preserve">ed outcome devaluation following pOFC stimulation. </w:t>
      </w:r>
      <w:r w:rsidR="00856341" w:rsidRPr="00171003">
        <w:rPr>
          <w:i w:val="0"/>
          <w:iCs w:val="0"/>
          <w:color w:val="auto"/>
        </w:rPr>
        <w:t xml:space="preserve">In contrast, </w:t>
      </w:r>
      <w:r w:rsidR="004C39A3" w:rsidRPr="00171003">
        <w:rPr>
          <w:i w:val="0"/>
          <w:iCs w:val="0"/>
          <w:color w:val="auto"/>
        </w:rPr>
        <w:t xml:space="preserve">for set A stimuli, </w:t>
      </w:r>
      <w:r w:rsidR="000A3878" w:rsidRPr="00171003">
        <w:rPr>
          <w:i w:val="0"/>
          <w:iCs w:val="0"/>
          <w:color w:val="auto"/>
        </w:rPr>
        <w:t xml:space="preserve">the interaction between Day 1 TMS and </w:t>
      </w:r>
      <w:r w:rsidR="00856341" w:rsidRPr="00171003">
        <w:rPr>
          <w:i w:val="0"/>
          <w:iCs w:val="0"/>
          <w:color w:val="auto"/>
        </w:rPr>
        <w:t>TMS</w:t>
      </w:r>
      <w:r w:rsidR="000A3878" w:rsidRPr="00171003">
        <w:rPr>
          <w:i w:val="0"/>
          <w:iCs w:val="0"/>
          <w:color w:val="auto"/>
        </w:rPr>
        <w:t xml:space="preserve"> targeted was in the opposite direction</w:t>
      </w:r>
      <w:r w:rsidR="007C367D" w:rsidRPr="00171003">
        <w:rPr>
          <w:i w:val="0"/>
          <w:iCs w:val="0"/>
          <w:color w:val="auto"/>
        </w:rPr>
        <w:t xml:space="preserve"> (</w:t>
      </w:r>
      <m:oMath>
        <m:acc>
          <m:accPr>
            <m:ctrlPr>
              <w:rPr>
                <w:rFonts w:ascii="Cambria Math" w:hAnsi="Cambria Math"/>
                <w:i w:val="0"/>
                <w:iCs w:val="0"/>
                <w:color w:val="auto"/>
              </w:rPr>
            </m:ctrlPr>
          </m:accPr>
          <m:e>
            <m:r>
              <w:rPr>
                <w:rFonts w:ascii="Cambria Math" w:hAnsi="Cambria Math"/>
                <w:color w:val="auto"/>
              </w:rPr>
              <m:t>β</m:t>
            </m:r>
          </m:e>
        </m:acc>
      </m:oMath>
      <w:r w:rsidR="00902C31" w:rsidRPr="00171003">
        <w:rPr>
          <w:i w:val="0"/>
          <w:iCs w:val="0"/>
          <w:color w:val="auto"/>
        </w:rPr>
        <w:t xml:space="preserve"> </w:t>
      </w:r>
      <w:r w:rsidR="004732BF" w:rsidRPr="00171003">
        <w:rPr>
          <w:i w:val="0"/>
          <w:iCs w:val="0"/>
          <w:color w:val="auto"/>
        </w:rPr>
        <w:t>= -0.599, SE = 0.266, p = 0.024</w:t>
      </w:r>
      <w:r w:rsidR="007C367D" w:rsidRPr="00171003">
        <w:rPr>
          <w:i w:val="0"/>
          <w:iCs w:val="0"/>
          <w:color w:val="auto"/>
        </w:rPr>
        <w:t>)</w:t>
      </w:r>
      <w:r w:rsidR="00D04D75" w:rsidRPr="00171003">
        <w:rPr>
          <w:i w:val="0"/>
          <w:iCs w:val="0"/>
          <w:color w:val="auto"/>
        </w:rPr>
        <w:t>, suggesting</w:t>
      </w:r>
      <w:r w:rsidR="00856341" w:rsidRPr="00171003">
        <w:rPr>
          <w:i w:val="0"/>
          <w:iCs w:val="0"/>
          <w:color w:val="auto"/>
        </w:rPr>
        <w:t xml:space="preserve"> that the impairment observed for set B was not present for set A stimuli. </w:t>
      </w:r>
      <w:r w:rsidR="009047C7" w:rsidRPr="00171003">
        <w:rPr>
          <w:b/>
          <w:bCs/>
          <w:i w:val="0"/>
          <w:iCs w:val="0"/>
          <w:color w:val="auto"/>
        </w:rPr>
        <w:t>B.</w:t>
      </w:r>
      <w:r w:rsidR="009047C7" w:rsidRPr="00171003">
        <w:rPr>
          <w:i w:val="0"/>
          <w:iCs w:val="0"/>
          <w:color w:val="auto"/>
        </w:rPr>
        <w:t xml:space="preserve"> Scatter plot</w:t>
      </w:r>
      <w:r w:rsidR="00F225DC" w:rsidRPr="00171003">
        <w:rPr>
          <w:i w:val="0"/>
          <w:iCs w:val="0"/>
          <w:color w:val="auto"/>
        </w:rPr>
        <w:t>s</w:t>
      </w:r>
      <w:r w:rsidR="009047C7" w:rsidRPr="00171003">
        <w:rPr>
          <w:i w:val="0"/>
          <w:iCs w:val="0"/>
          <w:color w:val="auto"/>
        </w:rPr>
        <w:t xml:space="preserve"> show</w:t>
      </w:r>
      <w:r w:rsidR="00154CF7" w:rsidRPr="00171003">
        <w:rPr>
          <w:i w:val="0"/>
          <w:iCs w:val="0"/>
          <w:color w:val="auto"/>
        </w:rPr>
        <w:t>ing</w:t>
      </w:r>
      <w:r w:rsidR="009047C7" w:rsidRPr="00171003">
        <w:rPr>
          <w:i w:val="0"/>
          <w:iCs w:val="0"/>
          <w:color w:val="auto"/>
        </w:rPr>
        <w:t xml:space="preserve"> the correlation </w:t>
      </w:r>
      <w:r w:rsidR="00D77732" w:rsidRPr="00171003">
        <w:rPr>
          <w:i w:val="0"/>
          <w:iCs w:val="0"/>
          <w:color w:val="auto"/>
        </w:rPr>
        <w:t>between</w:t>
      </w:r>
      <w:r w:rsidR="009047C7" w:rsidRPr="00171003">
        <w:rPr>
          <w:i w:val="0"/>
          <w:iCs w:val="0"/>
          <w:color w:val="auto"/>
        </w:rPr>
        <w:t xml:space="preserve"> predicted and experimental</w:t>
      </w:r>
      <w:r w:rsidR="00D77732" w:rsidRPr="00171003">
        <w:rPr>
          <w:i w:val="0"/>
          <w:iCs w:val="0"/>
          <w:color w:val="auto"/>
        </w:rPr>
        <w:t xml:space="preserve"> choices for set B stimuli, </w:t>
      </w:r>
      <w:r w:rsidR="009047C7" w:rsidRPr="00171003">
        <w:rPr>
          <w:i w:val="0"/>
          <w:iCs w:val="0"/>
          <w:color w:val="auto"/>
        </w:rPr>
        <w:t>across participants and Day 1 TMS conditions</w:t>
      </w:r>
      <w:r w:rsidR="00DB0CB0" w:rsidRPr="00171003">
        <w:rPr>
          <w:i w:val="0"/>
          <w:iCs w:val="0"/>
          <w:color w:val="auto"/>
        </w:rPr>
        <w:t>, in</w:t>
      </w:r>
      <w:r w:rsidR="00154CF7" w:rsidRPr="00171003">
        <w:rPr>
          <w:i w:val="0"/>
          <w:iCs w:val="0"/>
          <w:color w:val="auto"/>
        </w:rPr>
        <w:t xml:space="preserve"> both aOFC-targeted </w:t>
      </w:r>
      <w:r w:rsidR="00285344" w:rsidRPr="00171003">
        <w:rPr>
          <w:i w:val="0"/>
          <w:iCs w:val="0"/>
          <w:color w:val="auto"/>
        </w:rPr>
        <w:t xml:space="preserve">(r = 0.53, p = 0.00015) </w:t>
      </w:r>
      <w:r w:rsidR="00DB0CB0" w:rsidRPr="00171003">
        <w:rPr>
          <w:i w:val="0"/>
          <w:iCs w:val="0"/>
          <w:color w:val="auto"/>
        </w:rPr>
        <w:t>and pOFC-targeted</w:t>
      </w:r>
      <w:r w:rsidR="009047C7" w:rsidRPr="00171003">
        <w:rPr>
          <w:i w:val="0"/>
          <w:iCs w:val="0"/>
          <w:color w:val="auto"/>
        </w:rPr>
        <w:t xml:space="preserve"> (r = 0.74, p = 2.4e-9)</w:t>
      </w:r>
      <w:r w:rsidR="00AF377C" w:rsidRPr="00171003">
        <w:rPr>
          <w:i w:val="0"/>
          <w:iCs w:val="0"/>
          <w:color w:val="auto"/>
        </w:rPr>
        <w:t xml:space="preserve"> groups</w:t>
      </w:r>
      <w:r w:rsidR="009047C7" w:rsidRPr="00171003">
        <w:rPr>
          <w:i w:val="0"/>
          <w:iCs w:val="0"/>
          <w:color w:val="auto"/>
        </w:rPr>
        <w:t xml:space="preserve">. The dotted line represents the regression fit, with the shaded area representing the </w:t>
      </w:r>
      <w:r w:rsidR="004C3718" w:rsidRPr="00171003">
        <w:rPr>
          <w:i w:val="0"/>
          <w:iCs w:val="0"/>
          <w:color w:val="auto"/>
        </w:rPr>
        <w:t xml:space="preserve">95% </w:t>
      </w:r>
      <w:r w:rsidR="009047C7" w:rsidRPr="00171003">
        <w:rPr>
          <w:i w:val="0"/>
          <w:iCs w:val="0"/>
          <w:color w:val="auto"/>
        </w:rPr>
        <w:t>confidence interval</w:t>
      </w:r>
      <w:r w:rsidR="00D758BB" w:rsidRPr="00171003">
        <w:rPr>
          <w:i w:val="0"/>
          <w:iCs w:val="0"/>
          <w:color w:val="auto"/>
        </w:rPr>
        <w:t xml:space="preserve">. </w:t>
      </w:r>
      <w:r w:rsidR="009047C7" w:rsidRPr="00171003">
        <w:rPr>
          <w:b/>
          <w:bCs/>
          <w:i w:val="0"/>
          <w:iCs w:val="0"/>
          <w:color w:val="auto"/>
        </w:rPr>
        <w:t>C</w:t>
      </w:r>
      <w:r w:rsidR="00332ECB" w:rsidRPr="00171003">
        <w:rPr>
          <w:b/>
          <w:bCs/>
          <w:i w:val="0"/>
          <w:iCs w:val="0"/>
          <w:color w:val="auto"/>
        </w:rPr>
        <w:t>.</w:t>
      </w:r>
      <w:r w:rsidR="00332ECB" w:rsidRPr="00171003">
        <w:rPr>
          <w:i w:val="0"/>
          <w:iCs w:val="0"/>
          <w:color w:val="auto"/>
        </w:rPr>
        <w:t xml:space="preserve"> The effect of Day 1 cTBS on outcome devaluation was </w:t>
      </w:r>
      <w:r w:rsidR="009B2906" w:rsidRPr="00171003">
        <w:rPr>
          <w:i w:val="0"/>
          <w:iCs w:val="0"/>
          <w:color w:val="auto"/>
        </w:rPr>
        <w:t>not driven by a particular order in which</w:t>
      </w:r>
      <w:r w:rsidR="00332ECB" w:rsidRPr="00171003">
        <w:rPr>
          <w:i w:val="0"/>
          <w:iCs w:val="0"/>
          <w:color w:val="auto"/>
        </w:rPr>
        <w:t xml:space="preserve"> participants received</w:t>
      </w:r>
      <w:r w:rsidR="00374BE0" w:rsidRPr="00171003">
        <w:rPr>
          <w:i w:val="0"/>
          <w:iCs w:val="0"/>
          <w:color w:val="auto"/>
        </w:rPr>
        <w:t xml:space="preserve"> Day 1</w:t>
      </w:r>
      <w:r w:rsidR="00332ECB" w:rsidRPr="00171003">
        <w:rPr>
          <w:i w:val="0"/>
          <w:iCs w:val="0"/>
          <w:color w:val="auto"/>
        </w:rPr>
        <w:t xml:space="preserve"> cTBS. </w:t>
      </w:r>
      <w:r w:rsidR="00A4118E" w:rsidRPr="00A4118E">
        <w:rPr>
          <w:b/>
          <w:bCs/>
          <w:i w:val="0"/>
          <w:iCs w:val="0"/>
          <w:color w:val="auto"/>
        </w:rPr>
        <w:t>D.</w:t>
      </w:r>
      <w:r w:rsidR="00A4118E" w:rsidRPr="00A4118E">
        <w:rPr>
          <w:i w:val="0"/>
          <w:iCs w:val="0"/>
          <w:color w:val="auto"/>
        </w:rPr>
        <w:t xml:space="preserve"> Relationship between perceived TMS discomfort and intensity and the change in sated odor choices on Day 2. Scatter plots show the correlation between perceived TMS discomfort/intensity and their post-meal sated odor choice across two sets (set A and set B) and two </w:t>
      </w:r>
      <w:r w:rsidR="00EB0D37">
        <w:rPr>
          <w:i w:val="0"/>
          <w:iCs w:val="0"/>
          <w:color w:val="auto"/>
        </w:rPr>
        <w:t>TMS-targeted locations</w:t>
      </w:r>
      <w:r w:rsidR="00A4118E" w:rsidRPr="00A4118E">
        <w:rPr>
          <w:i w:val="0"/>
          <w:iCs w:val="0"/>
          <w:color w:val="auto"/>
        </w:rPr>
        <w:t xml:space="preserve"> (aOFC and pOFC). </w:t>
      </w:r>
    </w:p>
    <w:p w14:paraId="0C83FC43" w14:textId="77777777" w:rsidR="00576A9E" w:rsidRPr="00244866" w:rsidRDefault="00576A9E" w:rsidP="0091089C">
      <w:pPr>
        <w:spacing w:after="120"/>
        <w:rPr>
          <w:rFonts w:ascii="Arial" w:hAnsi="Arial" w:cs="Arial"/>
          <w:b/>
          <w:bCs/>
          <w:color w:val="000000" w:themeColor="text1"/>
          <w:sz w:val="22"/>
          <w:szCs w:val="22"/>
        </w:rPr>
      </w:pPr>
    </w:p>
    <w:p w14:paraId="4EB10292" w14:textId="3F0DB921" w:rsidR="000E168D" w:rsidRPr="008D3771" w:rsidRDefault="0075086A" w:rsidP="0091089C">
      <w:pPr>
        <w:pStyle w:val="Heading2"/>
        <w:spacing w:before="0" w:after="120"/>
        <w:rPr>
          <w:rFonts w:ascii="Arial" w:hAnsi="Arial" w:cs="Arial"/>
          <w:b/>
          <w:bCs/>
          <w:color w:val="000000" w:themeColor="text1"/>
          <w:sz w:val="22"/>
          <w:szCs w:val="22"/>
        </w:rPr>
      </w:pPr>
      <w:r w:rsidRPr="008D3771">
        <w:rPr>
          <w:rFonts w:ascii="Arial" w:hAnsi="Arial" w:cs="Arial"/>
          <w:b/>
          <w:bCs/>
          <w:color w:val="000000" w:themeColor="text1"/>
          <w:sz w:val="22"/>
          <w:szCs w:val="22"/>
        </w:rPr>
        <w:t>Methods</w:t>
      </w:r>
    </w:p>
    <w:p w14:paraId="61927510" w14:textId="2EF87EAC" w:rsidR="00BC1EEE" w:rsidRPr="008D3771" w:rsidRDefault="00F321D3"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Participants</w:t>
      </w:r>
    </w:p>
    <w:p w14:paraId="67705F67" w14:textId="1950D19F" w:rsidR="008A2BC0" w:rsidRDefault="008A2BC0" w:rsidP="0091089C">
      <w:pPr>
        <w:spacing w:after="120"/>
        <w:rPr>
          <w:rFonts w:ascii="Arial" w:hAnsi="Arial" w:cs="Arial"/>
          <w:color w:val="000000" w:themeColor="text1"/>
          <w:sz w:val="22"/>
          <w:szCs w:val="22"/>
        </w:rPr>
      </w:pPr>
      <w:r>
        <w:rPr>
          <w:rFonts w:ascii="Arial" w:hAnsi="Arial" w:cs="Arial"/>
          <w:color w:val="000000" w:themeColor="text1"/>
          <w:sz w:val="22"/>
          <w:szCs w:val="22"/>
        </w:rPr>
        <w:t>E</w:t>
      </w:r>
      <w:r w:rsidRPr="008A2BC0">
        <w:rPr>
          <w:rFonts w:ascii="Arial" w:hAnsi="Arial" w:cs="Arial"/>
          <w:color w:val="000000" w:themeColor="text1"/>
          <w:sz w:val="22"/>
          <w:szCs w:val="22"/>
        </w:rPr>
        <w:t>ighty-eight healthy, right-handed participants (ages 18-40) with no history of psychiatric or neurological disease provided informed written consent</w:t>
      </w:r>
      <w:r w:rsidR="006D04F6">
        <w:rPr>
          <w:rFonts w:ascii="Arial" w:hAnsi="Arial" w:cs="Arial"/>
          <w:color w:val="000000" w:themeColor="text1"/>
          <w:sz w:val="22"/>
          <w:szCs w:val="22"/>
        </w:rPr>
        <w:t xml:space="preserve"> to participate in this study</w:t>
      </w:r>
      <w:r w:rsidRPr="008A2BC0">
        <w:rPr>
          <w:rFonts w:ascii="Arial" w:hAnsi="Arial" w:cs="Arial"/>
          <w:color w:val="000000" w:themeColor="text1"/>
          <w:sz w:val="22"/>
          <w:szCs w:val="22"/>
        </w:rPr>
        <w:t xml:space="preserve">. Of these, 48 participants (16 males; </w:t>
      </w:r>
      <w:r w:rsidR="006D04F6" w:rsidRPr="008A2BC0">
        <w:rPr>
          <w:rFonts w:ascii="Arial" w:hAnsi="Arial" w:cs="Arial"/>
          <w:color w:val="000000" w:themeColor="text1"/>
          <w:sz w:val="22"/>
          <w:szCs w:val="22"/>
        </w:rPr>
        <w:t>ages 18-40</w:t>
      </w:r>
      <w:r w:rsidR="006D04F6">
        <w:rPr>
          <w:rFonts w:ascii="Arial" w:hAnsi="Arial" w:cs="Arial"/>
          <w:color w:val="000000" w:themeColor="text1"/>
          <w:sz w:val="22"/>
          <w:szCs w:val="22"/>
        </w:rPr>
        <w:t xml:space="preserve">, </w:t>
      </w:r>
      <w:r w:rsidRPr="008A2BC0">
        <w:rPr>
          <w:rFonts w:ascii="Arial" w:hAnsi="Arial" w:cs="Arial"/>
          <w:color w:val="000000" w:themeColor="text1"/>
          <w:sz w:val="22"/>
          <w:szCs w:val="22"/>
        </w:rPr>
        <w:t xml:space="preserve">mean = 25.17, SD = 4.14) completed all sessions. For one participant, behavioral data from the cTBS-sham session were unavailable due to a technical error, but data from the other two sessions were included in the analysis when appropriate. </w:t>
      </w:r>
      <w:r w:rsidR="000716C2" w:rsidRPr="000716C2">
        <w:rPr>
          <w:rFonts w:ascii="Arial" w:hAnsi="Arial" w:cs="Arial"/>
          <w:color w:val="000000" w:themeColor="text1"/>
          <w:sz w:val="22"/>
          <w:szCs w:val="22"/>
        </w:rPr>
        <w:t>MRI data for five resting-state scans were not obtained and were excluded from analysis.</w:t>
      </w:r>
      <w:r w:rsidR="000716C2">
        <w:rPr>
          <w:rFonts w:ascii="Arial" w:hAnsi="Arial" w:cs="Arial"/>
          <w:color w:val="000000" w:themeColor="text1"/>
          <w:sz w:val="22"/>
          <w:szCs w:val="22"/>
        </w:rPr>
        <w:t xml:space="preserve"> </w:t>
      </w:r>
      <w:r w:rsidRPr="008A2BC0">
        <w:rPr>
          <w:rFonts w:ascii="Arial" w:hAnsi="Arial" w:cs="Arial"/>
          <w:color w:val="000000" w:themeColor="text1"/>
          <w:sz w:val="22"/>
          <w:szCs w:val="22"/>
        </w:rPr>
        <w:t>All participants fasted for at least 4 hours before each study visit.</w:t>
      </w:r>
    </w:p>
    <w:p w14:paraId="51DE3092" w14:textId="4815D558" w:rsidR="0074024C" w:rsidRPr="008D3771" w:rsidRDefault="0074024C"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Study design</w:t>
      </w:r>
    </w:p>
    <w:p w14:paraId="0C06A237" w14:textId="2DF96C42" w:rsidR="00173604" w:rsidRDefault="008E5F54" w:rsidP="0091089C">
      <w:pPr>
        <w:spacing w:after="120"/>
        <w:rPr>
          <w:rFonts w:ascii="Arial" w:hAnsi="Arial" w:cs="Arial"/>
          <w:color w:val="000000" w:themeColor="text1"/>
          <w:sz w:val="22"/>
          <w:szCs w:val="22"/>
        </w:rPr>
      </w:pPr>
      <w:r w:rsidRPr="008E5F54">
        <w:rPr>
          <w:rFonts w:ascii="Arial" w:hAnsi="Arial" w:cs="Arial"/>
          <w:color w:val="000000" w:themeColor="text1"/>
          <w:sz w:val="22"/>
          <w:szCs w:val="22"/>
        </w:rPr>
        <w:t xml:space="preserve">The study consisted of eight visits (Figure 1A, D), </w:t>
      </w:r>
      <w:r w:rsidR="00FB0884">
        <w:rPr>
          <w:rFonts w:ascii="Arial" w:hAnsi="Arial" w:cs="Arial"/>
          <w:color w:val="000000" w:themeColor="text1"/>
          <w:sz w:val="22"/>
          <w:szCs w:val="22"/>
        </w:rPr>
        <w:t xml:space="preserve">with </w:t>
      </w:r>
      <w:r w:rsidRPr="008E5F54">
        <w:rPr>
          <w:rFonts w:ascii="Arial" w:hAnsi="Arial" w:cs="Arial"/>
          <w:color w:val="000000" w:themeColor="text1"/>
          <w:sz w:val="22"/>
          <w:szCs w:val="22"/>
        </w:rPr>
        <w:t xml:space="preserve">Day 1 and Day 2 </w:t>
      </w:r>
      <w:r w:rsidR="00FB0884">
        <w:rPr>
          <w:rFonts w:ascii="Arial" w:hAnsi="Arial" w:cs="Arial"/>
          <w:color w:val="000000" w:themeColor="text1"/>
          <w:sz w:val="22"/>
          <w:szCs w:val="22"/>
        </w:rPr>
        <w:t>occurring</w:t>
      </w:r>
      <w:r w:rsidRPr="008E5F54">
        <w:rPr>
          <w:rFonts w:ascii="Arial" w:hAnsi="Arial" w:cs="Arial"/>
          <w:color w:val="000000" w:themeColor="text1"/>
          <w:sz w:val="22"/>
          <w:szCs w:val="22"/>
        </w:rPr>
        <w:t xml:space="preserve"> consecutive</w:t>
      </w:r>
      <w:r w:rsidR="00FB0884">
        <w:rPr>
          <w:rFonts w:ascii="Arial" w:hAnsi="Arial" w:cs="Arial"/>
          <w:color w:val="000000" w:themeColor="text1"/>
          <w:sz w:val="22"/>
          <w:szCs w:val="22"/>
        </w:rPr>
        <w:t>ly</w:t>
      </w:r>
      <w:r w:rsidR="00F52318">
        <w:rPr>
          <w:rFonts w:ascii="Arial" w:hAnsi="Arial" w:cs="Arial"/>
          <w:color w:val="000000" w:themeColor="text1"/>
          <w:sz w:val="22"/>
          <w:szCs w:val="22"/>
        </w:rPr>
        <w:t xml:space="preserve"> and repeated </w:t>
      </w:r>
      <w:r w:rsidR="00FB0884">
        <w:rPr>
          <w:rFonts w:ascii="Arial" w:hAnsi="Arial" w:cs="Arial"/>
          <w:color w:val="000000" w:themeColor="text1"/>
          <w:sz w:val="22"/>
          <w:szCs w:val="22"/>
        </w:rPr>
        <w:t>over</w:t>
      </w:r>
      <w:r w:rsidRPr="008E5F54">
        <w:rPr>
          <w:rFonts w:ascii="Arial" w:hAnsi="Arial" w:cs="Arial"/>
          <w:color w:val="000000" w:themeColor="text1"/>
          <w:sz w:val="22"/>
          <w:szCs w:val="22"/>
        </w:rPr>
        <w:t xml:space="preserve"> three sessions</w:t>
      </w:r>
      <w:r>
        <w:rPr>
          <w:rFonts w:ascii="Arial" w:hAnsi="Arial" w:cs="Arial"/>
          <w:color w:val="000000" w:themeColor="text1"/>
          <w:sz w:val="22"/>
          <w:szCs w:val="22"/>
        </w:rPr>
        <w:t>.</w:t>
      </w:r>
      <w:r w:rsidR="000A3357">
        <w:rPr>
          <w:rFonts w:ascii="Arial" w:hAnsi="Arial" w:cs="Arial"/>
          <w:color w:val="000000" w:themeColor="text1"/>
          <w:sz w:val="22"/>
          <w:szCs w:val="22"/>
        </w:rPr>
        <w:t xml:space="preserve"> </w:t>
      </w:r>
      <w:r w:rsidR="008C70BA" w:rsidRPr="008C70BA">
        <w:rPr>
          <w:rFonts w:ascii="Arial" w:hAnsi="Arial" w:cs="Arial"/>
          <w:color w:val="000000" w:themeColor="text1"/>
          <w:sz w:val="22"/>
          <w:szCs w:val="22"/>
        </w:rPr>
        <w:t xml:space="preserve">Sessions were spaced by at least 1 week, with a median gap of 13.5 days, a mean of 18.02 days (SD = 9.09), and a range of </w:t>
      </w:r>
      <w:r w:rsidR="008C70BA">
        <w:rPr>
          <w:rFonts w:ascii="Arial" w:hAnsi="Arial" w:cs="Arial"/>
          <w:color w:val="000000" w:themeColor="text1"/>
          <w:sz w:val="22"/>
          <w:szCs w:val="22"/>
        </w:rPr>
        <w:t>7</w:t>
      </w:r>
      <w:r w:rsidR="008C70BA" w:rsidRPr="008C70BA">
        <w:rPr>
          <w:rFonts w:ascii="Arial" w:hAnsi="Arial" w:cs="Arial"/>
          <w:color w:val="000000" w:themeColor="text1"/>
          <w:sz w:val="22"/>
          <w:szCs w:val="22"/>
        </w:rPr>
        <w:t xml:space="preserve"> to 6</w:t>
      </w:r>
      <w:r w:rsidR="008C70BA">
        <w:rPr>
          <w:rFonts w:ascii="Arial" w:hAnsi="Arial" w:cs="Arial"/>
          <w:color w:val="000000" w:themeColor="text1"/>
          <w:sz w:val="22"/>
          <w:szCs w:val="22"/>
        </w:rPr>
        <w:t>3</w:t>
      </w:r>
      <w:r w:rsidR="008C70BA" w:rsidRPr="008C70BA">
        <w:rPr>
          <w:rFonts w:ascii="Arial" w:hAnsi="Arial" w:cs="Arial"/>
          <w:color w:val="000000" w:themeColor="text1"/>
          <w:sz w:val="22"/>
          <w:szCs w:val="22"/>
        </w:rPr>
        <w:t xml:space="preserve"> days.</w:t>
      </w:r>
      <w:r w:rsidR="00173604">
        <w:rPr>
          <w:rFonts w:ascii="Arial" w:hAnsi="Arial" w:cs="Arial"/>
          <w:color w:val="000000" w:themeColor="text1"/>
          <w:sz w:val="22"/>
          <w:szCs w:val="22"/>
        </w:rPr>
        <w:t xml:space="preserve"> </w:t>
      </w:r>
      <w:r w:rsidRPr="008E5F54">
        <w:rPr>
          <w:rFonts w:ascii="Arial" w:hAnsi="Arial" w:cs="Arial"/>
          <w:color w:val="000000" w:themeColor="text1"/>
          <w:sz w:val="22"/>
          <w:szCs w:val="22"/>
        </w:rPr>
        <w:t xml:space="preserve">On each Day 1 and Day 2, participants received either continuous theta-burst stimulation (cTBS, labeled C) or sham stimulation (S). Across the three sessions, </w:t>
      </w:r>
      <w:r w:rsidR="003246F6">
        <w:rPr>
          <w:rFonts w:ascii="Arial" w:hAnsi="Arial" w:cs="Arial"/>
          <w:color w:val="000000" w:themeColor="text1"/>
          <w:sz w:val="22"/>
          <w:szCs w:val="22"/>
        </w:rPr>
        <w:t>they</w:t>
      </w:r>
      <w:r w:rsidRPr="008E5F54">
        <w:rPr>
          <w:rFonts w:ascii="Arial" w:hAnsi="Arial" w:cs="Arial"/>
          <w:color w:val="000000" w:themeColor="text1"/>
          <w:sz w:val="22"/>
          <w:szCs w:val="22"/>
        </w:rPr>
        <w:t xml:space="preserve"> experienced three TMS conditions: cTBS-sham (CS), sham-cTBS (SC), and sham-sham (SS). The order of these conditions was counterbalanced</w:t>
      </w:r>
      <w:r w:rsidR="00162C2F">
        <w:rPr>
          <w:rFonts w:ascii="Arial" w:hAnsi="Arial" w:cs="Arial"/>
          <w:color w:val="000000" w:themeColor="text1"/>
          <w:sz w:val="22"/>
          <w:szCs w:val="22"/>
        </w:rPr>
        <w:t xml:space="preserve">, with </w:t>
      </w:r>
      <w:r w:rsidRPr="008E5F54">
        <w:rPr>
          <w:rFonts w:ascii="Arial" w:hAnsi="Arial" w:cs="Arial"/>
          <w:color w:val="000000" w:themeColor="text1"/>
          <w:sz w:val="22"/>
          <w:szCs w:val="22"/>
        </w:rPr>
        <w:t>9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CS-SC-SS, 7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CS-SS-SC, and</w:t>
      </w:r>
      <w:r w:rsidR="00162C2F">
        <w:rPr>
          <w:rFonts w:ascii="Arial" w:hAnsi="Arial" w:cs="Arial"/>
          <w:color w:val="000000" w:themeColor="text1"/>
          <w:sz w:val="22"/>
          <w:szCs w:val="22"/>
        </w:rPr>
        <w:t xml:space="preserve"> 8 in</w:t>
      </w:r>
      <w:r w:rsidRPr="008E5F54">
        <w:rPr>
          <w:rFonts w:ascii="Arial" w:hAnsi="Arial" w:cs="Arial"/>
          <w:color w:val="000000" w:themeColor="text1"/>
          <w:sz w:val="22"/>
          <w:szCs w:val="22"/>
        </w:rPr>
        <w:t xml:space="preserve"> the remaining participants experienc</w:t>
      </w:r>
      <w:r w:rsidR="00162C2F">
        <w:rPr>
          <w:rFonts w:ascii="Arial" w:hAnsi="Arial" w:cs="Arial"/>
          <w:color w:val="000000" w:themeColor="text1"/>
          <w:sz w:val="22"/>
          <w:szCs w:val="22"/>
        </w:rPr>
        <w:t>ing</w:t>
      </w:r>
      <w:r w:rsidRPr="008E5F54">
        <w:rPr>
          <w:rFonts w:ascii="Arial" w:hAnsi="Arial" w:cs="Arial"/>
          <w:color w:val="000000" w:themeColor="text1"/>
          <w:sz w:val="22"/>
          <w:szCs w:val="22"/>
        </w:rPr>
        <w:t xml:space="preserve"> one of the other four possible order</w:t>
      </w:r>
      <w:r w:rsidR="00162C2F">
        <w:rPr>
          <w:rFonts w:ascii="Arial" w:hAnsi="Arial" w:cs="Arial"/>
          <w:color w:val="000000" w:themeColor="text1"/>
          <w:sz w:val="22"/>
          <w:szCs w:val="22"/>
        </w:rPr>
        <w:t>s</w:t>
      </w:r>
      <w:r w:rsidRPr="008E5F54">
        <w:rPr>
          <w:rFonts w:ascii="Arial" w:hAnsi="Arial" w:cs="Arial"/>
          <w:color w:val="000000" w:themeColor="text1"/>
          <w:sz w:val="22"/>
          <w:szCs w:val="22"/>
        </w:rPr>
        <w:t>.</w:t>
      </w:r>
      <w:r w:rsidR="00162C2F">
        <w:rPr>
          <w:rFonts w:ascii="Arial" w:hAnsi="Arial" w:cs="Arial"/>
          <w:color w:val="000000" w:themeColor="text1"/>
          <w:sz w:val="22"/>
          <w:szCs w:val="22"/>
        </w:rPr>
        <w:t xml:space="preserve"> </w:t>
      </w:r>
    </w:p>
    <w:p w14:paraId="20537110" w14:textId="77777777" w:rsidR="00173604" w:rsidRDefault="00F40E24" w:rsidP="00173604">
      <w:pPr>
        <w:spacing w:after="120"/>
        <w:rPr>
          <w:rFonts w:ascii="Arial" w:hAnsi="Arial" w:cs="Arial"/>
          <w:color w:val="000000" w:themeColor="text1"/>
          <w:sz w:val="22"/>
          <w:szCs w:val="22"/>
        </w:rPr>
      </w:pPr>
      <w:r w:rsidRPr="00F40E24">
        <w:rPr>
          <w:rFonts w:ascii="Arial" w:hAnsi="Arial" w:cs="Arial"/>
          <w:color w:val="000000" w:themeColor="text1"/>
          <w:sz w:val="22"/>
          <w:szCs w:val="22"/>
        </w:rPr>
        <w:t xml:space="preserve">To prevent differences in stimulation location from affecting participants’ experience across sessions, each participant consistently received TMS targeting either the </w:t>
      </w:r>
      <w:r w:rsidR="00D164B6">
        <w:rPr>
          <w:rFonts w:ascii="Arial" w:hAnsi="Arial" w:cs="Arial"/>
          <w:color w:val="000000" w:themeColor="text1"/>
          <w:sz w:val="22"/>
          <w:szCs w:val="22"/>
        </w:rPr>
        <w:t xml:space="preserve">anterior or posterior portion of the lateral </w:t>
      </w:r>
      <w:r w:rsidRPr="00F40E24">
        <w:rPr>
          <w:rFonts w:ascii="Arial" w:hAnsi="Arial" w:cs="Arial"/>
          <w:color w:val="000000" w:themeColor="text1"/>
          <w:sz w:val="22"/>
          <w:szCs w:val="22"/>
        </w:rPr>
        <w:t xml:space="preserve">OFC in all three </w:t>
      </w:r>
      <w:r>
        <w:rPr>
          <w:rFonts w:ascii="Arial" w:hAnsi="Arial" w:cs="Arial"/>
          <w:color w:val="000000" w:themeColor="text1"/>
          <w:sz w:val="22"/>
          <w:szCs w:val="22"/>
        </w:rPr>
        <w:t>sessions</w:t>
      </w:r>
      <w:r w:rsidRPr="00F40E24">
        <w:rPr>
          <w:rFonts w:ascii="Arial" w:hAnsi="Arial" w:cs="Arial"/>
          <w:color w:val="000000" w:themeColor="text1"/>
          <w:sz w:val="22"/>
          <w:szCs w:val="22"/>
        </w:rPr>
        <w:t xml:space="preserve">. Of the participants, 16 of 32 females and 9 of 16 males received TMS targeted to the </w:t>
      </w:r>
      <w:r w:rsidR="00D164B6">
        <w:rPr>
          <w:rFonts w:ascii="Arial" w:hAnsi="Arial" w:cs="Arial"/>
          <w:color w:val="000000" w:themeColor="text1"/>
          <w:sz w:val="22"/>
          <w:szCs w:val="22"/>
        </w:rPr>
        <w:t>posterior portion</w:t>
      </w:r>
      <w:r w:rsidRPr="00F40E24">
        <w:rPr>
          <w:rFonts w:ascii="Arial" w:hAnsi="Arial" w:cs="Arial"/>
          <w:color w:val="000000" w:themeColor="text1"/>
          <w:sz w:val="22"/>
          <w:szCs w:val="22"/>
        </w:rPr>
        <w:t>.</w:t>
      </w:r>
      <w:r w:rsidR="00173604">
        <w:rPr>
          <w:rFonts w:ascii="Arial" w:hAnsi="Arial" w:cs="Arial"/>
          <w:color w:val="000000" w:themeColor="text1"/>
          <w:sz w:val="22"/>
          <w:szCs w:val="22"/>
        </w:rPr>
        <w:t xml:space="preserve"> </w:t>
      </w:r>
      <w:r w:rsidR="00173604" w:rsidRPr="00244866">
        <w:rPr>
          <w:rFonts w:ascii="Arial" w:hAnsi="Arial" w:cs="Arial"/>
          <w:color w:val="000000" w:themeColor="text1"/>
          <w:sz w:val="22"/>
          <w:szCs w:val="22"/>
        </w:rPr>
        <w:t>We also counterbalanced the order</w:t>
      </w:r>
      <w:r w:rsidR="00173604">
        <w:rPr>
          <w:rFonts w:ascii="Arial" w:hAnsi="Arial" w:cs="Arial"/>
          <w:color w:val="000000" w:themeColor="text1"/>
          <w:sz w:val="22"/>
          <w:szCs w:val="22"/>
        </w:rPr>
        <w:t xml:space="preserve"> of satiation, with half the participants receiving a sweet meal in the first session and the other half receiving a savory meal. The sated odor type alternated for each participant across the three sessions (e.g., savory-sweet- savory or sweet-savory-sweet). </w:t>
      </w:r>
    </w:p>
    <w:p w14:paraId="088475C6" w14:textId="697FAAB8" w:rsidR="00530846" w:rsidRPr="008D3771" w:rsidRDefault="00530846"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Screening </w:t>
      </w:r>
      <w:r w:rsidR="00ED2E83">
        <w:rPr>
          <w:rFonts w:ascii="Arial" w:hAnsi="Arial" w:cs="Arial"/>
          <w:b/>
          <w:bCs/>
          <w:i w:val="0"/>
          <w:iCs w:val="0"/>
          <w:color w:val="000000" w:themeColor="text1"/>
          <w:sz w:val="22"/>
          <w:szCs w:val="22"/>
        </w:rPr>
        <w:t>session</w:t>
      </w:r>
    </w:p>
    <w:p w14:paraId="7FA8C684" w14:textId="77777777" w:rsidR="009E30B8" w:rsidRPr="009E30B8" w:rsidRDefault="009E30B8" w:rsidP="009E30B8">
      <w:pPr>
        <w:spacing w:after="120"/>
        <w:rPr>
          <w:rFonts w:ascii="Arial" w:hAnsi="Arial" w:cs="Arial"/>
          <w:color w:val="000000" w:themeColor="text1"/>
          <w:sz w:val="22"/>
          <w:szCs w:val="22"/>
        </w:rPr>
      </w:pPr>
      <w:r w:rsidRPr="009E30B8">
        <w:rPr>
          <w:rFonts w:ascii="Arial" w:hAnsi="Arial" w:cs="Arial"/>
          <w:color w:val="000000" w:themeColor="text1"/>
          <w:sz w:val="22"/>
          <w:szCs w:val="22"/>
        </w:rPr>
        <w:t>After providing informed consent and completing eligibility screening, participants rated the pleasantness of eight food odors. These odors, supplied by International Flavors and Fragrances (New York, NY), included four savory (garlic, potato chip, pizza, barbecue) and four sweet (chocolate, yellow cake, pineapple cake, gingerbread) odors.</w:t>
      </w:r>
    </w:p>
    <w:p w14:paraId="70519D9F" w14:textId="50A1A124" w:rsidR="009E30B8" w:rsidRDefault="00763058" w:rsidP="000B718D">
      <w:pPr>
        <w:spacing w:after="120"/>
        <w:rPr>
          <w:rFonts w:ascii="Arial" w:hAnsi="Arial" w:cs="Arial"/>
          <w:color w:val="000000" w:themeColor="text1"/>
          <w:sz w:val="22"/>
          <w:szCs w:val="22"/>
        </w:rPr>
      </w:pPr>
      <w:r w:rsidRPr="00763058">
        <w:rPr>
          <w:rFonts w:ascii="Arial" w:hAnsi="Arial" w:cs="Arial"/>
          <w:color w:val="000000" w:themeColor="text1"/>
          <w:sz w:val="22"/>
          <w:szCs w:val="22"/>
        </w:rPr>
        <w:t>In each trial, participants smelled a food odor for 2 seconds and rated their liking on a visual analog scale ranging from “Most Disliked Sensation Imaginable” to “Most Liked Sensation Imaginable.” Ratings were made using a scroll wheel and keyboard press. Each odor was presented three times in a pseudo-randomized order, and ratings were averaged per odor. Based on these ratings, two odors (one savory, one sweet) that were pleasant (above neutral) and closely matched were selected for the discrimination and choice tasks. These odors were used across all three sessions. Participants were excluded if no suitable odors were identified.</w:t>
      </w:r>
    </w:p>
    <w:p w14:paraId="254BE0B6" w14:textId="72E840BD" w:rsidR="0076772B" w:rsidRDefault="0076772B" w:rsidP="000B718D">
      <w:pPr>
        <w:spacing w:after="120"/>
        <w:rPr>
          <w:rFonts w:ascii="Arial" w:hAnsi="Arial" w:cs="Arial"/>
          <w:color w:val="000000" w:themeColor="text1"/>
          <w:sz w:val="22"/>
          <w:szCs w:val="22"/>
        </w:rPr>
      </w:pPr>
      <w:r w:rsidRPr="0076772B">
        <w:rPr>
          <w:rFonts w:ascii="Arial" w:hAnsi="Arial" w:cs="Arial"/>
          <w:color w:val="000000" w:themeColor="text1"/>
          <w:sz w:val="22"/>
          <w:szCs w:val="22"/>
        </w:rPr>
        <w:lastRenderedPageBreak/>
        <w:t xml:space="preserve">A custom-built, computer-controlled olfactometer was used to deliver the odors with precise timing to nasal masks worn by participants. The olfactometer directed medical-grade air through </w:t>
      </w:r>
      <w:r w:rsidRPr="00352105">
        <w:rPr>
          <w:rFonts w:ascii="Arial" w:hAnsi="Arial" w:cs="Arial"/>
          <w:color w:val="000000" w:themeColor="text1"/>
          <w:sz w:val="22"/>
          <w:szCs w:val="22"/>
        </w:rPr>
        <w:t xml:space="preserve">the headspace of </w:t>
      </w:r>
      <w:r w:rsidRPr="0076772B">
        <w:rPr>
          <w:rFonts w:ascii="Arial" w:hAnsi="Arial" w:cs="Arial"/>
          <w:color w:val="000000" w:themeColor="text1"/>
          <w:sz w:val="22"/>
          <w:szCs w:val="22"/>
        </w:rPr>
        <w:t xml:space="preserve">amber bottles containing the odor solutions at a constant flow rate of 3.2 L/min. Using </w:t>
      </w:r>
      <w:r w:rsidRPr="00352105">
        <w:rPr>
          <w:rFonts w:ascii="Arial" w:hAnsi="Arial" w:cs="Arial"/>
          <w:color w:val="000000" w:themeColor="text1"/>
          <w:sz w:val="22"/>
          <w:szCs w:val="22"/>
        </w:rPr>
        <w:t xml:space="preserve">two independent </w:t>
      </w:r>
      <w:r w:rsidRPr="0076772B">
        <w:rPr>
          <w:rFonts w:ascii="Arial" w:hAnsi="Arial" w:cs="Arial"/>
          <w:color w:val="000000" w:themeColor="text1"/>
          <w:sz w:val="22"/>
          <w:szCs w:val="22"/>
        </w:rPr>
        <w:t xml:space="preserve">mass flow controllers (Alicat, Tucson, AZ), the device </w:t>
      </w:r>
      <w:r>
        <w:rPr>
          <w:rFonts w:ascii="Arial" w:hAnsi="Arial" w:cs="Arial"/>
          <w:color w:val="000000" w:themeColor="text1"/>
          <w:sz w:val="22"/>
          <w:szCs w:val="22"/>
        </w:rPr>
        <w:t>enabled</w:t>
      </w:r>
      <w:r w:rsidRPr="0076772B">
        <w:rPr>
          <w:rFonts w:ascii="Arial" w:hAnsi="Arial" w:cs="Arial"/>
          <w:color w:val="000000" w:themeColor="text1"/>
          <w:sz w:val="22"/>
          <w:szCs w:val="22"/>
        </w:rPr>
        <w:t xml:space="preserve"> precise dilution of the odorized air with odorless air. Throughout the experiment, a constant stream of odorless air was delivered, and odorized air was mixed in at specific time points without altering the overall flow rate or causing somatosensory stimulation.</w:t>
      </w:r>
    </w:p>
    <w:p w14:paraId="5481FE4E" w14:textId="2B13D9AD" w:rsidR="00D066C4" w:rsidRPr="00C5149C" w:rsidRDefault="00D066C4" w:rsidP="000B718D">
      <w:pPr>
        <w:pStyle w:val="Heading5"/>
        <w:spacing w:before="0" w:after="120"/>
        <w:rPr>
          <w:rFonts w:ascii="Arial" w:hAnsi="Arial" w:cs="Arial"/>
          <w:b/>
          <w:bCs/>
          <w:i/>
          <w:iCs/>
          <w:color w:val="000000" w:themeColor="text1"/>
          <w:sz w:val="22"/>
          <w:szCs w:val="22"/>
        </w:rPr>
      </w:pPr>
      <w:r w:rsidRPr="00C5149C">
        <w:rPr>
          <w:rFonts w:ascii="Arial" w:hAnsi="Arial" w:cs="Arial"/>
          <w:b/>
          <w:bCs/>
          <w:i/>
          <w:iCs/>
          <w:color w:val="000000" w:themeColor="text1"/>
          <w:sz w:val="22"/>
          <w:szCs w:val="22"/>
        </w:rPr>
        <w:t>Day 0: Scan &amp; Motor threshold</w:t>
      </w:r>
    </w:p>
    <w:p w14:paraId="57461766" w14:textId="2336E66F" w:rsidR="00843615" w:rsidRPr="00221491" w:rsidRDefault="00843615" w:rsidP="000B718D">
      <w:pPr>
        <w:spacing w:after="120"/>
        <w:rPr>
          <w:rFonts w:ascii="Arial" w:hAnsi="Arial" w:cs="Arial"/>
          <w:color w:val="000000" w:themeColor="text1"/>
          <w:sz w:val="22"/>
          <w:szCs w:val="22"/>
        </w:rPr>
      </w:pPr>
      <w:r w:rsidRPr="00244866">
        <w:rPr>
          <w:rFonts w:ascii="Arial" w:hAnsi="Arial" w:cs="Arial"/>
          <w:color w:val="000000" w:themeColor="text1"/>
          <w:sz w:val="22"/>
          <w:szCs w:val="22"/>
        </w:rPr>
        <w:t>We acquired a T1-weighted structural MRI scan to assist</w:t>
      </w:r>
      <w:r w:rsidR="00936671">
        <w:rPr>
          <w:rFonts w:ascii="Arial" w:hAnsi="Arial" w:cs="Arial"/>
          <w:color w:val="000000" w:themeColor="text1"/>
          <w:sz w:val="22"/>
          <w:szCs w:val="22"/>
        </w:rPr>
        <w:t xml:space="preserve"> with</w:t>
      </w:r>
      <w:r w:rsidRPr="00244866">
        <w:rPr>
          <w:rFonts w:ascii="Arial" w:hAnsi="Arial" w:cs="Arial"/>
          <w:color w:val="000000" w:themeColor="text1"/>
          <w:sz w:val="22"/>
          <w:szCs w:val="22"/>
        </w:rPr>
        <w:t xml:space="preserve"> TMS neuronavigation and an 8 min multi-echo resting-state fMRI scan (310 volumes, TR = 1.5s) to individually define</w:t>
      </w:r>
      <w:r w:rsidR="00936671">
        <w:rPr>
          <w:rFonts w:ascii="Arial" w:hAnsi="Arial" w:cs="Arial"/>
          <w:color w:val="000000" w:themeColor="text1"/>
          <w:sz w:val="22"/>
          <w:szCs w:val="22"/>
        </w:rPr>
        <w:t xml:space="preserve"> the</w:t>
      </w:r>
      <w:r w:rsidRPr="00244866">
        <w:rPr>
          <w:rFonts w:ascii="Arial" w:hAnsi="Arial" w:cs="Arial"/>
          <w:color w:val="000000" w:themeColor="text1"/>
          <w:sz w:val="22"/>
          <w:szCs w:val="22"/>
        </w:rPr>
        <w:t xml:space="preserve"> OFC-targeted cTBS coordinates</w:t>
      </w:r>
      <w:r w:rsidR="00936671">
        <w:rPr>
          <w:rFonts w:ascii="Arial" w:hAnsi="Arial" w:cs="Arial"/>
          <w:color w:val="000000" w:themeColor="text1"/>
          <w:sz w:val="22"/>
          <w:szCs w:val="22"/>
        </w:rPr>
        <w:t xml:space="preserve"> </w:t>
      </w:r>
      <w:r w:rsidRPr="00244866">
        <w:rPr>
          <w:rFonts w:ascii="Arial" w:hAnsi="Arial" w:cs="Arial"/>
          <w:color w:val="000000" w:themeColor="text1"/>
          <w:sz w:val="22"/>
          <w:szCs w:val="22"/>
        </w:rPr>
        <w:t xml:space="preserve">(see below). </w:t>
      </w:r>
      <w:r>
        <w:rPr>
          <w:rFonts w:ascii="Arial" w:hAnsi="Arial" w:cs="Arial"/>
          <w:color w:val="000000" w:themeColor="text1"/>
          <w:sz w:val="22"/>
          <w:szCs w:val="22"/>
        </w:rPr>
        <w:t xml:space="preserve">The same </w:t>
      </w:r>
      <w:r w:rsidR="00936671">
        <w:rPr>
          <w:rFonts w:ascii="Arial" w:hAnsi="Arial" w:cs="Arial"/>
          <w:color w:val="000000" w:themeColor="text1"/>
          <w:sz w:val="22"/>
          <w:szCs w:val="22"/>
        </w:rPr>
        <w:t>scanning parameters</w:t>
      </w:r>
      <w:r w:rsidR="003C33C2">
        <w:rPr>
          <w:rFonts w:ascii="Arial" w:hAnsi="Arial" w:cs="Arial"/>
          <w:color w:val="000000" w:themeColor="text1"/>
          <w:sz w:val="22"/>
          <w:szCs w:val="22"/>
        </w:rPr>
        <w:t xml:space="preserve"> were</w:t>
      </w:r>
      <w:r>
        <w:rPr>
          <w:rFonts w:ascii="Arial" w:hAnsi="Arial" w:cs="Arial"/>
          <w:color w:val="000000" w:themeColor="text1"/>
          <w:sz w:val="22"/>
          <w:szCs w:val="22"/>
        </w:rPr>
        <w:t xml:space="preserve"> used </w:t>
      </w:r>
      <w:r w:rsidR="00936671">
        <w:rPr>
          <w:rFonts w:ascii="Arial" w:hAnsi="Arial" w:cs="Arial"/>
          <w:color w:val="000000" w:themeColor="text1"/>
          <w:sz w:val="22"/>
          <w:szCs w:val="22"/>
        </w:rPr>
        <w:t>for</w:t>
      </w:r>
      <w:r w:rsidR="003C3F66">
        <w:rPr>
          <w:rFonts w:ascii="Arial" w:hAnsi="Arial" w:cs="Arial"/>
          <w:color w:val="000000" w:themeColor="text1"/>
          <w:sz w:val="22"/>
          <w:szCs w:val="22"/>
        </w:rPr>
        <w:t xml:space="preserve"> other </w:t>
      </w:r>
      <w:r w:rsidR="00936671">
        <w:rPr>
          <w:rFonts w:ascii="Arial" w:hAnsi="Arial" w:cs="Arial"/>
          <w:color w:val="000000" w:themeColor="text1"/>
          <w:sz w:val="22"/>
          <w:szCs w:val="22"/>
        </w:rPr>
        <w:t>resting-state scans</w:t>
      </w:r>
      <w:r>
        <w:rPr>
          <w:rFonts w:ascii="Arial" w:hAnsi="Arial" w:cs="Arial"/>
          <w:color w:val="000000" w:themeColor="text1"/>
          <w:sz w:val="22"/>
          <w:szCs w:val="22"/>
        </w:rPr>
        <w:t xml:space="preserve">. </w:t>
      </w:r>
      <w:r w:rsidRPr="00244866">
        <w:rPr>
          <w:rFonts w:ascii="Arial" w:hAnsi="Arial" w:cs="Arial"/>
          <w:color w:val="000000" w:themeColor="text1"/>
          <w:sz w:val="22"/>
          <w:szCs w:val="22"/>
        </w:rPr>
        <w:t>We then measured</w:t>
      </w:r>
      <w:r w:rsidR="00B66732">
        <w:rPr>
          <w:rFonts w:ascii="Arial" w:hAnsi="Arial" w:cs="Arial"/>
          <w:color w:val="000000" w:themeColor="text1"/>
          <w:sz w:val="22"/>
          <w:szCs w:val="22"/>
        </w:rPr>
        <w:t xml:space="preserve"> resting motor threshold (</w:t>
      </w:r>
      <w:r w:rsidRPr="00244866">
        <w:rPr>
          <w:rFonts w:ascii="Arial" w:hAnsi="Arial" w:cs="Arial"/>
          <w:color w:val="000000" w:themeColor="text1"/>
          <w:sz w:val="22"/>
          <w:szCs w:val="22"/>
        </w:rPr>
        <w:t>rMT</w:t>
      </w:r>
      <w:r w:rsidR="00B66732">
        <w:rPr>
          <w:rFonts w:ascii="Arial" w:hAnsi="Arial" w:cs="Arial"/>
          <w:color w:val="000000" w:themeColor="text1"/>
          <w:sz w:val="22"/>
          <w:szCs w:val="22"/>
        </w:rPr>
        <w:t>)</w:t>
      </w:r>
      <w:r w:rsidRPr="00244866">
        <w:rPr>
          <w:rFonts w:ascii="Arial" w:hAnsi="Arial" w:cs="Arial"/>
          <w:color w:val="000000" w:themeColor="text1"/>
          <w:sz w:val="22"/>
          <w:szCs w:val="22"/>
        </w:rPr>
        <w:t xml:space="preserve"> by administering single TMS pulses to the hand area of the left motor cortex. rMT was defined as the lowest percentage of stimulator output required to evoke 5 visible thumb movements from 10 pulses.</w:t>
      </w:r>
    </w:p>
    <w:p w14:paraId="5EC97028" w14:textId="30F8CC4E" w:rsidR="00E40B0F" w:rsidRPr="00C5149C" w:rsidRDefault="00E40B0F" w:rsidP="000B718D">
      <w:pPr>
        <w:pStyle w:val="Heading5"/>
        <w:spacing w:before="0" w:after="120"/>
        <w:rPr>
          <w:rFonts w:ascii="Arial" w:hAnsi="Arial" w:cs="Arial"/>
          <w:b/>
          <w:bCs/>
          <w:i/>
          <w:iCs/>
          <w:color w:val="000000" w:themeColor="text1"/>
          <w:sz w:val="22"/>
          <w:szCs w:val="22"/>
        </w:rPr>
      </w:pPr>
      <w:r w:rsidRPr="00C5149C">
        <w:rPr>
          <w:rFonts w:ascii="Arial" w:hAnsi="Arial" w:cs="Arial"/>
          <w:b/>
          <w:bCs/>
          <w:i/>
          <w:iCs/>
          <w:color w:val="000000" w:themeColor="text1"/>
          <w:sz w:val="22"/>
          <w:szCs w:val="22"/>
        </w:rPr>
        <w:t xml:space="preserve">Day 1: </w:t>
      </w:r>
      <w:r w:rsidR="00A47AE5" w:rsidRPr="00C5149C">
        <w:rPr>
          <w:rFonts w:ascii="Arial" w:hAnsi="Arial" w:cs="Arial"/>
          <w:b/>
          <w:bCs/>
          <w:i/>
          <w:iCs/>
          <w:color w:val="000000" w:themeColor="text1"/>
          <w:sz w:val="22"/>
          <w:szCs w:val="22"/>
        </w:rPr>
        <w:t>Discrimination task</w:t>
      </w:r>
    </w:p>
    <w:p w14:paraId="2A1CE39F" w14:textId="19588466" w:rsidR="00B4403E" w:rsidRPr="00D8455D" w:rsidRDefault="00F321D3" w:rsidP="0091089C">
      <w:pPr>
        <w:spacing w:after="120"/>
        <w:rPr>
          <w:rFonts w:ascii="Arial" w:hAnsi="Arial" w:cs="Arial"/>
          <w:color w:val="000000" w:themeColor="text1"/>
          <w:sz w:val="22"/>
          <w:szCs w:val="22"/>
        </w:rPr>
      </w:pPr>
      <w:r>
        <w:rPr>
          <w:rFonts w:ascii="Arial" w:hAnsi="Arial" w:cs="Arial"/>
          <w:color w:val="000000" w:themeColor="text1"/>
          <w:sz w:val="22"/>
          <w:szCs w:val="22"/>
        </w:rPr>
        <w:t>Participants</w:t>
      </w:r>
      <w:r w:rsidR="00A7158C" w:rsidRPr="00244866">
        <w:rPr>
          <w:rFonts w:ascii="Arial" w:hAnsi="Arial" w:cs="Arial"/>
          <w:color w:val="000000" w:themeColor="text1"/>
          <w:sz w:val="22"/>
          <w:szCs w:val="22"/>
        </w:rPr>
        <w:t xml:space="preserve"> first </w:t>
      </w:r>
      <w:r w:rsidR="00B216F1">
        <w:rPr>
          <w:rFonts w:ascii="Arial" w:hAnsi="Arial" w:cs="Arial"/>
          <w:color w:val="000000" w:themeColor="text1"/>
          <w:sz w:val="22"/>
          <w:szCs w:val="22"/>
        </w:rPr>
        <w:t>underwent a TMS session</w:t>
      </w:r>
      <w:r w:rsidR="00DF3891">
        <w:rPr>
          <w:rFonts w:ascii="Arial" w:hAnsi="Arial" w:cs="Arial"/>
          <w:color w:val="000000" w:themeColor="text1"/>
          <w:sz w:val="22"/>
          <w:szCs w:val="22"/>
        </w:rPr>
        <w:t xml:space="preserve"> (cTBS or sham</w:t>
      </w:r>
      <w:r w:rsidR="005845C7">
        <w:rPr>
          <w:rFonts w:ascii="Arial" w:hAnsi="Arial" w:cs="Arial"/>
          <w:color w:val="000000" w:themeColor="text1"/>
          <w:sz w:val="22"/>
          <w:szCs w:val="22"/>
        </w:rPr>
        <w:t>, see below</w:t>
      </w:r>
      <w:r w:rsidR="00DF3891">
        <w:rPr>
          <w:rFonts w:ascii="Arial" w:hAnsi="Arial" w:cs="Arial"/>
          <w:color w:val="000000" w:themeColor="text1"/>
          <w:sz w:val="22"/>
          <w:szCs w:val="22"/>
        </w:rPr>
        <w:t>)</w:t>
      </w:r>
      <w:r w:rsidR="00B216F1">
        <w:rPr>
          <w:rFonts w:ascii="Arial" w:hAnsi="Arial" w:cs="Arial"/>
          <w:color w:val="000000" w:themeColor="text1"/>
          <w:sz w:val="22"/>
          <w:szCs w:val="22"/>
        </w:rPr>
        <w:t xml:space="preserve">, </w:t>
      </w:r>
      <w:r w:rsidR="001425CF" w:rsidRPr="00244866">
        <w:rPr>
          <w:rFonts w:ascii="Arial" w:hAnsi="Arial" w:cs="Arial"/>
          <w:color w:val="000000" w:themeColor="text1"/>
          <w:sz w:val="22"/>
          <w:szCs w:val="22"/>
        </w:rPr>
        <w:t xml:space="preserve">followed by </w:t>
      </w:r>
      <w:r w:rsidR="00BD5E71" w:rsidRPr="00244866">
        <w:rPr>
          <w:rFonts w:ascii="Arial" w:hAnsi="Arial" w:cs="Arial"/>
          <w:color w:val="000000" w:themeColor="text1"/>
          <w:sz w:val="22"/>
          <w:szCs w:val="22"/>
        </w:rPr>
        <w:t>a resting-state scan</w:t>
      </w:r>
      <w:r w:rsidR="007B43DC" w:rsidRPr="00244866">
        <w:rPr>
          <w:rFonts w:ascii="Arial" w:hAnsi="Arial" w:cs="Arial"/>
          <w:color w:val="000000" w:themeColor="text1"/>
          <w:sz w:val="22"/>
          <w:szCs w:val="22"/>
        </w:rPr>
        <w:t xml:space="preserve">. </w:t>
      </w:r>
      <w:r w:rsidR="00F6456F" w:rsidRPr="00244866">
        <w:rPr>
          <w:rFonts w:ascii="Arial" w:hAnsi="Arial" w:cs="Arial"/>
          <w:color w:val="000000" w:themeColor="text1"/>
          <w:sz w:val="22"/>
          <w:szCs w:val="22"/>
        </w:rPr>
        <w:t xml:space="preserve">Then </w:t>
      </w:r>
      <w:r w:rsidR="002111AE">
        <w:rPr>
          <w:rFonts w:ascii="Arial" w:hAnsi="Arial" w:cs="Arial"/>
          <w:color w:val="000000" w:themeColor="text1"/>
          <w:sz w:val="22"/>
          <w:szCs w:val="22"/>
        </w:rPr>
        <w:t xml:space="preserve">they completed five </w:t>
      </w:r>
      <w:r w:rsidR="00A7158C" w:rsidRPr="00244866">
        <w:rPr>
          <w:rFonts w:ascii="Arial" w:hAnsi="Arial" w:cs="Arial"/>
          <w:color w:val="000000" w:themeColor="text1"/>
          <w:sz w:val="22"/>
          <w:szCs w:val="22"/>
        </w:rPr>
        <w:t xml:space="preserve">runs of </w:t>
      </w:r>
      <w:r w:rsidR="00BB2D84">
        <w:rPr>
          <w:rFonts w:ascii="Arial" w:hAnsi="Arial" w:cs="Arial"/>
          <w:color w:val="000000" w:themeColor="text1"/>
          <w:sz w:val="22"/>
          <w:szCs w:val="22"/>
        </w:rPr>
        <w:t>a</w:t>
      </w:r>
      <w:r w:rsidR="00A7158C" w:rsidRPr="00244866">
        <w:rPr>
          <w:rFonts w:ascii="Arial" w:hAnsi="Arial" w:cs="Arial"/>
          <w:color w:val="000000" w:themeColor="text1"/>
          <w:sz w:val="22"/>
          <w:szCs w:val="22"/>
        </w:rPr>
        <w:t xml:space="preserve"> </w:t>
      </w:r>
      <w:r w:rsidR="00E6089B">
        <w:rPr>
          <w:rFonts w:ascii="Arial" w:hAnsi="Arial" w:cs="Arial"/>
          <w:color w:val="000000" w:themeColor="text1"/>
          <w:sz w:val="22"/>
          <w:szCs w:val="22"/>
        </w:rPr>
        <w:t>discrimination</w:t>
      </w:r>
      <w:r w:rsidR="00A7158C" w:rsidRPr="00244866">
        <w:rPr>
          <w:rFonts w:ascii="Arial" w:hAnsi="Arial" w:cs="Arial"/>
          <w:color w:val="000000" w:themeColor="text1"/>
          <w:sz w:val="22"/>
          <w:szCs w:val="22"/>
        </w:rPr>
        <w:t xml:space="preserve"> task</w:t>
      </w:r>
      <w:r w:rsidR="00F6456F" w:rsidRPr="00244866">
        <w:rPr>
          <w:rFonts w:ascii="Arial" w:hAnsi="Arial" w:cs="Arial"/>
          <w:color w:val="000000" w:themeColor="text1"/>
          <w:sz w:val="22"/>
          <w:szCs w:val="22"/>
        </w:rPr>
        <w:t xml:space="preserve">. </w:t>
      </w:r>
      <w:r w:rsidR="00FC3D18">
        <w:rPr>
          <w:rFonts w:ascii="Arial" w:hAnsi="Arial" w:cs="Arial"/>
          <w:color w:val="000000" w:themeColor="text1"/>
          <w:sz w:val="22"/>
          <w:szCs w:val="22"/>
        </w:rPr>
        <w:t>In</w:t>
      </w:r>
      <w:r w:rsidR="00104B6B">
        <w:rPr>
          <w:rFonts w:ascii="Arial" w:hAnsi="Arial" w:cs="Arial"/>
          <w:color w:val="000000" w:themeColor="text1"/>
          <w:sz w:val="22"/>
          <w:szCs w:val="22"/>
        </w:rPr>
        <w:t xml:space="preserve"> each trial, </w:t>
      </w:r>
      <w:r>
        <w:rPr>
          <w:rFonts w:ascii="Arial" w:hAnsi="Arial" w:cs="Arial"/>
          <w:color w:val="000000" w:themeColor="text1"/>
          <w:sz w:val="22"/>
          <w:szCs w:val="22"/>
        </w:rPr>
        <w:t>participants</w:t>
      </w:r>
      <w:r w:rsidR="002C03C1" w:rsidRPr="00244866">
        <w:rPr>
          <w:rFonts w:ascii="Arial" w:hAnsi="Arial" w:cs="Arial"/>
          <w:color w:val="000000" w:themeColor="text1"/>
          <w:sz w:val="22"/>
          <w:szCs w:val="22"/>
        </w:rPr>
        <w:t xml:space="preserve"> chose</w:t>
      </w:r>
      <w:r w:rsidR="00E470DB">
        <w:rPr>
          <w:rFonts w:ascii="Arial" w:hAnsi="Arial" w:cs="Arial"/>
          <w:color w:val="000000" w:themeColor="text1"/>
          <w:sz w:val="22"/>
          <w:szCs w:val="22"/>
        </w:rPr>
        <w:t xml:space="preserve"> between two stimuli</w:t>
      </w:r>
      <w:r w:rsidR="00FC3D18">
        <w:rPr>
          <w:rFonts w:ascii="Arial" w:hAnsi="Arial" w:cs="Arial"/>
          <w:color w:val="000000" w:themeColor="text1"/>
          <w:sz w:val="22"/>
          <w:szCs w:val="22"/>
        </w:rPr>
        <w:t xml:space="preserve">: </w:t>
      </w:r>
      <w:r w:rsidR="00E470DB">
        <w:rPr>
          <w:rFonts w:ascii="Arial" w:hAnsi="Arial" w:cs="Arial"/>
          <w:color w:val="000000" w:themeColor="text1"/>
          <w:sz w:val="22"/>
          <w:szCs w:val="22"/>
        </w:rPr>
        <w:t xml:space="preserve">one associated with a savory or sweet odor, and </w:t>
      </w:r>
      <w:r w:rsidR="00FC3D18">
        <w:rPr>
          <w:rFonts w:ascii="Arial" w:hAnsi="Arial" w:cs="Arial"/>
          <w:color w:val="000000" w:themeColor="text1"/>
          <w:sz w:val="22"/>
          <w:szCs w:val="22"/>
        </w:rPr>
        <w:t>the other</w:t>
      </w:r>
      <w:r w:rsidR="00E470DB">
        <w:rPr>
          <w:rFonts w:ascii="Arial" w:hAnsi="Arial" w:cs="Arial"/>
          <w:color w:val="000000" w:themeColor="text1"/>
          <w:sz w:val="22"/>
          <w:szCs w:val="22"/>
        </w:rPr>
        <w:t xml:space="preserve"> with clean air. </w:t>
      </w:r>
      <w:r w:rsidR="00CE4DCF">
        <w:rPr>
          <w:rFonts w:ascii="Arial" w:hAnsi="Arial" w:cs="Arial"/>
          <w:color w:val="000000" w:themeColor="text1"/>
          <w:sz w:val="22"/>
          <w:szCs w:val="22"/>
        </w:rPr>
        <w:t xml:space="preserve">Stimuli were displayed for 3 seconds, followed by a decision phase (maximum 3 seconds). If participants selected a stimulus leading to an odor, the odor was delivered for 2 seconds. The inter-trial interval ranged from 4 to 8 seconds. </w:t>
      </w:r>
      <w:r w:rsidR="005D7ABC">
        <w:rPr>
          <w:rFonts w:ascii="Arial" w:hAnsi="Arial" w:cs="Arial"/>
          <w:color w:val="000000" w:themeColor="text1"/>
          <w:sz w:val="22"/>
          <w:szCs w:val="22"/>
        </w:rPr>
        <w:t xml:space="preserve">Each run </w:t>
      </w:r>
      <w:r w:rsidR="00D8455D">
        <w:rPr>
          <w:rFonts w:ascii="Arial" w:hAnsi="Arial" w:cs="Arial"/>
          <w:color w:val="000000" w:themeColor="text1"/>
          <w:sz w:val="22"/>
          <w:szCs w:val="22"/>
        </w:rPr>
        <w:t>consisted of</w:t>
      </w:r>
      <w:r w:rsidR="005D7ABC">
        <w:rPr>
          <w:rFonts w:ascii="Arial" w:hAnsi="Arial" w:cs="Arial"/>
          <w:color w:val="000000" w:themeColor="text1"/>
          <w:sz w:val="22"/>
          <w:szCs w:val="22"/>
        </w:rPr>
        <w:t xml:space="preserve"> </w:t>
      </w:r>
      <w:r w:rsidR="006042E4">
        <w:rPr>
          <w:rFonts w:ascii="Arial" w:hAnsi="Arial" w:cs="Arial"/>
          <w:color w:val="000000" w:themeColor="text1"/>
          <w:sz w:val="22"/>
          <w:szCs w:val="22"/>
        </w:rPr>
        <w:t>24</w:t>
      </w:r>
      <w:r w:rsidR="005D7ABC">
        <w:rPr>
          <w:rFonts w:ascii="Arial" w:hAnsi="Arial" w:cs="Arial"/>
          <w:color w:val="000000" w:themeColor="text1"/>
          <w:sz w:val="22"/>
          <w:szCs w:val="22"/>
        </w:rPr>
        <w:t xml:space="preserve"> trials</w:t>
      </w:r>
      <w:r w:rsidR="00D8455D">
        <w:rPr>
          <w:rFonts w:ascii="Arial" w:hAnsi="Arial" w:cs="Arial"/>
          <w:color w:val="000000" w:themeColor="text1"/>
          <w:sz w:val="22"/>
          <w:szCs w:val="22"/>
        </w:rPr>
        <w:t xml:space="preserve">, using four groups of stimulus pairs: two sets (A and B) crossed with </w:t>
      </w:r>
      <w:r w:rsidR="002C03C1" w:rsidRPr="00244866">
        <w:rPr>
          <w:rFonts w:ascii="Arial" w:hAnsi="Arial" w:cs="Arial"/>
          <w:color w:val="000000" w:themeColor="text1"/>
          <w:sz w:val="22"/>
          <w:szCs w:val="22"/>
        </w:rPr>
        <w:t xml:space="preserve">sweet/savory odors. </w:t>
      </w:r>
      <w:r w:rsidR="00BC33DD">
        <w:rPr>
          <w:rFonts w:ascii="Arial" w:hAnsi="Arial" w:cs="Arial"/>
          <w:color w:val="000000" w:themeColor="text1"/>
          <w:sz w:val="22"/>
          <w:szCs w:val="22"/>
        </w:rPr>
        <w:t xml:space="preserve">Each combination </w:t>
      </w:r>
      <w:r w:rsidR="0080352F">
        <w:rPr>
          <w:rFonts w:ascii="Arial" w:hAnsi="Arial" w:cs="Arial"/>
          <w:color w:val="000000" w:themeColor="text1"/>
          <w:sz w:val="22"/>
          <w:szCs w:val="22"/>
        </w:rPr>
        <w:t>had</w:t>
      </w:r>
      <w:r w:rsidR="00BC33DD">
        <w:rPr>
          <w:rFonts w:ascii="Arial" w:hAnsi="Arial" w:cs="Arial"/>
          <w:color w:val="000000" w:themeColor="text1"/>
          <w:sz w:val="22"/>
          <w:szCs w:val="22"/>
        </w:rPr>
        <w:t xml:space="preserve"> three</w:t>
      </w:r>
      <w:r w:rsidR="002F55C5">
        <w:rPr>
          <w:rFonts w:ascii="Arial" w:hAnsi="Arial" w:cs="Arial"/>
          <w:color w:val="000000" w:themeColor="text1"/>
          <w:sz w:val="22"/>
          <w:szCs w:val="22"/>
        </w:rPr>
        <w:t xml:space="preserve"> non-overlapping</w:t>
      </w:r>
      <w:r w:rsidR="00BC33DD">
        <w:rPr>
          <w:rFonts w:ascii="Arial" w:hAnsi="Arial" w:cs="Arial"/>
          <w:color w:val="000000" w:themeColor="text1"/>
          <w:sz w:val="22"/>
          <w:szCs w:val="22"/>
        </w:rPr>
        <w:t xml:space="preserve"> </w:t>
      </w:r>
      <w:r w:rsidR="0080352F">
        <w:rPr>
          <w:rFonts w:ascii="Arial" w:hAnsi="Arial" w:cs="Arial"/>
          <w:color w:val="000000" w:themeColor="text1"/>
          <w:sz w:val="22"/>
          <w:szCs w:val="22"/>
        </w:rPr>
        <w:t>stimulus pairs</w:t>
      </w:r>
      <w:r w:rsidR="001D67AE">
        <w:rPr>
          <w:rFonts w:ascii="Arial" w:hAnsi="Arial" w:cs="Arial"/>
          <w:color w:val="000000" w:themeColor="text1"/>
          <w:sz w:val="22"/>
          <w:szCs w:val="22"/>
        </w:rPr>
        <w:t xml:space="preserve">, </w:t>
      </w:r>
      <w:r w:rsidR="0080352F">
        <w:rPr>
          <w:rFonts w:ascii="Arial" w:hAnsi="Arial" w:cs="Arial"/>
          <w:color w:val="000000" w:themeColor="text1"/>
          <w:sz w:val="22"/>
          <w:szCs w:val="22"/>
        </w:rPr>
        <w:t>resulting in</w:t>
      </w:r>
      <w:r w:rsidR="001D67AE">
        <w:rPr>
          <w:rFonts w:ascii="Arial" w:hAnsi="Arial" w:cs="Arial"/>
          <w:color w:val="000000" w:themeColor="text1"/>
          <w:sz w:val="22"/>
          <w:szCs w:val="22"/>
        </w:rPr>
        <w:t xml:space="preserve"> 24 distinct stimuli. </w:t>
      </w:r>
      <w:r w:rsidR="00BC33DD" w:rsidRPr="00625CCD">
        <w:rPr>
          <w:rFonts w:ascii="Arial" w:hAnsi="Arial" w:cs="Arial"/>
          <w:color w:val="000000" w:themeColor="text1"/>
          <w:sz w:val="22"/>
          <w:szCs w:val="22"/>
        </w:rPr>
        <w:t>Each</w:t>
      </w:r>
      <w:r w:rsidR="00BC33DD">
        <w:rPr>
          <w:rFonts w:ascii="Arial" w:hAnsi="Arial" w:cs="Arial"/>
          <w:color w:val="000000" w:themeColor="text1"/>
          <w:sz w:val="22"/>
          <w:szCs w:val="22"/>
        </w:rPr>
        <w:t xml:space="preserve"> pair was presented twice </w:t>
      </w:r>
      <w:r w:rsidR="00BC33DD" w:rsidRPr="00625CCD">
        <w:rPr>
          <w:rFonts w:ascii="Arial" w:hAnsi="Arial" w:cs="Arial"/>
          <w:color w:val="000000" w:themeColor="text1"/>
          <w:sz w:val="22"/>
          <w:szCs w:val="22"/>
        </w:rPr>
        <w:t>to counterbalance</w:t>
      </w:r>
      <w:r w:rsidR="00BC33DD">
        <w:rPr>
          <w:rFonts w:ascii="Arial" w:hAnsi="Arial" w:cs="Arial"/>
          <w:color w:val="000000" w:themeColor="text1"/>
          <w:sz w:val="22"/>
          <w:szCs w:val="22"/>
        </w:rPr>
        <w:t xml:space="preserve"> </w:t>
      </w:r>
      <w:r w:rsidR="00BC33DD" w:rsidRPr="00625CCD">
        <w:rPr>
          <w:rFonts w:ascii="Arial" w:hAnsi="Arial" w:cs="Arial"/>
          <w:color w:val="000000" w:themeColor="text1"/>
          <w:sz w:val="22"/>
          <w:szCs w:val="22"/>
        </w:rPr>
        <w:t>left and right</w:t>
      </w:r>
      <w:r w:rsidR="00BC33DD">
        <w:rPr>
          <w:rFonts w:ascii="Arial" w:hAnsi="Arial" w:cs="Arial"/>
          <w:color w:val="000000" w:themeColor="text1"/>
          <w:sz w:val="22"/>
          <w:szCs w:val="22"/>
        </w:rPr>
        <w:t xml:space="preserve"> positions</w:t>
      </w:r>
      <w:r w:rsidR="00BC33DD" w:rsidRPr="00625CCD">
        <w:rPr>
          <w:rFonts w:ascii="Arial" w:hAnsi="Arial" w:cs="Arial"/>
          <w:color w:val="000000" w:themeColor="text1"/>
          <w:sz w:val="22"/>
          <w:szCs w:val="22"/>
        </w:rPr>
        <w:t>.</w:t>
      </w:r>
      <w:r w:rsidR="00BC33DD">
        <w:rPr>
          <w:rFonts w:ascii="Arial" w:hAnsi="Arial" w:cs="Arial"/>
          <w:color w:val="000000" w:themeColor="text1"/>
          <w:sz w:val="22"/>
          <w:szCs w:val="22"/>
        </w:rPr>
        <w:t xml:space="preserve"> </w:t>
      </w:r>
      <w:r w:rsidR="002C03C1" w:rsidRPr="00244866">
        <w:rPr>
          <w:rFonts w:ascii="Arial" w:hAnsi="Arial" w:cs="Arial"/>
          <w:color w:val="000000" w:themeColor="text1"/>
          <w:sz w:val="22"/>
          <w:szCs w:val="22"/>
        </w:rPr>
        <w:t>Choice and response times were recorded for each trial</w:t>
      </w:r>
      <w:r w:rsidR="0049506A">
        <w:rPr>
          <w:rFonts w:ascii="Arial" w:hAnsi="Arial" w:cs="Arial"/>
          <w:color w:val="000000" w:themeColor="text1"/>
          <w:sz w:val="22"/>
          <w:szCs w:val="22"/>
        </w:rPr>
        <w:t>, and d</w:t>
      </w:r>
      <w:r w:rsidR="000E4836">
        <w:rPr>
          <w:rFonts w:ascii="ArialMT" w:hAnsi="ArialMT"/>
          <w:sz w:val="22"/>
          <w:szCs w:val="22"/>
        </w:rPr>
        <w:t xml:space="preserve">ifferent visual stimuli were used across the three sessions. </w:t>
      </w:r>
    </w:p>
    <w:p w14:paraId="496879CF" w14:textId="69822D1D" w:rsidR="00F53B9E" w:rsidRPr="00C5149C" w:rsidRDefault="003C3CCD" w:rsidP="005F72DB">
      <w:pPr>
        <w:pStyle w:val="Heading5"/>
        <w:spacing w:before="0" w:after="120"/>
        <w:rPr>
          <w:rFonts w:ascii="Arial" w:hAnsi="Arial" w:cs="Arial"/>
          <w:b/>
          <w:bCs/>
          <w:i/>
          <w:iCs/>
          <w:color w:val="auto"/>
          <w:sz w:val="22"/>
          <w:szCs w:val="22"/>
        </w:rPr>
      </w:pPr>
      <w:r w:rsidRPr="00C5149C">
        <w:rPr>
          <w:rFonts w:ascii="Arial" w:hAnsi="Arial" w:cs="Arial"/>
          <w:b/>
          <w:bCs/>
          <w:i/>
          <w:iCs/>
          <w:color w:val="auto"/>
          <w:sz w:val="22"/>
          <w:szCs w:val="22"/>
        </w:rPr>
        <w:t xml:space="preserve">Day 2: </w:t>
      </w:r>
      <w:r w:rsidR="00185050" w:rsidRPr="00C5149C">
        <w:rPr>
          <w:rFonts w:ascii="Arial" w:hAnsi="Arial" w:cs="Arial"/>
          <w:b/>
          <w:bCs/>
          <w:i/>
          <w:iCs/>
          <w:color w:val="auto"/>
          <w:sz w:val="22"/>
          <w:szCs w:val="22"/>
        </w:rPr>
        <w:t xml:space="preserve">Meal consumption and </w:t>
      </w:r>
      <w:r w:rsidR="00DA0E3E" w:rsidRPr="00C5149C">
        <w:rPr>
          <w:rFonts w:ascii="Arial" w:hAnsi="Arial" w:cs="Arial"/>
          <w:b/>
          <w:bCs/>
          <w:i/>
          <w:iCs/>
          <w:color w:val="auto"/>
          <w:sz w:val="22"/>
          <w:szCs w:val="22"/>
        </w:rPr>
        <w:t>choice task</w:t>
      </w:r>
    </w:p>
    <w:p w14:paraId="32D1F304" w14:textId="6AEA68C2" w:rsidR="00BF541E" w:rsidRPr="00365D66" w:rsidRDefault="00410454" w:rsidP="0091089C">
      <w:pPr>
        <w:spacing w:after="120"/>
        <w:rPr>
          <w:rFonts w:ascii="Arial" w:hAnsi="Arial" w:cs="Arial"/>
          <w:sz w:val="22"/>
          <w:szCs w:val="22"/>
        </w:rPr>
      </w:pPr>
      <w:r w:rsidRPr="006E260B">
        <w:rPr>
          <w:rFonts w:ascii="Arial" w:hAnsi="Arial" w:cs="Arial"/>
          <w:sz w:val="22"/>
          <w:szCs w:val="22"/>
        </w:rPr>
        <w:t>Day 2 start</w:t>
      </w:r>
      <w:r w:rsidR="00C21472">
        <w:rPr>
          <w:rFonts w:ascii="Arial" w:hAnsi="Arial" w:cs="Arial"/>
          <w:sz w:val="22"/>
          <w:szCs w:val="22"/>
        </w:rPr>
        <w:t>ed</w:t>
      </w:r>
      <w:r w:rsidRPr="006E260B">
        <w:rPr>
          <w:rFonts w:ascii="Arial" w:hAnsi="Arial" w:cs="Arial"/>
          <w:sz w:val="22"/>
          <w:szCs w:val="22"/>
        </w:rPr>
        <w:t xml:space="preserve"> with</w:t>
      </w:r>
      <w:r w:rsidR="00F00FFE">
        <w:rPr>
          <w:rFonts w:ascii="Arial" w:hAnsi="Arial" w:cs="Arial"/>
          <w:sz w:val="22"/>
          <w:szCs w:val="22"/>
        </w:rPr>
        <w:t xml:space="preserve"> an odor pleasantness rating </w:t>
      </w:r>
      <w:r w:rsidR="002D6766">
        <w:rPr>
          <w:rFonts w:ascii="Arial" w:hAnsi="Arial" w:cs="Arial"/>
          <w:sz w:val="22"/>
          <w:szCs w:val="22"/>
        </w:rPr>
        <w:t xml:space="preserve">followed by </w:t>
      </w:r>
      <w:r w:rsidRPr="006E260B">
        <w:rPr>
          <w:rFonts w:ascii="Arial" w:hAnsi="Arial" w:cs="Arial"/>
          <w:sz w:val="22"/>
          <w:szCs w:val="22"/>
        </w:rPr>
        <w:t>a choice task</w:t>
      </w:r>
      <w:r w:rsidR="00780B47">
        <w:rPr>
          <w:rFonts w:ascii="Arial" w:hAnsi="Arial" w:cs="Arial"/>
          <w:sz w:val="22"/>
          <w:szCs w:val="22"/>
        </w:rPr>
        <w:t xml:space="preserve"> (pre-meal)</w:t>
      </w:r>
      <w:r w:rsidRPr="006E260B">
        <w:rPr>
          <w:rFonts w:ascii="Arial" w:hAnsi="Arial" w:cs="Arial"/>
          <w:sz w:val="22"/>
          <w:szCs w:val="22"/>
        </w:rPr>
        <w:t xml:space="preserve"> where participants selected between pairs of stimuli. </w:t>
      </w:r>
      <w:r w:rsidR="002D6766">
        <w:rPr>
          <w:rFonts w:ascii="Arial" w:hAnsi="Arial" w:cs="Arial"/>
          <w:sz w:val="22"/>
          <w:szCs w:val="22"/>
        </w:rPr>
        <w:t>Afterwards</w:t>
      </w:r>
      <w:r w:rsidR="00C21472">
        <w:rPr>
          <w:rFonts w:ascii="Arial" w:hAnsi="Arial" w:cs="Arial"/>
          <w:sz w:val="22"/>
          <w:szCs w:val="22"/>
        </w:rPr>
        <w:t>, participants underwent a TMS session</w:t>
      </w:r>
      <w:r w:rsidR="002D6766">
        <w:rPr>
          <w:rFonts w:ascii="Arial" w:hAnsi="Arial" w:cs="Arial"/>
          <w:sz w:val="22"/>
          <w:szCs w:val="22"/>
        </w:rPr>
        <w:t xml:space="preserve"> and then</w:t>
      </w:r>
      <w:r w:rsidR="00BF652B" w:rsidRPr="006E260B">
        <w:rPr>
          <w:rFonts w:ascii="Arial" w:hAnsi="Arial" w:cs="Arial"/>
          <w:color w:val="000000" w:themeColor="text1"/>
          <w:sz w:val="22"/>
          <w:szCs w:val="22"/>
        </w:rPr>
        <w:t xml:space="preserve"> had a meal</w:t>
      </w:r>
      <w:r w:rsidR="00DB7E8E">
        <w:rPr>
          <w:rFonts w:ascii="Arial" w:hAnsi="Arial" w:cs="Arial"/>
          <w:color w:val="000000" w:themeColor="text1"/>
          <w:sz w:val="22"/>
          <w:szCs w:val="22"/>
        </w:rPr>
        <w:t xml:space="preserve"> </w:t>
      </w:r>
      <w:r w:rsidR="001F3FD8">
        <w:rPr>
          <w:rFonts w:ascii="Arial" w:hAnsi="Arial" w:cs="Arial"/>
          <w:color w:val="000000" w:themeColor="text1"/>
          <w:sz w:val="22"/>
          <w:szCs w:val="22"/>
        </w:rPr>
        <w:t>carefully</w:t>
      </w:r>
      <w:r w:rsidR="002D6766">
        <w:rPr>
          <w:rFonts w:ascii="Arial" w:hAnsi="Arial" w:cs="Arial"/>
          <w:color w:val="000000" w:themeColor="text1"/>
          <w:sz w:val="22"/>
          <w:szCs w:val="22"/>
        </w:rPr>
        <w:t xml:space="preserve"> matched</w:t>
      </w:r>
      <w:r w:rsidR="00DB7E8E">
        <w:rPr>
          <w:rFonts w:ascii="Arial" w:hAnsi="Arial" w:cs="Arial"/>
          <w:color w:val="000000" w:themeColor="text1"/>
          <w:sz w:val="22"/>
          <w:szCs w:val="22"/>
        </w:rPr>
        <w:t xml:space="preserve"> in flavor</w:t>
      </w:r>
      <w:r w:rsidR="002D6766">
        <w:rPr>
          <w:rFonts w:ascii="Arial" w:hAnsi="Arial" w:cs="Arial"/>
          <w:color w:val="000000" w:themeColor="text1"/>
          <w:sz w:val="22"/>
          <w:szCs w:val="22"/>
        </w:rPr>
        <w:t xml:space="preserve"> to </w:t>
      </w:r>
      <w:r w:rsidR="00715F48">
        <w:rPr>
          <w:rFonts w:ascii="Arial" w:hAnsi="Arial" w:cs="Arial"/>
          <w:color w:val="000000" w:themeColor="text1"/>
          <w:sz w:val="22"/>
          <w:szCs w:val="22"/>
        </w:rPr>
        <w:t>either the sweet or savory food odor</w:t>
      </w:r>
      <w:r w:rsidR="000440AB">
        <w:rPr>
          <w:rFonts w:ascii="Arial" w:hAnsi="Arial" w:cs="Arial"/>
          <w:color w:val="000000" w:themeColor="text1"/>
          <w:sz w:val="22"/>
          <w:szCs w:val="22"/>
        </w:rPr>
        <w:t xml:space="preserve"> </w:t>
      </w:r>
      <w:r w:rsidR="001F3FD8">
        <w:rPr>
          <w:rFonts w:ascii="Arial" w:hAnsi="Arial" w:cs="Arial"/>
          <w:color w:val="000000" w:themeColor="text1"/>
          <w:sz w:val="22"/>
          <w:szCs w:val="22"/>
        </w:rPr>
        <w:t xml:space="preserve">used in their </w:t>
      </w:r>
      <w:r w:rsidR="0084535C">
        <w:rPr>
          <w:rFonts w:ascii="Arial" w:hAnsi="Arial" w:cs="Arial"/>
          <w:color w:val="000000" w:themeColor="text1"/>
          <w:sz w:val="22"/>
          <w:szCs w:val="22"/>
        </w:rPr>
        <w:t>task</w:t>
      </w:r>
      <w:r w:rsidR="00715F48">
        <w:rPr>
          <w:rFonts w:ascii="Arial" w:hAnsi="Arial" w:cs="Arial"/>
          <w:color w:val="000000" w:themeColor="text1"/>
          <w:sz w:val="22"/>
          <w:szCs w:val="22"/>
        </w:rPr>
        <w:t>.</w:t>
      </w:r>
      <w:r w:rsidR="00395ECE">
        <w:rPr>
          <w:rFonts w:ascii="Arial" w:hAnsi="Arial" w:cs="Arial"/>
          <w:color w:val="000000" w:themeColor="text1"/>
          <w:sz w:val="22"/>
          <w:szCs w:val="22"/>
        </w:rPr>
        <w:t xml:space="preserve"> </w:t>
      </w:r>
      <w:r w:rsidR="00395ECE" w:rsidRPr="00395ECE">
        <w:rPr>
          <w:rFonts w:ascii="Arial" w:hAnsi="Arial" w:cs="Arial"/>
          <w:color w:val="000000" w:themeColor="text1"/>
          <w:sz w:val="22"/>
          <w:szCs w:val="22"/>
        </w:rPr>
        <w:t>Following the meal, participants completed</w:t>
      </w:r>
      <w:r w:rsidR="00410145">
        <w:rPr>
          <w:rFonts w:ascii="Arial" w:hAnsi="Arial" w:cs="Arial"/>
          <w:color w:val="000000" w:themeColor="text1"/>
          <w:sz w:val="22"/>
          <w:szCs w:val="22"/>
        </w:rPr>
        <w:t xml:space="preserve"> another set of</w:t>
      </w:r>
      <w:r w:rsidR="00395ECE" w:rsidRPr="00395ECE">
        <w:rPr>
          <w:rFonts w:ascii="Arial" w:hAnsi="Arial" w:cs="Arial"/>
          <w:color w:val="000000" w:themeColor="text1"/>
          <w:sz w:val="22"/>
          <w:szCs w:val="22"/>
        </w:rPr>
        <w:t xml:space="preserve"> odor pleasantness ratings and </w:t>
      </w:r>
      <w:r w:rsidR="00F03CBD">
        <w:rPr>
          <w:rFonts w:ascii="Arial" w:hAnsi="Arial" w:cs="Arial"/>
          <w:color w:val="000000" w:themeColor="text1"/>
          <w:sz w:val="22"/>
          <w:szCs w:val="22"/>
        </w:rPr>
        <w:t>a second</w:t>
      </w:r>
      <w:r w:rsidR="00395ECE" w:rsidRPr="00395ECE">
        <w:rPr>
          <w:rFonts w:ascii="Arial" w:hAnsi="Arial" w:cs="Arial"/>
          <w:color w:val="000000" w:themeColor="text1"/>
          <w:sz w:val="22"/>
          <w:szCs w:val="22"/>
        </w:rPr>
        <w:t xml:space="preserve"> choice task</w:t>
      </w:r>
      <w:r w:rsidR="00780B47">
        <w:rPr>
          <w:rFonts w:ascii="Arial" w:hAnsi="Arial" w:cs="Arial"/>
          <w:color w:val="000000" w:themeColor="text1"/>
          <w:sz w:val="22"/>
          <w:szCs w:val="22"/>
        </w:rPr>
        <w:t xml:space="preserve"> (post-meal)</w:t>
      </w:r>
      <w:r w:rsidR="00647886">
        <w:rPr>
          <w:rFonts w:ascii="Arial" w:hAnsi="Arial" w:cs="Arial"/>
          <w:color w:val="000000" w:themeColor="text1"/>
          <w:sz w:val="22"/>
          <w:szCs w:val="22"/>
        </w:rPr>
        <w:t xml:space="preserve">. </w:t>
      </w:r>
      <w:r w:rsidR="00BC1716" w:rsidRPr="002152C4">
        <w:rPr>
          <w:rFonts w:ascii="Arial" w:hAnsi="Arial" w:cs="Arial"/>
          <w:color w:val="000000" w:themeColor="text1"/>
          <w:sz w:val="22"/>
          <w:szCs w:val="22"/>
        </w:rPr>
        <w:t xml:space="preserve">Both </w:t>
      </w:r>
      <w:r w:rsidR="00BC1716" w:rsidRPr="006E260B">
        <w:rPr>
          <w:rFonts w:ascii="Arial" w:hAnsi="Arial" w:cs="Arial"/>
          <w:color w:val="000000" w:themeColor="text1"/>
          <w:sz w:val="22"/>
          <w:szCs w:val="22"/>
        </w:rPr>
        <w:t xml:space="preserve">pre-meal </w:t>
      </w:r>
      <w:r w:rsidR="00BC1716">
        <w:rPr>
          <w:rFonts w:ascii="Arial" w:hAnsi="Arial" w:cs="Arial"/>
          <w:color w:val="000000" w:themeColor="text1"/>
          <w:sz w:val="22"/>
          <w:szCs w:val="22"/>
        </w:rPr>
        <w:t xml:space="preserve">and post-meal choice </w:t>
      </w:r>
      <w:r w:rsidR="00BC1716" w:rsidRPr="002152C4">
        <w:rPr>
          <w:rFonts w:ascii="Arial" w:hAnsi="Arial" w:cs="Arial"/>
          <w:color w:val="000000" w:themeColor="text1"/>
          <w:sz w:val="22"/>
          <w:szCs w:val="22"/>
        </w:rPr>
        <w:t>tasks instructed participants to choose based on their current odor preferences.</w:t>
      </w:r>
      <w:r w:rsidR="00BC1716">
        <w:rPr>
          <w:rFonts w:ascii="Arial" w:hAnsi="Arial" w:cs="Arial"/>
          <w:color w:val="000000" w:themeColor="text1"/>
          <w:sz w:val="22"/>
          <w:szCs w:val="22"/>
        </w:rPr>
        <w:t xml:space="preserve"> </w:t>
      </w:r>
      <w:r w:rsidR="003149FD" w:rsidRPr="006E260B">
        <w:rPr>
          <w:rFonts w:ascii="Arial" w:hAnsi="Arial" w:cs="Arial"/>
          <w:color w:val="000000" w:themeColor="text1"/>
          <w:sz w:val="22"/>
          <w:szCs w:val="22"/>
        </w:rPr>
        <w:t>In th</w:t>
      </w:r>
      <w:r w:rsidR="00BF652B" w:rsidRPr="006E260B">
        <w:rPr>
          <w:rFonts w:ascii="Arial" w:hAnsi="Arial" w:cs="Arial"/>
          <w:color w:val="000000" w:themeColor="text1"/>
          <w:sz w:val="22"/>
          <w:szCs w:val="22"/>
        </w:rPr>
        <w:t>e pre-meal</w:t>
      </w:r>
      <w:r w:rsidR="003149FD" w:rsidRPr="006E260B">
        <w:rPr>
          <w:rFonts w:ascii="Arial" w:hAnsi="Arial" w:cs="Arial"/>
          <w:color w:val="000000" w:themeColor="text1"/>
          <w:sz w:val="22"/>
          <w:szCs w:val="22"/>
        </w:rPr>
        <w:t xml:space="preserve"> choice task, </w:t>
      </w:r>
      <w:r w:rsidR="00974CC2" w:rsidRPr="006E260B">
        <w:rPr>
          <w:rFonts w:ascii="Arial" w:hAnsi="Arial" w:cs="Arial"/>
          <w:color w:val="000000" w:themeColor="text1"/>
          <w:sz w:val="22"/>
          <w:szCs w:val="22"/>
        </w:rPr>
        <w:t xml:space="preserve">participants received the odor associated with their </w:t>
      </w:r>
      <w:r w:rsidR="00BF541E">
        <w:rPr>
          <w:rFonts w:ascii="Arial" w:hAnsi="Arial" w:cs="Arial"/>
          <w:color w:val="000000" w:themeColor="text1"/>
          <w:sz w:val="22"/>
          <w:szCs w:val="22"/>
        </w:rPr>
        <w:t xml:space="preserve">selected stimulus. In the </w:t>
      </w:r>
      <w:r w:rsidR="00BF652B" w:rsidRPr="006E260B">
        <w:rPr>
          <w:rFonts w:ascii="Arial" w:hAnsi="Arial" w:cs="Arial"/>
          <w:color w:val="000000" w:themeColor="text1"/>
          <w:sz w:val="22"/>
          <w:szCs w:val="22"/>
        </w:rPr>
        <w:t>post-meal choice task,</w:t>
      </w:r>
      <w:r w:rsidR="00647886">
        <w:rPr>
          <w:rFonts w:ascii="Arial" w:hAnsi="Arial" w:cs="Arial"/>
          <w:color w:val="000000" w:themeColor="text1"/>
          <w:sz w:val="22"/>
          <w:szCs w:val="22"/>
        </w:rPr>
        <w:t xml:space="preserve"> </w:t>
      </w:r>
      <w:r w:rsidR="00D64723">
        <w:rPr>
          <w:rFonts w:ascii="Arial" w:hAnsi="Arial" w:cs="Arial"/>
          <w:color w:val="000000" w:themeColor="text1"/>
          <w:sz w:val="22"/>
          <w:szCs w:val="22"/>
        </w:rPr>
        <w:t xml:space="preserve">no odors were delivered </w:t>
      </w:r>
      <w:r w:rsidR="00BF541E">
        <w:rPr>
          <w:rFonts w:ascii="Arial" w:hAnsi="Arial" w:cs="Arial"/>
          <w:color w:val="000000" w:themeColor="text1"/>
          <w:sz w:val="22"/>
          <w:szCs w:val="22"/>
        </w:rPr>
        <w:t xml:space="preserve">immediately, but participants were told that </w:t>
      </w:r>
      <w:r w:rsidR="00BF541E" w:rsidRPr="006E260B">
        <w:rPr>
          <w:rFonts w:ascii="Arial" w:hAnsi="Arial" w:cs="Arial"/>
          <w:sz w:val="22"/>
          <w:szCs w:val="22"/>
        </w:rPr>
        <w:t>five</w:t>
      </w:r>
      <w:r w:rsidR="00365D66">
        <w:rPr>
          <w:rFonts w:ascii="Arial" w:hAnsi="Arial" w:cs="Arial"/>
          <w:sz w:val="22"/>
          <w:szCs w:val="22"/>
        </w:rPr>
        <w:t xml:space="preserve"> randomly selected</w:t>
      </w:r>
      <w:r w:rsidR="00BF541E" w:rsidRPr="006E260B">
        <w:rPr>
          <w:rFonts w:ascii="Arial" w:hAnsi="Arial" w:cs="Arial"/>
          <w:sz w:val="22"/>
          <w:szCs w:val="22"/>
        </w:rPr>
        <w:t xml:space="preserve"> trials</w:t>
      </w:r>
      <w:r w:rsidR="00365D66">
        <w:rPr>
          <w:rFonts w:ascii="Arial" w:hAnsi="Arial" w:cs="Arial"/>
          <w:sz w:val="22"/>
          <w:szCs w:val="22"/>
        </w:rPr>
        <w:t xml:space="preserve"> would result in odor delivery at the end of all trials. </w:t>
      </w:r>
      <w:r w:rsidR="00DA6970">
        <w:rPr>
          <w:rFonts w:ascii="Arial" w:hAnsi="Arial" w:cs="Arial"/>
          <w:sz w:val="22"/>
          <w:szCs w:val="22"/>
        </w:rPr>
        <w:t xml:space="preserve"> </w:t>
      </w:r>
    </w:p>
    <w:p w14:paraId="3308973B" w14:textId="532AAED9" w:rsidR="00413DB1" w:rsidRDefault="00934907" w:rsidP="0091089C">
      <w:pPr>
        <w:spacing w:after="120"/>
        <w:rPr>
          <w:rFonts w:ascii="Arial" w:hAnsi="Arial" w:cs="Arial"/>
          <w:color w:val="000000" w:themeColor="text1"/>
          <w:sz w:val="22"/>
          <w:szCs w:val="22"/>
        </w:rPr>
      </w:pPr>
      <w:r w:rsidRPr="00625CCD">
        <w:rPr>
          <w:rFonts w:ascii="Arial" w:hAnsi="Arial" w:cs="Arial"/>
          <w:color w:val="000000" w:themeColor="text1"/>
          <w:sz w:val="22"/>
          <w:szCs w:val="22"/>
        </w:rPr>
        <w:t xml:space="preserve">The pre-meal choice task </w:t>
      </w:r>
      <w:r w:rsidR="00BB7761">
        <w:rPr>
          <w:rFonts w:ascii="Arial" w:hAnsi="Arial" w:cs="Arial"/>
          <w:color w:val="000000" w:themeColor="text1"/>
          <w:sz w:val="22"/>
          <w:szCs w:val="22"/>
        </w:rPr>
        <w:t>included</w:t>
      </w:r>
      <w:r w:rsidRPr="00625CCD">
        <w:rPr>
          <w:rFonts w:ascii="Arial" w:hAnsi="Arial" w:cs="Arial"/>
          <w:color w:val="000000" w:themeColor="text1"/>
          <w:sz w:val="22"/>
          <w:szCs w:val="22"/>
        </w:rPr>
        <w:t xml:space="preserve"> 30 trials</w:t>
      </w:r>
      <w:r w:rsidR="00676905">
        <w:rPr>
          <w:rFonts w:ascii="Arial" w:hAnsi="Arial" w:cs="Arial"/>
          <w:color w:val="000000" w:themeColor="text1"/>
          <w:sz w:val="22"/>
          <w:szCs w:val="22"/>
        </w:rPr>
        <w:t xml:space="preserve">, all from </w:t>
      </w:r>
      <w:r w:rsidR="004A577C" w:rsidRPr="00625CCD">
        <w:rPr>
          <w:rFonts w:ascii="Arial" w:hAnsi="Arial" w:cs="Arial"/>
          <w:color w:val="000000" w:themeColor="text1"/>
          <w:sz w:val="22"/>
          <w:szCs w:val="22"/>
        </w:rPr>
        <w:t>set A</w:t>
      </w:r>
      <w:r w:rsidR="006F042F">
        <w:rPr>
          <w:rFonts w:ascii="Arial" w:hAnsi="Arial" w:cs="Arial"/>
          <w:color w:val="000000" w:themeColor="text1"/>
          <w:sz w:val="22"/>
          <w:szCs w:val="22"/>
        </w:rPr>
        <w:t xml:space="preserve">, </w:t>
      </w:r>
      <w:r w:rsidR="00676905">
        <w:rPr>
          <w:rFonts w:ascii="Arial" w:hAnsi="Arial" w:cs="Arial"/>
          <w:color w:val="000000" w:themeColor="text1"/>
          <w:sz w:val="22"/>
          <w:szCs w:val="22"/>
        </w:rPr>
        <w:t>consisting of</w:t>
      </w:r>
      <w:r w:rsidR="00594110">
        <w:rPr>
          <w:rFonts w:ascii="Arial" w:hAnsi="Arial" w:cs="Arial"/>
          <w:color w:val="000000" w:themeColor="text1"/>
          <w:sz w:val="22"/>
          <w:szCs w:val="22"/>
        </w:rPr>
        <w:t xml:space="preserve"> </w:t>
      </w:r>
      <w:r w:rsidR="002566C5" w:rsidRPr="00625CCD">
        <w:rPr>
          <w:rFonts w:ascii="Arial" w:hAnsi="Arial" w:cs="Arial"/>
          <w:color w:val="000000" w:themeColor="text1"/>
          <w:sz w:val="22"/>
          <w:szCs w:val="22"/>
        </w:rPr>
        <w:t>3 sweet</w:t>
      </w:r>
      <w:r w:rsidR="00594110">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3 savory</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 xml:space="preserve">vs. </w:t>
      </w:r>
      <w:r w:rsidR="002566C5" w:rsidRPr="00625CCD">
        <w:rPr>
          <w:rFonts w:ascii="Arial" w:hAnsi="Arial" w:cs="Arial"/>
          <w:color w:val="000000" w:themeColor="text1"/>
          <w:sz w:val="22"/>
          <w:szCs w:val="22"/>
        </w:rPr>
        <w:t>clean air</w:t>
      </w:r>
      <w:r w:rsidR="007F7231">
        <w:rPr>
          <w:rFonts w:ascii="Arial" w:hAnsi="Arial" w:cs="Arial"/>
          <w:color w:val="000000" w:themeColor="text1"/>
          <w:sz w:val="22"/>
          <w:szCs w:val="22"/>
        </w:rPr>
        <w:t xml:space="preserve"> pairs</w:t>
      </w:r>
      <w:r w:rsidR="002566C5" w:rsidRPr="00625CCD">
        <w:rPr>
          <w:rFonts w:ascii="Arial" w:hAnsi="Arial" w:cs="Arial"/>
          <w:color w:val="000000" w:themeColor="text1"/>
          <w:sz w:val="22"/>
          <w:szCs w:val="22"/>
        </w:rPr>
        <w:t xml:space="preserve">, and </w:t>
      </w:r>
      <w:r w:rsidR="00F869F8" w:rsidRPr="00625CCD">
        <w:rPr>
          <w:rFonts w:ascii="Arial" w:hAnsi="Arial" w:cs="Arial"/>
          <w:color w:val="000000" w:themeColor="text1"/>
          <w:sz w:val="22"/>
          <w:szCs w:val="22"/>
        </w:rPr>
        <w:t xml:space="preserve">9 savory </w:t>
      </w:r>
      <w:r w:rsidR="007F7231">
        <w:rPr>
          <w:rFonts w:ascii="Arial" w:hAnsi="Arial" w:cs="Arial"/>
          <w:color w:val="000000" w:themeColor="text1"/>
          <w:sz w:val="22"/>
          <w:szCs w:val="22"/>
        </w:rPr>
        <w:t xml:space="preserve">vs. </w:t>
      </w:r>
      <w:r w:rsidR="00F869F8" w:rsidRPr="00625CCD">
        <w:rPr>
          <w:rFonts w:ascii="Arial" w:hAnsi="Arial" w:cs="Arial"/>
          <w:color w:val="000000" w:themeColor="text1"/>
          <w:sz w:val="22"/>
          <w:szCs w:val="22"/>
        </w:rPr>
        <w:t>sweet</w:t>
      </w:r>
      <w:r w:rsidR="00FE26C5">
        <w:rPr>
          <w:rFonts w:ascii="Arial" w:hAnsi="Arial" w:cs="Arial"/>
          <w:color w:val="000000" w:themeColor="text1"/>
          <w:sz w:val="22"/>
          <w:szCs w:val="22"/>
        </w:rPr>
        <w:t xml:space="preserve"> </w:t>
      </w:r>
      <w:r w:rsidR="007F7231">
        <w:rPr>
          <w:rFonts w:ascii="Arial" w:hAnsi="Arial" w:cs="Arial"/>
          <w:color w:val="000000" w:themeColor="text1"/>
          <w:sz w:val="22"/>
          <w:szCs w:val="22"/>
        </w:rPr>
        <w:t>pairs</w:t>
      </w:r>
      <w:r w:rsidR="00F869F8" w:rsidRPr="00625CCD">
        <w:rPr>
          <w:rFonts w:ascii="Arial" w:hAnsi="Arial" w:cs="Arial"/>
          <w:color w:val="000000" w:themeColor="text1"/>
          <w:sz w:val="22"/>
          <w:szCs w:val="22"/>
        </w:rPr>
        <w:t xml:space="preserve">. </w:t>
      </w:r>
      <w:r w:rsidR="00D61F61">
        <w:rPr>
          <w:rFonts w:ascii="Arial" w:hAnsi="Arial" w:cs="Arial"/>
          <w:color w:val="000000" w:themeColor="text1"/>
          <w:sz w:val="22"/>
          <w:szCs w:val="22"/>
        </w:rPr>
        <w:t xml:space="preserve">Note that </w:t>
      </w:r>
      <w:r w:rsidR="00637EB9">
        <w:rPr>
          <w:rFonts w:ascii="Arial" w:hAnsi="Arial" w:cs="Arial"/>
          <w:color w:val="000000" w:themeColor="text1"/>
          <w:sz w:val="22"/>
          <w:szCs w:val="22"/>
        </w:rPr>
        <w:t>participants did not encounter the savory vs. sweet pairs of stimuli during the</w:t>
      </w:r>
      <w:r w:rsidR="004A5272">
        <w:rPr>
          <w:rFonts w:ascii="Arial" w:hAnsi="Arial" w:cs="Arial"/>
          <w:color w:val="000000" w:themeColor="text1"/>
          <w:sz w:val="22"/>
          <w:szCs w:val="22"/>
        </w:rPr>
        <w:t xml:space="preserve"> Day 1</w:t>
      </w:r>
      <w:r w:rsidR="00637EB9">
        <w:rPr>
          <w:rFonts w:ascii="Arial" w:hAnsi="Arial" w:cs="Arial"/>
          <w:color w:val="000000" w:themeColor="text1"/>
          <w:sz w:val="22"/>
          <w:szCs w:val="22"/>
        </w:rPr>
        <w:t xml:space="preserve"> discrimination task. </w:t>
      </w:r>
      <w:r w:rsidR="004A577C" w:rsidRPr="00625CCD">
        <w:rPr>
          <w:rFonts w:ascii="Arial" w:hAnsi="Arial" w:cs="Arial"/>
          <w:color w:val="000000" w:themeColor="text1"/>
          <w:sz w:val="22"/>
          <w:szCs w:val="22"/>
        </w:rPr>
        <w:t>Each</w:t>
      </w:r>
      <w:r w:rsidR="00FE26C5">
        <w:rPr>
          <w:rFonts w:ascii="Arial" w:hAnsi="Arial" w:cs="Arial"/>
          <w:color w:val="000000" w:themeColor="text1"/>
          <w:sz w:val="22"/>
          <w:szCs w:val="22"/>
        </w:rPr>
        <w:t xml:space="preserve"> pair was presented twice </w:t>
      </w:r>
      <w:r w:rsidR="00F6491C" w:rsidRPr="00625CCD">
        <w:rPr>
          <w:rFonts w:ascii="Arial" w:hAnsi="Arial" w:cs="Arial"/>
          <w:color w:val="000000" w:themeColor="text1"/>
          <w:sz w:val="22"/>
          <w:szCs w:val="22"/>
        </w:rPr>
        <w:t>to counterbalance</w:t>
      </w:r>
      <w:r w:rsidR="00FE26C5">
        <w:rPr>
          <w:rFonts w:ascii="Arial" w:hAnsi="Arial" w:cs="Arial"/>
          <w:color w:val="000000" w:themeColor="text1"/>
          <w:sz w:val="22"/>
          <w:szCs w:val="22"/>
        </w:rPr>
        <w:t xml:space="preserve"> </w:t>
      </w:r>
      <w:r w:rsidR="00F6491C" w:rsidRPr="00625CCD">
        <w:rPr>
          <w:rFonts w:ascii="Arial" w:hAnsi="Arial" w:cs="Arial"/>
          <w:color w:val="000000" w:themeColor="text1"/>
          <w:sz w:val="22"/>
          <w:szCs w:val="22"/>
        </w:rPr>
        <w:t>left and right</w:t>
      </w:r>
      <w:r w:rsidR="00FE26C5">
        <w:rPr>
          <w:rFonts w:ascii="Arial" w:hAnsi="Arial" w:cs="Arial"/>
          <w:color w:val="000000" w:themeColor="text1"/>
          <w:sz w:val="22"/>
          <w:szCs w:val="22"/>
        </w:rPr>
        <w:t xml:space="preserve"> positions</w:t>
      </w:r>
      <w:r w:rsidR="00F6491C" w:rsidRPr="00625CCD">
        <w:rPr>
          <w:rFonts w:ascii="Arial" w:hAnsi="Arial" w:cs="Arial"/>
          <w:color w:val="000000" w:themeColor="text1"/>
          <w:sz w:val="22"/>
          <w:szCs w:val="22"/>
        </w:rPr>
        <w:t xml:space="preserve">. </w:t>
      </w:r>
      <w:r w:rsidR="00557919" w:rsidRPr="00625CCD">
        <w:rPr>
          <w:rFonts w:ascii="Arial" w:hAnsi="Arial" w:cs="Arial"/>
          <w:color w:val="000000" w:themeColor="text1"/>
          <w:sz w:val="22"/>
          <w:szCs w:val="22"/>
        </w:rPr>
        <w:t>The post-meal choice</w:t>
      </w:r>
      <w:r w:rsidR="00FE26C5">
        <w:rPr>
          <w:rFonts w:ascii="Arial" w:hAnsi="Arial" w:cs="Arial"/>
          <w:color w:val="000000" w:themeColor="text1"/>
          <w:sz w:val="22"/>
          <w:szCs w:val="22"/>
        </w:rPr>
        <w:t xml:space="preserve"> task </w:t>
      </w:r>
      <w:r w:rsidR="004A5272">
        <w:rPr>
          <w:rFonts w:ascii="Arial" w:hAnsi="Arial" w:cs="Arial"/>
          <w:color w:val="000000" w:themeColor="text1"/>
          <w:sz w:val="22"/>
          <w:szCs w:val="22"/>
        </w:rPr>
        <w:t>included</w:t>
      </w:r>
      <w:r w:rsidR="00FE26C5">
        <w:rPr>
          <w:rFonts w:ascii="Arial" w:hAnsi="Arial" w:cs="Arial"/>
          <w:color w:val="000000" w:themeColor="text1"/>
          <w:sz w:val="22"/>
          <w:szCs w:val="22"/>
        </w:rPr>
        <w:t xml:space="preserve"> </w:t>
      </w:r>
      <w:r w:rsidR="000B5F44" w:rsidRPr="00625CCD">
        <w:rPr>
          <w:rFonts w:ascii="Arial" w:hAnsi="Arial" w:cs="Arial"/>
          <w:color w:val="000000" w:themeColor="text1"/>
          <w:sz w:val="22"/>
          <w:szCs w:val="22"/>
        </w:rPr>
        <w:t>60</w:t>
      </w:r>
      <w:r w:rsidR="004A5272">
        <w:rPr>
          <w:rFonts w:ascii="Arial" w:hAnsi="Arial" w:cs="Arial"/>
          <w:color w:val="000000" w:themeColor="text1"/>
          <w:sz w:val="22"/>
          <w:szCs w:val="22"/>
        </w:rPr>
        <w:t xml:space="preserve"> trials, from </w:t>
      </w:r>
      <w:r w:rsidR="00494C69">
        <w:rPr>
          <w:rFonts w:ascii="Arial" w:hAnsi="Arial" w:cs="Arial"/>
          <w:color w:val="000000" w:themeColor="text1"/>
          <w:sz w:val="22"/>
          <w:szCs w:val="22"/>
        </w:rPr>
        <w:t>both sets A and B.</w:t>
      </w:r>
      <w:r w:rsidR="00534C3F">
        <w:rPr>
          <w:rFonts w:ascii="Arial" w:hAnsi="Arial" w:cs="Arial"/>
          <w:color w:val="000000" w:themeColor="text1"/>
          <w:sz w:val="22"/>
          <w:szCs w:val="22"/>
        </w:rPr>
        <w:t xml:space="preserve"> </w:t>
      </w:r>
      <w:r w:rsidR="00A54B94" w:rsidRPr="00A54B94">
        <w:rPr>
          <w:rFonts w:ascii="Arial" w:hAnsi="Arial" w:cs="Arial"/>
          <w:color w:val="000000" w:themeColor="text1"/>
          <w:sz w:val="22"/>
          <w:szCs w:val="22"/>
        </w:rPr>
        <w:t xml:space="preserve">The purpose of using two sets </w:t>
      </w:r>
      <w:r w:rsidR="00A54B94">
        <w:rPr>
          <w:rFonts w:ascii="Arial" w:hAnsi="Arial" w:cs="Arial"/>
          <w:color w:val="000000" w:themeColor="text1"/>
          <w:sz w:val="22"/>
          <w:szCs w:val="22"/>
        </w:rPr>
        <w:t>was</w:t>
      </w:r>
      <w:r w:rsidR="00A54B94" w:rsidRPr="00A54B94">
        <w:rPr>
          <w:rFonts w:ascii="Arial" w:hAnsi="Arial" w:cs="Arial"/>
          <w:color w:val="000000" w:themeColor="text1"/>
          <w:sz w:val="22"/>
          <w:szCs w:val="22"/>
        </w:rPr>
        <w:t xml:space="preserve"> to obtain a baseline preference for the odors from set A </w:t>
      </w:r>
      <w:r w:rsidR="00413DB1">
        <w:rPr>
          <w:rFonts w:ascii="Arial" w:hAnsi="Arial" w:cs="Arial"/>
          <w:color w:val="000000" w:themeColor="text1"/>
          <w:sz w:val="22"/>
          <w:szCs w:val="22"/>
        </w:rPr>
        <w:t>in</w:t>
      </w:r>
      <w:r w:rsidR="00A54B94" w:rsidRPr="00A54B94">
        <w:rPr>
          <w:rFonts w:ascii="Arial" w:hAnsi="Arial" w:cs="Arial"/>
          <w:color w:val="000000" w:themeColor="text1"/>
          <w:sz w:val="22"/>
          <w:szCs w:val="22"/>
        </w:rPr>
        <w:t xml:space="preserve"> the pre-meal test</w:t>
      </w:r>
      <w:r w:rsidR="00413DB1">
        <w:rPr>
          <w:rFonts w:ascii="Arial" w:hAnsi="Arial" w:cs="Arial"/>
          <w:color w:val="000000" w:themeColor="text1"/>
          <w:sz w:val="22"/>
          <w:szCs w:val="22"/>
        </w:rPr>
        <w:t xml:space="preserve"> and to use set B to assess any impairment in odor identity learning from the Day 1 cTBS session. </w:t>
      </w:r>
    </w:p>
    <w:p w14:paraId="77C27D99" w14:textId="43AB4C73" w:rsidR="00414870" w:rsidRDefault="00536FDB" w:rsidP="0091089C">
      <w:pPr>
        <w:spacing w:after="120"/>
        <w:rPr>
          <w:rFonts w:ascii="Arial" w:hAnsi="Arial" w:cs="Arial"/>
          <w:color w:val="000000" w:themeColor="text1"/>
          <w:sz w:val="22"/>
          <w:szCs w:val="22"/>
        </w:rPr>
      </w:pPr>
      <w:r>
        <w:rPr>
          <w:rFonts w:ascii="Arial" w:hAnsi="Arial" w:cs="Arial"/>
          <w:color w:val="000000" w:themeColor="text1"/>
          <w:sz w:val="22"/>
          <w:szCs w:val="22"/>
        </w:rPr>
        <w:t>In</w:t>
      </w:r>
      <w:r w:rsidR="00D70AC1">
        <w:rPr>
          <w:rFonts w:ascii="Arial" w:hAnsi="Arial" w:cs="Arial"/>
          <w:color w:val="000000" w:themeColor="text1"/>
          <w:sz w:val="22"/>
          <w:szCs w:val="22"/>
        </w:rPr>
        <w:t xml:space="preserve"> both </w:t>
      </w:r>
      <w:r>
        <w:rPr>
          <w:rFonts w:ascii="Arial" w:hAnsi="Arial" w:cs="Arial"/>
          <w:color w:val="000000" w:themeColor="text1"/>
          <w:sz w:val="22"/>
          <w:szCs w:val="22"/>
        </w:rPr>
        <w:t>task</w:t>
      </w:r>
      <w:r w:rsidR="00D70AC1">
        <w:rPr>
          <w:rFonts w:ascii="Arial" w:hAnsi="Arial" w:cs="Arial"/>
          <w:color w:val="000000" w:themeColor="text1"/>
          <w:sz w:val="22"/>
          <w:szCs w:val="22"/>
        </w:rPr>
        <w:t>s</w:t>
      </w:r>
      <w:r>
        <w:rPr>
          <w:rFonts w:ascii="Arial" w:hAnsi="Arial" w:cs="Arial"/>
          <w:color w:val="000000" w:themeColor="text1"/>
          <w:sz w:val="22"/>
          <w:szCs w:val="22"/>
        </w:rPr>
        <w:t xml:space="preserve">, </w:t>
      </w:r>
      <w:r w:rsidR="00D70AC1">
        <w:rPr>
          <w:rFonts w:ascii="Arial" w:hAnsi="Arial" w:cs="Arial"/>
          <w:color w:val="000000" w:themeColor="text1"/>
          <w:sz w:val="22"/>
          <w:szCs w:val="22"/>
        </w:rPr>
        <w:t>every trial</w:t>
      </w:r>
      <w:r w:rsidR="001E7B99">
        <w:rPr>
          <w:rFonts w:ascii="Arial" w:hAnsi="Arial" w:cs="Arial"/>
          <w:color w:val="000000" w:themeColor="text1"/>
          <w:sz w:val="22"/>
          <w:szCs w:val="22"/>
        </w:rPr>
        <w:t xml:space="preserve"> began with </w:t>
      </w:r>
      <w:r w:rsidR="00D70AC1">
        <w:rPr>
          <w:rFonts w:ascii="Arial" w:hAnsi="Arial" w:cs="Arial"/>
          <w:color w:val="000000" w:themeColor="text1"/>
          <w:sz w:val="22"/>
          <w:szCs w:val="22"/>
        </w:rPr>
        <w:t xml:space="preserve">a pair of stimuli presented for 3 seconds, followed by a </w:t>
      </w:r>
      <w:r w:rsidR="003F2A3B">
        <w:rPr>
          <w:rFonts w:ascii="Arial" w:hAnsi="Arial" w:cs="Arial"/>
          <w:color w:val="000000" w:themeColor="text1"/>
          <w:sz w:val="22"/>
          <w:szCs w:val="22"/>
        </w:rPr>
        <w:t xml:space="preserve">decision phase </w:t>
      </w:r>
      <w:r w:rsidR="000729FC">
        <w:rPr>
          <w:rFonts w:ascii="Arial" w:hAnsi="Arial" w:cs="Arial"/>
          <w:color w:val="000000" w:themeColor="text1"/>
          <w:sz w:val="22"/>
          <w:szCs w:val="22"/>
        </w:rPr>
        <w:t>of</w:t>
      </w:r>
      <w:r w:rsidR="001E7B99">
        <w:rPr>
          <w:rFonts w:ascii="Arial" w:hAnsi="Arial" w:cs="Arial"/>
          <w:color w:val="000000" w:themeColor="text1"/>
          <w:sz w:val="22"/>
          <w:szCs w:val="22"/>
        </w:rPr>
        <w:t xml:space="preserve"> up to </w:t>
      </w:r>
      <w:r w:rsidR="003F2A3B">
        <w:rPr>
          <w:rFonts w:ascii="Arial" w:hAnsi="Arial" w:cs="Arial"/>
          <w:color w:val="000000" w:themeColor="text1"/>
          <w:sz w:val="22"/>
          <w:szCs w:val="22"/>
        </w:rPr>
        <w:t>3</w:t>
      </w:r>
      <w:r w:rsidR="00D70AC1">
        <w:rPr>
          <w:rFonts w:ascii="Arial" w:hAnsi="Arial" w:cs="Arial"/>
          <w:color w:val="000000" w:themeColor="text1"/>
          <w:sz w:val="22"/>
          <w:szCs w:val="22"/>
        </w:rPr>
        <w:t xml:space="preserve"> seconds</w:t>
      </w:r>
      <w:r w:rsidR="003F2A3B">
        <w:rPr>
          <w:rFonts w:ascii="Arial" w:hAnsi="Arial" w:cs="Arial"/>
          <w:color w:val="000000" w:themeColor="text1"/>
          <w:sz w:val="22"/>
          <w:szCs w:val="22"/>
        </w:rPr>
        <w:t>.</w:t>
      </w:r>
      <w:r w:rsidR="006D6BA2">
        <w:rPr>
          <w:rFonts w:ascii="Arial" w:hAnsi="Arial" w:cs="Arial"/>
          <w:color w:val="000000" w:themeColor="text1"/>
          <w:sz w:val="22"/>
          <w:szCs w:val="22"/>
        </w:rPr>
        <w:t xml:space="preserve"> </w:t>
      </w:r>
      <w:r w:rsidR="001E7B99">
        <w:rPr>
          <w:rFonts w:ascii="Arial" w:hAnsi="Arial" w:cs="Arial"/>
          <w:color w:val="000000" w:themeColor="text1"/>
          <w:sz w:val="22"/>
          <w:szCs w:val="22"/>
        </w:rPr>
        <w:t>In</w:t>
      </w:r>
      <w:r w:rsidR="00D70AC1">
        <w:rPr>
          <w:rFonts w:ascii="Arial" w:hAnsi="Arial" w:cs="Arial"/>
          <w:color w:val="000000" w:themeColor="text1"/>
          <w:sz w:val="22"/>
          <w:szCs w:val="22"/>
        </w:rPr>
        <w:t xml:space="preserve"> the pre-meal choice task, </w:t>
      </w:r>
      <w:r w:rsidR="00043DBF">
        <w:rPr>
          <w:rFonts w:ascii="Arial" w:hAnsi="Arial" w:cs="Arial"/>
          <w:color w:val="000000" w:themeColor="text1"/>
          <w:sz w:val="22"/>
          <w:szCs w:val="22"/>
        </w:rPr>
        <w:t xml:space="preserve">if participants selected a stimulus </w:t>
      </w:r>
      <w:r w:rsidR="0067303D">
        <w:rPr>
          <w:rFonts w:ascii="Arial" w:hAnsi="Arial" w:cs="Arial"/>
          <w:color w:val="000000" w:themeColor="text1"/>
          <w:sz w:val="22"/>
          <w:szCs w:val="22"/>
        </w:rPr>
        <w:t>linked to</w:t>
      </w:r>
      <w:r w:rsidR="00043DBF">
        <w:rPr>
          <w:rFonts w:ascii="Arial" w:hAnsi="Arial" w:cs="Arial"/>
          <w:color w:val="000000" w:themeColor="text1"/>
          <w:sz w:val="22"/>
          <w:szCs w:val="22"/>
        </w:rPr>
        <w:t xml:space="preserve"> an odor, </w:t>
      </w:r>
      <w:r w:rsidR="00D70AC1">
        <w:rPr>
          <w:rFonts w:ascii="Arial" w:hAnsi="Arial" w:cs="Arial"/>
          <w:color w:val="000000" w:themeColor="text1"/>
          <w:sz w:val="22"/>
          <w:szCs w:val="22"/>
        </w:rPr>
        <w:t>the</w:t>
      </w:r>
      <w:r w:rsidR="00043DBF">
        <w:rPr>
          <w:rFonts w:ascii="Arial" w:hAnsi="Arial" w:cs="Arial"/>
          <w:color w:val="000000" w:themeColor="text1"/>
          <w:sz w:val="22"/>
          <w:szCs w:val="22"/>
        </w:rPr>
        <w:t xml:space="preserve"> </w:t>
      </w:r>
      <w:r w:rsidR="00D70AC1">
        <w:rPr>
          <w:rFonts w:ascii="Arial" w:hAnsi="Arial" w:cs="Arial"/>
          <w:color w:val="000000" w:themeColor="text1"/>
          <w:sz w:val="22"/>
          <w:szCs w:val="22"/>
        </w:rPr>
        <w:t xml:space="preserve">odor was </w:t>
      </w:r>
      <w:r w:rsidR="0067303D">
        <w:rPr>
          <w:rFonts w:ascii="Arial" w:hAnsi="Arial" w:cs="Arial"/>
          <w:color w:val="000000" w:themeColor="text1"/>
          <w:sz w:val="22"/>
          <w:szCs w:val="22"/>
        </w:rPr>
        <w:t>delivered</w:t>
      </w:r>
      <w:r w:rsidR="00D70AC1">
        <w:rPr>
          <w:rFonts w:ascii="Arial" w:hAnsi="Arial" w:cs="Arial"/>
          <w:color w:val="000000" w:themeColor="text1"/>
          <w:sz w:val="22"/>
          <w:szCs w:val="22"/>
        </w:rPr>
        <w:t xml:space="preserve"> for 2 seconds</w:t>
      </w:r>
      <w:r w:rsidR="004D2A26">
        <w:rPr>
          <w:rFonts w:ascii="Arial" w:hAnsi="Arial" w:cs="Arial"/>
          <w:color w:val="000000" w:themeColor="text1"/>
          <w:sz w:val="22"/>
          <w:szCs w:val="22"/>
        </w:rPr>
        <w:t xml:space="preserve"> after their choice</w:t>
      </w:r>
      <w:r w:rsidR="000729FC">
        <w:rPr>
          <w:rFonts w:ascii="Arial" w:hAnsi="Arial" w:cs="Arial"/>
          <w:color w:val="000000" w:themeColor="text1"/>
          <w:sz w:val="22"/>
          <w:szCs w:val="22"/>
        </w:rPr>
        <w:t>s</w:t>
      </w:r>
      <w:r w:rsidR="00035F89">
        <w:rPr>
          <w:rFonts w:ascii="Arial" w:hAnsi="Arial" w:cs="Arial"/>
          <w:color w:val="000000" w:themeColor="text1"/>
          <w:sz w:val="22"/>
          <w:szCs w:val="22"/>
        </w:rPr>
        <w:t>.</w:t>
      </w:r>
      <w:r w:rsidR="004D2A26">
        <w:rPr>
          <w:rFonts w:ascii="Arial" w:hAnsi="Arial" w:cs="Arial"/>
          <w:color w:val="000000" w:themeColor="text1"/>
          <w:sz w:val="22"/>
          <w:szCs w:val="22"/>
        </w:rPr>
        <w:t xml:space="preserve"> In the post-meal choice task, </w:t>
      </w:r>
      <w:r w:rsidR="000729FC">
        <w:rPr>
          <w:rFonts w:ascii="Arial" w:hAnsi="Arial" w:cs="Arial"/>
          <w:color w:val="000000" w:themeColor="text1"/>
          <w:sz w:val="22"/>
          <w:szCs w:val="22"/>
        </w:rPr>
        <w:t>five odors were delivered</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each for 2 seconds</w:t>
      </w:r>
      <w:r w:rsidR="006D37FA">
        <w:rPr>
          <w:rFonts w:ascii="Arial" w:hAnsi="Arial" w:cs="Arial"/>
          <w:color w:val="000000" w:themeColor="text1"/>
          <w:sz w:val="22"/>
          <w:szCs w:val="22"/>
        </w:rPr>
        <w:t xml:space="preserve">, </w:t>
      </w:r>
      <w:r w:rsidR="000729FC">
        <w:rPr>
          <w:rFonts w:ascii="Arial" w:hAnsi="Arial" w:cs="Arial"/>
          <w:color w:val="000000" w:themeColor="text1"/>
          <w:sz w:val="22"/>
          <w:szCs w:val="22"/>
        </w:rPr>
        <w:t>after all trials</w:t>
      </w:r>
      <w:r w:rsidR="006D37FA">
        <w:rPr>
          <w:rFonts w:ascii="Arial" w:hAnsi="Arial" w:cs="Arial"/>
          <w:color w:val="000000" w:themeColor="text1"/>
          <w:sz w:val="22"/>
          <w:szCs w:val="22"/>
        </w:rPr>
        <w:t xml:space="preserve"> were completed</w:t>
      </w:r>
      <w:r w:rsidR="000729FC">
        <w:rPr>
          <w:rFonts w:ascii="Arial" w:hAnsi="Arial" w:cs="Arial"/>
          <w:color w:val="000000" w:themeColor="text1"/>
          <w:sz w:val="22"/>
          <w:szCs w:val="22"/>
        </w:rPr>
        <w:t xml:space="preserve">. </w:t>
      </w:r>
      <w:r w:rsidR="004D2A26">
        <w:rPr>
          <w:rFonts w:ascii="Arial" w:hAnsi="Arial" w:cs="Arial"/>
          <w:color w:val="000000" w:themeColor="text1"/>
          <w:sz w:val="22"/>
          <w:szCs w:val="22"/>
        </w:rPr>
        <w:t>The inter-trial interval ranged from 4 to 8 seconds</w:t>
      </w:r>
      <w:r w:rsidR="006F62DF">
        <w:rPr>
          <w:rFonts w:ascii="Arial" w:hAnsi="Arial" w:cs="Arial"/>
          <w:color w:val="000000" w:themeColor="text1"/>
          <w:sz w:val="22"/>
          <w:szCs w:val="22"/>
        </w:rPr>
        <w:t>, and c</w:t>
      </w:r>
      <w:r w:rsidR="000B7668" w:rsidRPr="00244866">
        <w:rPr>
          <w:rFonts w:ascii="Arial" w:hAnsi="Arial" w:cs="Arial"/>
          <w:color w:val="000000" w:themeColor="text1"/>
          <w:sz w:val="22"/>
          <w:szCs w:val="22"/>
        </w:rPr>
        <w:t xml:space="preserve">hoice and response times were recorded for </w:t>
      </w:r>
      <w:r w:rsidR="004324A3">
        <w:rPr>
          <w:rFonts w:ascii="Arial" w:hAnsi="Arial" w:cs="Arial"/>
          <w:color w:val="000000" w:themeColor="text1"/>
          <w:sz w:val="22"/>
          <w:szCs w:val="22"/>
        </w:rPr>
        <w:t>all</w:t>
      </w:r>
      <w:r w:rsidR="000B7668" w:rsidRPr="00244866">
        <w:rPr>
          <w:rFonts w:ascii="Arial" w:hAnsi="Arial" w:cs="Arial"/>
          <w:color w:val="000000" w:themeColor="text1"/>
          <w:sz w:val="22"/>
          <w:szCs w:val="22"/>
        </w:rPr>
        <w:t xml:space="preserve"> trial</w:t>
      </w:r>
      <w:r w:rsidR="004324A3">
        <w:rPr>
          <w:rFonts w:ascii="Arial" w:hAnsi="Arial" w:cs="Arial"/>
          <w:color w:val="000000" w:themeColor="text1"/>
          <w:sz w:val="22"/>
          <w:szCs w:val="22"/>
        </w:rPr>
        <w:t>s</w:t>
      </w:r>
      <w:r w:rsidR="004667F4">
        <w:rPr>
          <w:rFonts w:ascii="Arial" w:hAnsi="Arial" w:cs="Arial"/>
          <w:color w:val="000000" w:themeColor="text1"/>
          <w:sz w:val="22"/>
          <w:szCs w:val="22"/>
        </w:rPr>
        <w:t xml:space="preserve">. </w:t>
      </w:r>
    </w:p>
    <w:p w14:paraId="22CFD63B" w14:textId="77777777" w:rsidR="00217383" w:rsidRDefault="00217383" w:rsidP="0091089C">
      <w:pPr>
        <w:spacing w:after="120"/>
        <w:rPr>
          <w:rFonts w:ascii="Arial" w:hAnsi="Arial" w:cs="Arial"/>
          <w:color w:val="000000" w:themeColor="text1"/>
          <w:sz w:val="22"/>
          <w:szCs w:val="22"/>
        </w:rPr>
      </w:pPr>
    </w:p>
    <w:p w14:paraId="0DB5C58C" w14:textId="40C3F53F" w:rsidR="006177C3" w:rsidRPr="008D3771" w:rsidRDefault="00A377B5" w:rsidP="0091089C">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lastRenderedPageBreak/>
        <w:t xml:space="preserve">MRI data </w:t>
      </w:r>
      <w:r w:rsidR="006177C3" w:rsidRPr="008D3771">
        <w:rPr>
          <w:rFonts w:ascii="Arial" w:hAnsi="Arial" w:cs="Arial"/>
          <w:b/>
          <w:bCs/>
          <w:i w:val="0"/>
          <w:iCs w:val="0"/>
          <w:color w:val="000000" w:themeColor="text1"/>
          <w:sz w:val="22"/>
          <w:szCs w:val="22"/>
        </w:rPr>
        <w:t>acquisition</w:t>
      </w:r>
    </w:p>
    <w:p w14:paraId="3621FFA5" w14:textId="0C2721C7" w:rsidR="0006113F" w:rsidRDefault="004E5C75" w:rsidP="0091089C">
      <w:pPr>
        <w:spacing w:after="120"/>
        <w:rPr>
          <w:rFonts w:ascii="Arial" w:hAnsi="Arial" w:cs="Arial"/>
          <w:color w:val="000000" w:themeColor="text1"/>
          <w:sz w:val="22"/>
          <w:szCs w:val="22"/>
        </w:rPr>
      </w:pPr>
      <w:r>
        <w:rPr>
          <w:rFonts w:ascii="Arial" w:hAnsi="Arial" w:cs="Arial"/>
          <w:color w:val="000000" w:themeColor="text1"/>
          <w:sz w:val="22"/>
          <w:szCs w:val="22"/>
        </w:rPr>
        <w:t>Each TMS session</w:t>
      </w:r>
      <w:r w:rsidR="003613C8">
        <w:rPr>
          <w:rFonts w:ascii="Arial" w:hAnsi="Arial" w:cs="Arial"/>
          <w:color w:val="000000" w:themeColor="text1"/>
          <w:sz w:val="22"/>
          <w:szCs w:val="22"/>
        </w:rPr>
        <w:t xml:space="preserve"> on Day 1 and Day 2</w:t>
      </w:r>
      <w:r>
        <w:rPr>
          <w:rFonts w:ascii="Arial" w:hAnsi="Arial" w:cs="Arial"/>
          <w:color w:val="000000" w:themeColor="text1"/>
          <w:sz w:val="22"/>
          <w:szCs w:val="22"/>
        </w:rPr>
        <w:t xml:space="preserve"> was immediately followed by a resting-state</w:t>
      </w:r>
      <w:r w:rsidR="00393E4C">
        <w:rPr>
          <w:rFonts w:ascii="Arial" w:hAnsi="Arial" w:cs="Arial"/>
          <w:color w:val="000000" w:themeColor="text1"/>
          <w:sz w:val="22"/>
          <w:szCs w:val="22"/>
        </w:rPr>
        <w:t xml:space="preserve"> MRI</w:t>
      </w:r>
      <w:r>
        <w:rPr>
          <w:rFonts w:ascii="Arial" w:hAnsi="Arial" w:cs="Arial"/>
          <w:color w:val="000000" w:themeColor="text1"/>
          <w:sz w:val="22"/>
          <w:szCs w:val="22"/>
        </w:rPr>
        <w:t xml:space="preserve"> scan. </w:t>
      </w:r>
      <w:r w:rsidR="00F01D8F" w:rsidRPr="00244866">
        <w:rPr>
          <w:rFonts w:ascii="Arial" w:hAnsi="Arial" w:cs="Arial"/>
          <w:color w:val="000000" w:themeColor="text1"/>
          <w:sz w:val="22"/>
          <w:szCs w:val="22"/>
        </w:rPr>
        <w:t>MRI data were acquired on a Siemens 3T</w:t>
      </w:r>
      <w:r w:rsidR="001E5414" w:rsidRPr="00244866">
        <w:rPr>
          <w:rFonts w:ascii="Arial" w:hAnsi="Arial" w:cs="Arial"/>
          <w:color w:val="000000" w:themeColor="text1"/>
          <w:sz w:val="22"/>
          <w:szCs w:val="22"/>
        </w:rPr>
        <w:t xml:space="preserve"> PRISMA system equipped </w:t>
      </w:r>
      <w:r w:rsidR="001E5414" w:rsidRPr="000B3082">
        <w:rPr>
          <w:rFonts w:ascii="Arial" w:hAnsi="Arial" w:cs="Arial"/>
          <w:color w:val="000000" w:themeColor="text1"/>
          <w:sz w:val="22"/>
          <w:szCs w:val="22"/>
        </w:rPr>
        <w:t>with a 64-channel h</w:t>
      </w:r>
      <w:r w:rsidR="001E5414" w:rsidRPr="00244866">
        <w:rPr>
          <w:rFonts w:ascii="Arial" w:hAnsi="Arial" w:cs="Arial"/>
          <w:color w:val="000000" w:themeColor="text1"/>
          <w:sz w:val="22"/>
          <w:szCs w:val="22"/>
        </w:rPr>
        <w:t xml:space="preserve">ead-neck coil. </w:t>
      </w:r>
      <w:r w:rsidR="00BC2A2C" w:rsidRPr="00244866">
        <w:rPr>
          <w:rFonts w:ascii="Arial" w:hAnsi="Arial" w:cs="Arial"/>
          <w:color w:val="000000" w:themeColor="text1"/>
          <w:sz w:val="22"/>
          <w:szCs w:val="22"/>
        </w:rPr>
        <w:t>Resting-state fMRI data were collected</w:t>
      </w:r>
      <w:r w:rsidR="00ED393F" w:rsidRPr="00244866">
        <w:rPr>
          <w:rFonts w:ascii="Arial" w:hAnsi="Arial" w:cs="Arial"/>
          <w:color w:val="000000" w:themeColor="text1"/>
          <w:sz w:val="22"/>
          <w:szCs w:val="22"/>
        </w:rPr>
        <w:t xml:space="preserve"> </w:t>
      </w:r>
      <w:r w:rsidR="00782696">
        <w:rPr>
          <w:rFonts w:ascii="Arial" w:hAnsi="Arial" w:cs="Arial"/>
          <w:color w:val="000000" w:themeColor="text1"/>
          <w:sz w:val="22"/>
          <w:szCs w:val="22"/>
        </w:rPr>
        <w:t>across all seven</w:t>
      </w:r>
      <w:r w:rsidR="00ED393F" w:rsidRPr="00244866">
        <w:rPr>
          <w:rFonts w:ascii="Arial" w:hAnsi="Arial" w:cs="Arial"/>
          <w:color w:val="000000" w:themeColor="text1"/>
          <w:sz w:val="22"/>
          <w:szCs w:val="22"/>
        </w:rPr>
        <w:t xml:space="preserve"> sessions</w:t>
      </w:r>
      <w:r w:rsidR="00BC2A2C" w:rsidRPr="00244866">
        <w:rPr>
          <w:rFonts w:ascii="Arial" w:hAnsi="Arial" w:cs="Arial"/>
          <w:color w:val="000000" w:themeColor="text1"/>
          <w:sz w:val="22"/>
          <w:szCs w:val="22"/>
        </w:rPr>
        <w:t xml:space="preserve"> with</w:t>
      </w:r>
      <w:r w:rsidR="008B3EE8"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the same</w:t>
      </w:r>
      <w:r w:rsidR="008B3EE8" w:rsidRPr="00244866">
        <w:rPr>
          <w:rFonts w:ascii="Arial" w:hAnsi="Arial" w:cs="Arial"/>
          <w:color w:val="000000" w:themeColor="text1"/>
          <w:sz w:val="22"/>
          <w:szCs w:val="22"/>
        </w:rPr>
        <w:t xml:space="preserve"> multi-echo sequence</w:t>
      </w:r>
      <w:r w:rsidR="009E7781" w:rsidRPr="00244866">
        <w:rPr>
          <w:rFonts w:ascii="Arial" w:hAnsi="Arial" w:cs="Arial"/>
          <w:color w:val="000000" w:themeColor="text1"/>
          <w:sz w:val="22"/>
          <w:szCs w:val="22"/>
        </w:rPr>
        <w:t xml:space="preserve"> (</w:t>
      </w:r>
      <w:r w:rsidR="00ED393F" w:rsidRPr="00244866">
        <w:rPr>
          <w:rFonts w:ascii="Arial" w:hAnsi="Arial" w:cs="Arial"/>
          <w:color w:val="000000" w:themeColor="text1"/>
          <w:sz w:val="22"/>
          <w:szCs w:val="22"/>
        </w:rPr>
        <w:t xml:space="preserve">310 volumes; </w:t>
      </w:r>
      <w:r w:rsidR="009E7781" w:rsidRPr="00244866">
        <w:rPr>
          <w:rFonts w:ascii="Arial" w:hAnsi="Arial" w:cs="Arial"/>
          <w:color w:val="000000" w:themeColor="text1"/>
          <w:sz w:val="22"/>
          <w:szCs w:val="22"/>
        </w:rPr>
        <w:t>TR = 1.5s</w:t>
      </w:r>
      <w:r w:rsidR="00BE2C5F" w:rsidRPr="00244866">
        <w:rPr>
          <w:rFonts w:ascii="Arial" w:hAnsi="Arial" w:cs="Arial"/>
          <w:color w:val="000000" w:themeColor="text1"/>
          <w:sz w:val="22"/>
          <w:szCs w:val="22"/>
        </w:rPr>
        <w:t>; TE</w:t>
      </w:r>
      <w:r w:rsidR="008B3EE8" w:rsidRPr="00244866">
        <w:rPr>
          <w:rFonts w:ascii="Arial" w:hAnsi="Arial" w:cs="Arial"/>
          <w:color w:val="000000" w:themeColor="text1"/>
          <w:sz w:val="22"/>
          <w:szCs w:val="22"/>
        </w:rPr>
        <w:t>1-TE3</w:t>
      </w:r>
      <w:r w:rsidR="00BE2C5F" w:rsidRPr="00244866">
        <w:rPr>
          <w:rFonts w:ascii="Arial" w:hAnsi="Arial" w:cs="Arial"/>
          <w:color w:val="000000" w:themeColor="text1"/>
          <w:sz w:val="22"/>
          <w:szCs w:val="22"/>
        </w:rPr>
        <w:t xml:space="preserve"> = 14.6</w:t>
      </w:r>
      <w:r w:rsidR="00453A8F" w:rsidRPr="00244866">
        <w:rPr>
          <w:rFonts w:ascii="Arial" w:hAnsi="Arial" w:cs="Arial"/>
          <w:color w:val="000000" w:themeColor="text1"/>
          <w:sz w:val="22"/>
          <w:szCs w:val="22"/>
        </w:rPr>
        <w:t>0</w:t>
      </w:r>
      <w:r w:rsidR="00BE2C5F" w:rsidRPr="00244866">
        <w:rPr>
          <w:rFonts w:ascii="Arial" w:hAnsi="Arial" w:cs="Arial"/>
          <w:color w:val="000000" w:themeColor="text1"/>
          <w:sz w:val="22"/>
          <w:szCs w:val="22"/>
        </w:rPr>
        <w:t>ms, 39.04ms, 63.48ms</w:t>
      </w:r>
      <w:r w:rsidR="009E7781" w:rsidRPr="00244866">
        <w:rPr>
          <w:rFonts w:ascii="Arial" w:hAnsi="Arial" w:cs="Arial"/>
          <w:color w:val="000000" w:themeColor="text1"/>
          <w:sz w:val="22"/>
          <w:szCs w:val="22"/>
        </w:rPr>
        <w:t>).</w:t>
      </w:r>
      <w:r w:rsidR="00BE2C5F" w:rsidRPr="00244866">
        <w:rPr>
          <w:rFonts w:ascii="Arial" w:hAnsi="Arial" w:cs="Arial"/>
          <w:color w:val="000000" w:themeColor="text1"/>
          <w:sz w:val="22"/>
          <w:szCs w:val="22"/>
        </w:rPr>
        <w:t xml:space="preserve"> </w:t>
      </w:r>
      <w:r w:rsidR="00D35484" w:rsidRPr="00244866">
        <w:rPr>
          <w:rFonts w:ascii="Arial" w:hAnsi="Arial" w:cs="Arial"/>
          <w:color w:val="000000" w:themeColor="text1"/>
          <w:sz w:val="22"/>
          <w:szCs w:val="22"/>
        </w:rPr>
        <w:t xml:space="preserve">The </w:t>
      </w:r>
      <w:r w:rsidR="00FE040C">
        <w:rPr>
          <w:rFonts w:ascii="Arial" w:hAnsi="Arial" w:cs="Arial"/>
          <w:color w:val="000000" w:themeColor="text1"/>
          <w:sz w:val="22"/>
          <w:szCs w:val="22"/>
        </w:rPr>
        <w:t>short</w:t>
      </w:r>
      <w:r w:rsidR="00D35484" w:rsidRPr="00244866">
        <w:rPr>
          <w:rFonts w:ascii="Arial" w:hAnsi="Arial" w:cs="Arial"/>
          <w:color w:val="000000" w:themeColor="text1"/>
          <w:sz w:val="22"/>
          <w:szCs w:val="22"/>
        </w:rPr>
        <w:t xml:space="preserve"> TE </w:t>
      </w:r>
      <w:r w:rsidR="00BE52E5">
        <w:rPr>
          <w:rFonts w:ascii="Arial" w:hAnsi="Arial" w:cs="Arial"/>
          <w:color w:val="000000" w:themeColor="text1"/>
          <w:sz w:val="22"/>
          <w:szCs w:val="22"/>
        </w:rPr>
        <w:t>of</w:t>
      </w:r>
      <w:r w:rsidR="00D35484" w:rsidRPr="00244866">
        <w:rPr>
          <w:rFonts w:ascii="Arial" w:hAnsi="Arial" w:cs="Arial"/>
          <w:color w:val="000000" w:themeColor="text1"/>
          <w:sz w:val="22"/>
          <w:szCs w:val="22"/>
        </w:rPr>
        <w:t xml:space="preserve"> the</w:t>
      </w:r>
      <w:r w:rsidR="00520069">
        <w:rPr>
          <w:rFonts w:ascii="Arial" w:hAnsi="Arial" w:cs="Arial"/>
          <w:color w:val="000000" w:themeColor="text1"/>
          <w:sz w:val="22"/>
          <w:szCs w:val="22"/>
        </w:rPr>
        <w:t xml:space="preserve"> first </w:t>
      </w:r>
      <w:r w:rsidR="00D35484" w:rsidRPr="00244866">
        <w:rPr>
          <w:rFonts w:ascii="Arial" w:hAnsi="Arial" w:cs="Arial"/>
          <w:color w:val="000000" w:themeColor="text1"/>
          <w:sz w:val="22"/>
          <w:szCs w:val="22"/>
        </w:rPr>
        <w:t xml:space="preserve">echo is beneficial </w:t>
      </w:r>
      <w:r w:rsidR="006E312E" w:rsidRPr="00244866">
        <w:rPr>
          <w:rFonts w:ascii="Arial" w:hAnsi="Arial" w:cs="Arial"/>
          <w:color w:val="000000" w:themeColor="text1"/>
          <w:sz w:val="22"/>
          <w:szCs w:val="22"/>
        </w:rPr>
        <w:t xml:space="preserve">to </w:t>
      </w:r>
      <w:r w:rsidR="00337ECE" w:rsidRPr="00244866">
        <w:rPr>
          <w:rFonts w:ascii="Arial" w:hAnsi="Arial" w:cs="Arial"/>
          <w:color w:val="000000" w:themeColor="text1"/>
          <w:sz w:val="22"/>
          <w:szCs w:val="22"/>
        </w:rPr>
        <w:t>mitigate</w:t>
      </w:r>
      <w:r w:rsidR="006E312E" w:rsidRPr="00244866">
        <w:rPr>
          <w:rFonts w:ascii="Arial" w:hAnsi="Arial" w:cs="Arial"/>
          <w:color w:val="000000" w:themeColor="text1"/>
          <w:sz w:val="22"/>
          <w:szCs w:val="22"/>
        </w:rPr>
        <w:t xml:space="preserve"> signal dropout near the</w:t>
      </w:r>
      <w:r w:rsidR="00D35484" w:rsidRPr="00244866">
        <w:rPr>
          <w:rFonts w:ascii="Arial" w:hAnsi="Arial" w:cs="Arial"/>
          <w:color w:val="000000" w:themeColor="text1"/>
          <w:sz w:val="22"/>
          <w:szCs w:val="22"/>
        </w:rPr>
        <w:t xml:space="preserve"> OFC</w:t>
      </w:r>
      <w:r w:rsidR="00E153E4">
        <w:rPr>
          <w:rFonts w:ascii="Arial" w:hAnsi="Arial" w:cs="Arial"/>
          <w:color w:val="000000" w:themeColor="text1"/>
          <w:sz w:val="22"/>
          <w:szCs w:val="22"/>
        </w:rPr>
        <w:t xml:space="preserve">, </w:t>
      </w:r>
      <w:r w:rsidR="005E7FE7">
        <w:rPr>
          <w:rFonts w:ascii="Arial" w:hAnsi="Arial" w:cs="Arial"/>
          <w:color w:val="000000" w:themeColor="text1"/>
          <w:sz w:val="22"/>
          <w:szCs w:val="22"/>
        </w:rPr>
        <w:t xml:space="preserve">as </w:t>
      </w:r>
      <w:r w:rsidR="00E153E4">
        <w:rPr>
          <w:rFonts w:ascii="Arial" w:hAnsi="Arial" w:cs="Arial"/>
          <w:color w:val="000000" w:themeColor="text1"/>
          <w:sz w:val="22"/>
          <w:szCs w:val="22"/>
        </w:rPr>
        <w:t>demonstrated in</w:t>
      </w:r>
      <w:r w:rsidR="005E7FE7">
        <w:rPr>
          <w:rFonts w:ascii="Arial" w:hAnsi="Arial" w:cs="Arial"/>
          <w:color w:val="000000" w:themeColor="text1"/>
          <w:sz w:val="22"/>
          <w:szCs w:val="22"/>
        </w:rPr>
        <w:t xml:space="preserve"> previous </w:t>
      </w:r>
      <w:r w:rsidR="00E153E4">
        <w:rPr>
          <w:rFonts w:ascii="Arial" w:hAnsi="Arial" w:cs="Arial"/>
          <w:color w:val="000000" w:themeColor="text1"/>
          <w:sz w:val="22"/>
          <w:szCs w:val="22"/>
        </w:rPr>
        <w:t>studies</w:t>
      </w:r>
      <w:r w:rsidR="005E7FE7">
        <w:rPr>
          <w:rFonts w:ascii="Arial" w:hAnsi="Arial" w:cs="Arial"/>
          <w:color w:val="000000" w:themeColor="text1"/>
          <w:sz w:val="22"/>
          <w:szCs w:val="22"/>
        </w:rPr>
        <w:t xml:space="preserve"> using both</w:t>
      </w:r>
      <w:r w:rsidR="00F15C24" w:rsidRPr="00244866">
        <w:rPr>
          <w:rFonts w:ascii="Arial" w:hAnsi="Arial" w:cs="Arial"/>
          <w:color w:val="000000" w:themeColor="text1"/>
          <w:sz w:val="22"/>
          <w:szCs w:val="22"/>
        </w:rPr>
        <w:t xml:space="preserve"> resting-state and task-based fMRI</w:t>
      </w:r>
      <w:r w:rsidR="00B44EA4" w:rsidRPr="00244866">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dCI+MTctMjA8L3N0eWxlPjwvRGlzcGxheVRleHQ+PHJlY29yZD48cmVjLW51bWJlcj41MjM8L3Jl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0A5727">
        <w:rPr>
          <w:rFonts w:ascii="Arial" w:hAnsi="Arial" w:cs="Arial"/>
          <w:color w:val="000000" w:themeColor="text1"/>
          <w:sz w:val="22"/>
          <w:szCs w:val="22"/>
        </w:rPr>
        <w:instrText xml:space="preserve"> ADDIN EN.CITE </w:instrText>
      </w:r>
      <w:r w:rsidR="000A5727">
        <w:rPr>
          <w:rFonts w:ascii="Arial" w:hAnsi="Arial" w:cs="Arial"/>
          <w:color w:val="000000" w:themeColor="text1"/>
          <w:sz w:val="22"/>
          <w:szCs w:val="22"/>
        </w:rPr>
        <w:fldChar w:fldCharType="begin">
          <w:fldData xml:space="preserve">PEVuZE5vdGU+PENpdGU+PEF1dGhvcj5GZXJuYW5kZXo8L0F1dGhvcj48WWVhcj4yMDE3PC9ZZWFy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</w:fldData>
        </w:fldChar>
      </w:r>
      <w:r w:rsidR="000A5727">
        <w:rPr>
          <w:rFonts w:ascii="Arial" w:hAnsi="Arial" w:cs="Arial"/>
          <w:color w:val="000000" w:themeColor="text1"/>
          <w:sz w:val="22"/>
          <w:szCs w:val="22"/>
        </w:rPr>
        <w:instrText xml:space="preserve"> ADDIN EN.CITE.DATA </w:instrText>
      </w:r>
      <w:r w:rsidR="000A5727">
        <w:rPr>
          <w:rFonts w:ascii="Arial" w:hAnsi="Arial" w:cs="Arial"/>
          <w:color w:val="000000" w:themeColor="text1"/>
          <w:sz w:val="22"/>
          <w:szCs w:val="22"/>
        </w:rPr>
      </w:r>
      <w:r w:rsidR="000A5727">
        <w:rPr>
          <w:rFonts w:ascii="Arial" w:hAnsi="Arial" w:cs="Arial"/>
          <w:color w:val="000000" w:themeColor="text1"/>
          <w:sz w:val="22"/>
          <w:szCs w:val="22"/>
        </w:rPr>
        <w:fldChar w:fldCharType="end"/>
      </w:r>
      <w:r w:rsidR="00B44EA4" w:rsidRPr="00244866">
        <w:rPr>
          <w:rFonts w:ascii="Arial" w:hAnsi="Arial" w:cs="Arial"/>
          <w:color w:val="000000" w:themeColor="text1"/>
          <w:sz w:val="22"/>
          <w:szCs w:val="22"/>
        </w:rPr>
      </w:r>
      <w:r w:rsidR="00B44EA4" w:rsidRPr="00244866">
        <w:rPr>
          <w:rFonts w:ascii="Arial" w:hAnsi="Arial" w:cs="Arial"/>
          <w:color w:val="000000" w:themeColor="text1"/>
          <w:sz w:val="22"/>
          <w:szCs w:val="22"/>
        </w:rPr>
        <w:fldChar w:fldCharType="separate"/>
      </w:r>
      <w:r w:rsidR="000A5727" w:rsidRPr="000A5727">
        <w:rPr>
          <w:rFonts w:ascii="Arial" w:hAnsi="Arial" w:cs="Arial"/>
          <w:noProof/>
          <w:color w:val="000000" w:themeColor="text1"/>
          <w:sz w:val="22"/>
          <w:szCs w:val="22"/>
          <w:vertAlign w:val="superscript"/>
        </w:rPr>
        <w:t>17-20</w:t>
      </w:r>
      <w:r w:rsidR="00B44EA4" w:rsidRPr="00244866">
        <w:rPr>
          <w:rFonts w:ascii="Arial" w:hAnsi="Arial" w:cs="Arial"/>
          <w:color w:val="000000" w:themeColor="text1"/>
          <w:sz w:val="22"/>
          <w:szCs w:val="22"/>
        </w:rPr>
        <w:fldChar w:fldCharType="end"/>
      </w:r>
      <w:r w:rsidR="00D35484" w:rsidRPr="00244866">
        <w:rPr>
          <w:rFonts w:ascii="Arial" w:hAnsi="Arial" w:cs="Arial"/>
          <w:color w:val="000000" w:themeColor="text1"/>
          <w:sz w:val="22"/>
          <w:szCs w:val="22"/>
        </w:rPr>
        <w:t xml:space="preserve">. </w:t>
      </w:r>
      <w:r w:rsidR="0051072E" w:rsidRPr="00244866">
        <w:rPr>
          <w:rFonts w:ascii="Arial" w:hAnsi="Arial" w:cs="Arial"/>
          <w:color w:val="000000" w:themeColor="text1"/>
          <w:sz w:val="22"/>
          <w:szCs w:val="22"/>
        </w:rPr>
        <w:t>Other scanning parameters</w:t>
      </w:r>
      <w:r w:rsidR="00246E4A">
        <w:rPr>
          <w:rFonts w:ascii="Arial" w:hAnsi="Arial" w:cs="Arial"/>
          <w:color w:val="000000" w:themeColor="text1"/>
          <w:sz w:val="22"/>
          <w:szCs w:val="22"/>
        </w:rPr>
        <w:t xml:space="preserve"> included</w:t>
      </w:r>
      <w:r w:rsidR="0051072E" w:rsidRPr="00244866">
        <w:rPr>
          <w:rFonts w:ascii="Arial" w:hAnsi="Arial" w:cs="Arial"/>
          <w:color w:val="000000" w:themeColor="text1"/>
          <w:sz w:val="22"/>
          <w:szCs w:val="22"/>
        </w:rPr>
        <w:t xml:space="preserve">: </w:t>
      </w:r>
      <w:r w:rsidR="001C7592" w:rsidRPr="00244866">
        <w:rPr>
          <w:rFonts w:ascii="Arial" w:hAnsi="Arial" w:cs="Arial"/>
          <w:color w:val="000000" w:themeColor="text1"/>
          <w:sz w:val="22"/>
          <w:szCs w:val="22"/>
        </w:rPr>
        <w:t>flip angle, 72°</w:t>
      </w:r>
      <w:r w:rsidR="00246E4A">
        <w:rPr>
          <w:rFonts w:ascii="Arial" w:hAnsi="Arial" w:cs="Arial"/>
          <w:color w:val="000000" w:themeColor="text1"/>
          <w:sz w:val="22"/>
          <w:szCs w:val="22"/>
        </w:rPr>
        <w:t xml:space="preserve">, </w:t>
      </w:r>
      <w:r w:rsidR="00995662" w:rsidRPr="00244866">
        <w:rPr>
          <w:rFonts w:ascii="Arial" w:hAnsi="Arial" w:cs="Arial"/>
          <w:color w:val="000000" w:themeColor="text1"/>
          <w:sz w:val="22"/>
          <w:szCs w:val="22"/>
        </w:rPr>
        <w:t>slice thickness, 2mm</w:t>
      </w:r>
      <w:r w:rsidR="00246E4A">
        <w:rPr>
          <w:rFonts w:ascii="Arial" w:hAnsi="Arial" w:cs="Arial"/>
          <w:color w:val="000000" w:themeColor="text1"/>
          <w:sz w:val="22"/>
          <w:szCs w:val="22"/>
        </w:rPr>
        <w:t xml:space="preserve"> (</w:t>
      </w:r>
      <w:r w:rsidR="00AE2504">
        <w:rPr>
          <w:rFonts w:ascii="Arial" w:hAnsi="Arial" w:cs="Arial"/>
          <w:color w:val="000000" w:themeColor="text1"/>
          <w:sz w:val="22"/>
          <w:szCs w:val="22"/>
        </w:rPr>
        <w:t>no gap</w:t>
      </w:r>
      <w:r w:rsidR="00246E4A">
        <w:rPr>
          <w:rFonts w:ascii="Arial" w:hAnsi="Arial" w:cs="Arial"/>
          <w:color w:val="000000" w:themeColor="text1"/>
          <w:sz w:val="22"/>
          <w:szCs w:val="22"/>
        </w:rPr>
        <w:t xml:space="preserve">), </w:t>
      </w:r>
      <w:r w:rsidR="00AE28FB" w:rsidRPr="00244866">
        <w:rPr>
          <w:rFonts w:ascii="Arial" w:hAnsi="Arial" w:cs="Arial"/>
          <w:color w:val="000000" w:themeColor="text1"/>
          <w:sz w:val="22"/>
          <w:szCs w:val="22"/>
        </w:rPr>
        <w:t xml:space="preserve">multi-band </w:t>
      </w:r>
      <w:r w:rsidR="00E14505" w:rsidRPr="00244866">
        <w:rPr>
          <w:rFonts w:ascii="Arial" w:hAnsi="Arial" w:cs="Arial"/>
          <w:color w:val="000000" w:themeColor="text1"/>
          <w:sz w:val="22"/>
          <w:szCs w:val="22"/>
        </w:rPr>
        <w:t xml:space="preserve">acceleration factor </w:t>
      </w:r>
      <w:r w:rsidR="00AE28FB" w:rsidRPr="00244866">
        <w:rPr>
          <w:rFonts w:ascii="Arial" w:hAnsi="Arial" w:cs="Arial"/>
          <w:color w:val="000000" w:themeColor="text1"/>
          <w:sz w:val="22"/>
          <w:szCs w:val="22"/>
        </w:rPr>
        <w:t>4</w:t>
      </w:r>
      <w:r w:rsidR="00246E4A">
        <w:rPr>
          <w:rFonts w:ascii="Arial" w:hAnsi="Arial" w:cs="Arial"/>
          <w:color w:val="000000" w:themeColor="text1"/>
          <w:sz w:val="22"/>
          <w:szCs w:val="22"/>
        </w:rPr>
        <w:t xml:space="preserve">, 60 slices with </w:t>
      </w:r>
      <w:r w:rsidR="009B0269" w:rsidRPr="00244866">
        <w:rPr>
          <w:rFonts w:ascii="Arial" w:hAnsi="Arial" w:cs="Arial"/>
          <w:color w:val="000000" w:themeColor="text1"/>
          <w:sz w:val="22"/>
          <w:szCs w:val="22"/>
        </w:rPr>
        <w:t>interleaved acquisitio</w:t>
      </w:r>
      <w:r w:rsidR="00246E4A">
        <w:rPr>
          <w:rFonts w:ascii="Arial" w:hAnsi="Arial" w:cs="Arial"/>
          <w:color w:val="000000" w:themeColor="text1"/>
          <w:sz w:val="22"/>
          <w:szCs w:val="22"/>
        </w:rPr>
        <w:t xml:space="preserve">n, </w:t>
      </w:r>
      <w:r w:rsidR="001E4184">
        <w:rPr>
          <w:rFonts w:ascii="Arial" w:hAnsi="Arial" w:cs="Arial"/>
          <w:color w:val="000000" w:themeColor="text1"/>
          <w:sz w:val="22"/>
          <w:szCs w:val="22"/>
        </w:rPr>
        <w:t xml:space="preserve">matrix size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x </w:t>
      </w:r>
      <w:r w:rsidR="0029222E">
        <w:rPr>
          <w:rFonts w:ascii="Arial" w:hAnsi="Arial" w:cs="Arial"/>
          <w:color w:val="000000" w:themeColor="text1"/>
          <w:sz w:val="22"/>
          <w:szCs w:val="22"/>
        </w:rPr>
        <w:t>104</w:t>
      </w:r>
      <w:r w:rsidR="00D77FEB">
        <w:rPr>
          <w:rFonts w:ascii="Arial" w:hAnsi="Arial" w:cs="Arial"/>
          <w:color w:val="000000" w:themeColor="text1"/>
          <w:sz w:val="22"/>
          <w:szCs w:val="22"/>
        </w:rPr>
        <w:t xml:space="preserve"> voxels</w:t>
      </w:r>
      <w:r w:rsidR="00246E4A">
        <w:rPr>
          <w:rFonts w:ascii="Arial" w:hAnsi="Arial" w:cs="Arial"/>
          <w:color w:val="000000" w:themeColor="text1"/>
          <w:sz w:val="22"/>
          <w:szCs w:val="22"/>
        </w:rPr>
        <w:t xml:space="preserve">, and </w:t>
      </w:r>
      <w:r w:rsidR="00D77FEB">
        <w:rPr>
          <w:rFonts w:ascii="Arial" w:hAnsi="Arial" w:cs="Arial"/>
          <w:color w:val="000000" w:themeColor="text1"/>
          <w:sz w:val="22"/>
          <w:szCs w:val="22"/>
        </w:rPr>
        <w:t>field of view</w:t>
      </w:r>
      <w:r w:rsidR="00246E4A">
        <w:rPr>
          <w:rFonts w:ascii="Arial" w:hAnsi="Arial" w:cs="Arial"/>
          <w:color w:val="000000" w:themeColor="text1"/>
          <w:sz w:val="22"/>
          <w:szCs w:val="22"/>
        </w:rPr>
        <w:t xml:space="preserve"> </w:t>
      </w:r>
      <w:r w:rsidR="001E3C07">
        <w:rPr>
          <w:rFonts w:ascii="Arial" w:hAnsi="Arial" w:cs="Arial"/>
          <w:color w:val="000000" w:themeColor="text1"/>
          <w:sz w:val="22"/>
          <w:szCs w:val="22"/>
        </w:rPr>
        <w:t xml:space="preserve">208mm x 208mm. </w:t>
      </w:r>
      <w:r w:rsidR="0006113F" w:rsidRPr="00244866">
        <w:rPr>
          <w:rFonts w:ascii="Arial" w:hAnsi="Arial" w:cs="Arial"/>
          <w:color w:val="000000" w:themeColor="text1"/>
          <w:sz w:val="22"/>
          <w:szCs w:val="22"/>
        </w:rPr>
        <w:t xml:space="preserve">A 1mm </w:t>
      </w:r>
      <w:r w:rsidR="0083633E" w:rsidRPr="00244866">
        <w:rPr>
          <w:rFonts w:ascii="Arial" w:hAnsi="Arial" w:cs="Arial"/>
          <w:color w:val="000000" w:themeColor="text1"/>
          <w:sz w:val="22"/>
          <w:szCs w:val="22"/>
        </w:rPr>
        <w:t>isotropic T1-weighted structural scan was acquired</w:t>
      </w:r>
      <w:r w:rsidR="00F46B30">
        <w:rPr>
          <w:rFonts w:ascii="Arial" w:hAnsi="Arial" w:cs="Arial"/>
          <w:color w:val="000000" w:themeColor="text1"/>
          <w:sz w:val="22"/>
          <w:szCs w:val="22"/>
        </w:rPr>
        <w:t xml:space="preserve"> on Day 0 session</w:t>
      </w:r>
      <w:r w:rsidR="0083633E" w:rsidRPr="00244866">
        <w:rPr>
          <w:rFonts w:ascii="Arial" w:hAnsi="Arial" w:cs="Arial"/>
          <w:color w:val="000000" w:themeColor="text1"/>
          <w:sz w:val="22"/>
          <w:szCs w:val="22"/>
        </w:rPr>
        <w:t xml:space="preserve"> for neuronavigation during TMS and to aid spatial normalization. </w:t>
      </w:r>
    </w:p>
    <w:p w14:paraId="05D8568C" w14:textId="57613539" w:rsidR="00D31818" w:rsidRPr="00C27B5C" w:rsidRDefault="006B46E7" w:rsidP="0091089C">
      <w:pPr>
        <w:pStyle w:val="Heading4"/>
        <w:spacing w:before="0" w:after="120"/>
        <w:rPr>
          <w:rFonts w:ascii="Arial" w:hAnsi="Arial" w:cs="Arial"/>
          <w:b/>
          <w:bCs/>
          <w:i w:val="0"/>
          <w:iCs w:val="0"/>
          <w:color w:val="000000" w:themeColor="text1"/>
          <w:sz w:val="22"/>
          <w:szCs w:val="22"/>
        </w:rPr>
      </w:pPr>
      <w:r w:rsidRPr="00C27B5C">
        <w:rPr>
          <w:rFonts w:ascii="Arial" w:hAnsi="Arial" w:cs="Arial"/>
          <w:b/>
          <w:bCs/>
          <w:i w:val="0"/>
          <w:iCs w:val="0"/>
          <w:color w:val="000000" w:themeColor="text1"/>
          <w:sz w:val="22"/>
          <w:szCs w:val="22"/>
        </w:rPr>
        <w:t>Coordination selection for network-targeted TMS</w:t>
      </w:r>
    </w:p>
    <w:p w14:paraId="4D02A4D2" w14:textId="52939909" w:rsidR="000E3353" w:rsidRDefault="00112357" w:rsidP="0091089C">
      <w:pPr>
        <w:spacing w:after="120"/>
        <w:rPr>
          <w:rFonts w:ascii="Arial" w:hAnsi="Arial" w:cs="Arial"/>
          <w:color w:val="000000" w:themeColor="text1"/>
          <w:sz w:val="22"/>
          <w:szCs w:val="22"/>
        </w:rPr>
      </w:pPr>
      <w:r w:rsidRPr="00C27B5C">
        <w:rPr>
          <w:rFonts w:ascii="Arial" w:hAnsi="Arial" w:cs="Arial"/>
          <w:color w:val="000000" w:themeColor="text1"/>
          <w:sz w:val="22"/>
          <w:szCs w:val="22"/>
        </w:rPr>
        <w:t xml:space="preserve">The stimulation coordinates were </w:t>
      </w:r>
      <w:r w:rsidR="00C60946" w:rsidRPr="00C27B5C">
        <w:rPr>
          <w:rFonts w:ascii="Arial" w:hAnsi="Arial" w:cs="Arial"/>
          <w:color w:val="000000" w:themeColor="text1"/>
          <w:sz w:val="22"/>
          <w:szCs w:val="22"/>
        </w:rPr>
        <w:t>computed</w:t>
      </w:r>
      <w:r w:rsidRPr="00C27B5C">
        <w:rPr>
          <w:rFonts w:ascii="Arial" w:hAnsi="Arial" w:cs="Arial"/>
          <w:color w:val="000000" w:themeColor="text1"/>
          <w:sz w:val="22"/>
          <w:szCs w:val="22"/>
        </w:rPr>
        <w:t xml:space="preserve"> based on the multi-echo resting-state MRI data</w:t>
      </w:r>
      <w:r w:rsidR="00E121A7" w:rsidRPr="00C27B5C">
        <w:rPr>
          <w:rFonts w:ascii="Arial" w:hAnsi="Arial" w:cs="Arial"/>
          <w:color w:val="000000" w:themeColor="text1"/>
          <w:sz w:val="22"/>
          <w:szCs w:val="22"/>
        </w:rPr>
        <w:t xml:space="preserve"> collected</w:t>
      </w:r>
      <w:r w:rsidRPr="00C27B5C">
        <w:rPr>
          <w:rFonts w:ascii="Arial" w:hAnsi="Arial" w:cs="Arial"/>
          <w:color w:val="000000" w:themeColor="text1"/>
          <w:sz w:val="22"/>
          <w:szCs w:val="22"/>
        </w:rPr>
        <w:t xml:space="preserve"> from </w:t>
      </w:r>
      <w:r w:rsidR="00AE68B6" w:rsidRPr="00C27B5C">
        <w:rPr>
          <w:rFonts w:ascii="Arial" w:hAnsi="Arial" w:cs="Arial"/>
          <w:color w:val="000000" w:themeColor="text1"/>
          <w:sz w:val="22"/>
          <w:szCs w:val="22"/>
        </w:rPr>
        <w:t>the</w:t>
      </w:r>
      <w:r w:rsidRPr="00C27B5C">
        <w:rPr>
          <w:rFonts w:ascii="Arial" w:hAnsi="Arial" w:cs="Arial"/>
          <w:color w:val="000000" w:themeColor="text1"/>
          <w:sz w:val="22"/>
          <w:szCs w:val="22"/>
        </w:rPr>
        <w:t xml:space="preserve"> Day 0 session.</w:t>
      </w:r>
      <w:r w:rsidR="00610E5F"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 xml:space="preserve">We defined our stimulation targets </w:t>
      </w:r>
      <w:r w:rsidR="00217861" w:rsidRPr="00C27B5C">
        <w:rPr>
          <w:rFonts w:ascii="Arial" w:hAnsi="Arial" w:cs="Arial"/>
          <w:color w:val="000000" w:themeColor="text1"/>
          <w:sz w:val="22"/>
          <w:szCs w:val="22"/>
        </w:rPr>
        <w:t>in the right hemisphere’s</w:t>
      </w:r>
      <w:r w:rsidRPr="00C27B5C">
        <w:rPr>
          <w:rFonts w:ascii="Arial" w:hAnsi="Arial" w:cs="Arial"/>
          <w:color w:val="000000" w:themeColor="text1"/>
          <w:sz w:val="22"/>
          <w:szCs w:val="22"/>
        </w:rPr>
        <w:t xml:space="preserve"> aOFC and pOFC </w:t>
      </w:r>
      <w:r w:rsidR="00217861" w:rsidRPr="00C27B5C">
        <w:rPr>
          <w:rFonts w:ascii="Arial" w:hAnsi="Arial" w:cs="Arial"/>
          <w:color w:val="000000" w:themeColor="text1"/>
          <w:sz w:val="22"/>
          <w:szCs w:val="22"/>
        </w:rPr>
        <w:t xml:space="preserve">using </w:t>
      </w:r>
      <w:r w:rsidRPr="00C27B5C">
        <w:rPr>
          <w:rFonts w:ascii="Arial" w:hAnsi="Arial" w:cs="Arial"/>
          <w:color w:val="000000" w:themeColor="text1"/>
          <w:sz w:val="22"/>
          <w:szCs w:val="22"/>
        </w:rPr>
        <w:t xml:space="preserve">MNI </w:t>
      </w:r>
      <w:r w:rsidR="00217861" w:rsidRPr="00C27B5C">
        <w:rPr>
          <w:rFonts w:ascii="Arial" w:hAnsi="Arial" w:cs="Arial"/>
          <w:color w:val="000000" w:themeColor="text1"/>
          <w:sz w:val="22"/>
          <w:szCs w:val="22"/>
        </w:rPr>
        <w:t xml:space="preserve">coordinates: </w:t>
      </w:r>
      <w:r w:rsidRPr="00C27B5C">
        <w:rPr>
          <w:rFonts w:ascii="Arial" w:hAnsi="Arial" w:cs="Arial"/>
          <w:color w:val="000000" w:themeColor="text1"/>
          <w:sz w:val="22"/>
          <w:szCs w:val="22"/>
        </w:rPr>
        <w:t>aOFC [34, 54, -14] and pOFC [28, 38, -16]</w:t>
      </w:r>
      <w:r w:rsidR="00F312A9" w:rsidRPr="00C27B5C">
        <w:rPr>
          <w:rFonts w:ascii="Arial" w:hAnsi="Arial" w:cs="Arial"/>
          <w:color w:val="000000" w:themeColor="text1"/>
          <w:sz w:val="22"/>
          <w:szCs w:val="22"/>
        </w:rPr>
        <w:t>. T</w:t>
      </w:r>
      <w:r w:rsidRPr="00C27B5C">
        <w:rPr>
          <w:rFonts w:ascii="Arial" w:hAnsi="Arial" w:cs="Arial"/>
          <w:color w:val="000000" w:themeColor="text1"/>
          <w:sz w:val="22"/>
          <w:szCs w:val="22"/>
        </w:rPr>
        <w:t xml:space="preserve">he pOFC coordinates were identical to </w:t>
      </w:r>
      <w:r w:rsidR="009E3979" w:rsidRPr="00C27B5C">
        <w:rPr>
          <w:rFonts w:ascii="Arial" w:hAnsi="Arial" w:cs="Arial"/>
          <w:color w:val="000000" w:themeColor="text1"/>
          <w:sz w:val="22"/>
          <w:szCs w:val="22"/>
        </w:rPr>
        <w:t>those</w:t>
      </w:r>
      <w:r w:rsidRPr="00C27B5C">
        <w:rPr>
          <w:rFonts w:ascii="Arial" w:hAnsi="Arial" w:cs="Arial"/>
          <w:color w:val="000000" w:themeColor="text1"/>
          <w:sz w:val="22"/>
          <w:szCs w:val="22"/>
        </w:rPr>
        <w:t xml:space="preserve"> used in</w:t>
      </w:r>
      <w:r w:rsidR="00F933B0" w:rsidRPr="00C27B5C">
        <w:rPr>
          <w:rFonts w:ascii="Arial" w:hAnsi="Arial" w:cs="Arial"/>
          <w:color w:val="000000" w:themeColor="text1"/>
          <w:sz w:val="22"/>
          <w:szCs w:val="22"/>
        </w:rPr>
        <w:t xml:space="preserve"> our</w:t>
      </w:r>
      <w:r w:rsidRPr="00C27B5C">
        <w:rPr>
          <w:rFonts w:ascii="Arial" w:hAnsi="Arial" w:cs="Arial"/>
          <w:color w:val="000000" w:themeColor="text1"/>
          <w:sz w:val="22"/>
          <w:szCs w:val="22"/>
        </w:rPr>
        <w:t xml:space="preserve"> previous network-targeted TMS studies</w:t>
      </w:r>
      <w:r w:rsidR="009E0CF2"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dW0+NTM2PC9SZWNOdW0+PERpc3BsYXlUZXh0PjxzdHlsZSBmYWNlPSJzdXBlcnNjcmlwdCI+Nywx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</w:fldData>
        </w:fldChar>
      </w:r>
      <w:r w:rsidR="0013717A" w:rsidRPr="00C27B5C">
        <w:rPr>
          <w:rFonts w:ascii="Arial" w:hAnsi="Arial" w:cs="Arial"/>
          <w:color w:val="000000" w:themeColor="text1"/>
          <w:sz w:val="22"/>
          <w:szCs w:val="22"/>
        </w:rPr>
        <w:instrText xml:space="preserve"> ADDIN EN.CITE </w:instrText>
      </w:r>
      <w:r w:rsidR="0013717A" w:rsidRPr="00C27B5C">
        <w:rPr>
          <w:rFonts w:ascii="Arial" w:hAnsi="Arial" w:cs="Arial"/>
          <w:color w:val="000000" w:themeColor="text1"/>
          <w:sz w:val="22"/>
          <w:szCs w:val="22"/>
        </w:rPr>
        <w:fldChar w:fldCharType="begin">
          <w:fldData xml:space="preserve">PEVuZE5vdGU+PENpdGU+PEF1dGhvcj5MaXU8L0F1dGhvcj48WWVhcj4yMDI0PC9ZZWFyPjxSZWNO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</w:fldData>
        </w:fldChar>
      </w:r>
      <w:r w:rsidR="0013717A" w:rsidRPr="00C27B5C">
        <w:rPr>
          <w:rFonts w:ascii="Arial" w:hAnsi="Arial" w:cs="Arial"/>
          <w:color w:val="000000" w:themeColor="text1"/>
          <w:sz w:val="22"/>
          <w:szCs w:val="22"/>
        </w:rPr>
        <w:instrText xml:space="preserve"> ADDIN EN.CITE.DATA </w:instrText>
      </w:r>
      <w:r w:rsidR="0013717A" w:rsidRPr="00C27B5C">
        <w:rPr>
          <w:rFonts w:ascii="Arial" w:hAnsi="Arial" w:cs="Arial"/>
          <w:color w:val="000000" w:themeColor="text1"/>
          <w:sz w:val="22"/>
          <w:szCs w:val="22"/>
        </w:rPr>
      </w:r>
      <w:r w:rsidR="0013717A" w:rsidRPr="00C27B5C">
        <w:rPr>
          <w:rFonts w:ascii="Arial" w:hAnsi="Arial" w:cs="Arial"/>
          <w:color w:val="000000" w:themeColor="text1"/>
          <w:sz w:val="22"/>
          <w:szCs w:val="22"/>
        </w:rPr>
        <w:fldChar w:fldCharType="end"/>
      </w:r>
      <w:r w:rsidR="009E0CF2" w:rsidRPr="00C27B5C">
        <w:rPr>
          <w:rFonts w:ascii="Arial" w:hAnsi="Arial" w:cs="Arial"/>
          <w:color w:val="000000" w:themeColor="text1"/>
          <w:sz w:val="22"/>
          <w:szCs w:val="22"/>
        </w:rPr>
      </w:r>
      <w:r w:rsidR="009E0CF2" w:rsidRPr="00C27B5C">
        <w:rPr>
          <w:rFonts w:ascii="Arial" w:hAnsi="Arial" w:cs="Arial"/>
          <w:color w:val="000000" w:themeColor="text1"/>
          <w:sz w:val="22"/>
          <w:szCs w:val="22"/>
        </w:rPr>
        <w:fldChar w:fldCharType="separate"/>
      </w:r>
      <w:r w:rsidR="0013717A" w:rsidRPr="00C27B5C">
        <w:rPr>
          <w:rFonts w:ascii="Arial" w:hAnsi="Arial" w:cs="Arial"/>
          <w:noProof/>
          <w:color w:val="000000" w:themeColor="text1"/>
          <w:sz w:val="22"/>
          <w:szCs w:val="22"/>
          <w:vertAlign w:val="superscript"/>
        </w:rPr>
        <w:t>7,12-14</w:t>
      </w:r>
      <w:r w:rsidR="009E0CF2" w:rsidRPr="00C27B5C">
        <w:rPr>
          <w:rFonts w:ascii="Arial" w:hAnsi="Arial" w:cs="Arial"/>
          <w:color w:val="000000" w:themeColor="text1"/>
          <w:sz w:val="22"/>
          <w:szCs w:val="22"/>
        </w:rPr>
        <w:fldChar w:fldCharType="end"/>
      </w:r>
      <w:r w:rsidR="00E9302D" w:rsidRPr="00C27B5C">
        <w:rPr>
          <w:rFonts w:ascii="Arial" w:hAnsi="Arial" w:cs="Arial"/>
          <w:color w:val="000000" w:themeColor="text1"/>
          <w:sz w:val="22"/>
          <w:szCs w:val="22"/>
        </w:rPr>
        <w:t>, which ha</w:t>
      </w:r>
      <w:r w:rsidR="002515F0" w:rsidRPr="00C27B5C">
        <w:rPr>
          <w:rFonts w:ascii="Arial" w:hAnsi="Arial" w:cs="Arial"/>
          <w:color w:val="000000" w:themeColor="text1"/>
          <w:sz w:val="22"/>
          <w:szCs w:val="22"/>
        </w:rPr>
        <w:t>ve</w:t>
      </w:r>
      <w:r w:rsidR="00E9302D" w:rsidRPr="00C27B5C">
        <w:rPr>
          <w:rFonts w:ascii="Arial" w:hAnsi="Arial" w:cs="Arial"/>
          <w:color w:val="000000" w:themeColor="text1"/>
          <w:sz w:val="22"/>
          <w:szCs w:val="22"/>
        </w:rPr>
        <w:t xml:space="preserve"> been found to correlate with the identity of reward outcomes</w:t>
      </w:r>
      <w:r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TnVtPjQ8L1JlY051bT48RGlzcGxheVRleHQ+PHN0eWxlIGZhY2U9InN1cGVyc2NyaXB0Ij43LDEz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0A5727" w:rsidRPr="00C27B5C">
        <w:rPr>
          <w:rFonts w:ascii="Arial" w:hAnsi="Arial" w:cs="Arial"/>
          <w:color w:val="000000" w:themeColor="text1"/>
          <w:sz w:val="22"/>
          <w:szCs w:val="22"/>
        </w:rPr>
        <w:instrText xml:space="preserve"> ADDIN EN.CITE </w:instrText>
      </w:r>
      <w:r w:rsidR="000A5727" w:rsidRPr="00C27B5C">
        <w:rPr>
          <w:rFonts w:ascii="Arial" w:hAnsi="Arial" w:cs="Arial"/>
          <w:color w:val="000000" w:themeColor="text1"/>
          <w:sz w:val="22"/>
          <w:szCs w:val="22"/>
        </w:rPr>
        <w:fldChar w:fldCharType="begin">
          <w:fldData xml:space="preserve">PEVuZE5vdGU+PENpdGU+PEF1dGhvcj5XYW5nPC9BdXRob3I+PFllYXI+MjAyMDwvWWVhcj48UmVj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</w:fldData>
        </w:fldChar>
      </w:r>
      <w:r w:rsidR="000A5727" w:rsidRPr="00C27B5C">
        <w:rPr>
          <w:rFonts w:ascii="Arial" w:hAnsi="Arial" w:cs="Arial"/>
          <w:color w:val="000000" w:themeColor="text1"/>
          <w:sz w:val="22"/>
          <w:szCs w:val="22"/>
        </w:rPr>
        <w:instrText xml:space="preserve"> ADDIN EN.CITE.DATA </w:instrText>
      </w:r>
      <w:r w:rsidR="000A5727" w:rsidRPr="00C27B5C">
        <w:rPr>
          <w:rFonts w:ascii="Arial" w:hAnsi="Arial" w:cs="Arial"/>
          <w:color w:val="000000" w:themeColor="text1"/>
          <w:sz w:val="22"/>
          <w:szCs w:val="22"/>
        </w:rPr>
      </w:r>
      <w:r w:rsidR="000A5727"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r>
      <w:r w:rsidRPr="00C27B5C">
        <w:rPr>
          <w:rFonts w:ascii="Arial" w:hAnsi="Arial" w:cs="Arial"/>
          <w:color w:val="000000" w:themeColor="text1"/>
          <w:sz w:val="22"/>
          <w:szCs w:val="22"/>
        </w:rPr>
        <w:fldChar w:fldCharType="separate"/>
      </w:r>
      <w:r w:rsidR="000A5727" w:rsidRPr="00C27B5C">
        <w:rPr>
          <w:rFonts w:ascii="Arial" w:hAnsi="Arial" w:cs="Arial"/>
          <w:noProof/>
          <w:color w:val="000000" w:themeColor="text1"/>
          <w:sz w:val="22"/>
          <w:szCs w:val="22"/>
          <w:vertAlign w:val="superscript"/>
        </w:rPr>
        <w:t>7,13</w:t>
      </w:r>
      <w:r w:rsidRPr="00C27B5C">
        <w:rPr>
          <w:rFonts w:ascii="Arial" w:hAnsi="Arial" w:cs="Arial"/>
          <w:color w:val="000000" w:themeColor="text1"/>
          <w:sz w:val="22"/>
          <w:szCs w:val="22"/>
        </w:rPr>
        <w:fldChar w:fldCharType="end"/>
      </w:r>
      <w:r w:rsidRPr="00C27B5C">
        <w:rPr>
          <w:rFonts w:ascii="Arial" w:hAnsi="Arial" w:cs="Arial"/>
          <w:color w:val="000000" w:themeColor="text1"/>
          <w:sz w:val="22"/>
          <w:szCs w:val="22"/>
        </w:rPr>
        <w:t xml:space="preserve">. </w:t>
      </w:r>
      <w:r w:rsidR="00DB51FE" w:rsidRPr="00C27B5C">
        <w:rPr>
          <w:rFonts w:ascii="Arial" w:hAnsi="Arial" w:cs="Arial"/>
          <w:color w:val="000000" w:themeColor="text1"/>
          <w:sz w:val="22"/>
          <w:szCs w:val="22"/>
        </w:rPr>
        <w:t>Eac</w:t>
      </w:r>
      <w:r w:rsidR="002515F0" w:rsidRPr="00C27B5C">
        <w:rPr>
          <w:rFonts w:ascii="Arial" w:hAnsi="Arial" w:cs="Arial"/>
          <w:color w:val="000000" w:themeColor="text1"/>
          <w:sz w:val="22"/>
          <w:szCs w:val="22"/>
        </w:rPr>
        <w:t xml:space="preserve">h </w:t>
      </w:r>
      <w:r w:rsidR="00727FF4" w:rsidRPr="00C27B5C">
        <w:rPr>
          <w:rFonts w:ascii="Arial" w:hAnsi="Arial" w:cs="Arial"/>
          <w:color w:val="000000" w:themeColor="text1"/>
          <w:sz w:val="22"/>
          <w:szCs w:val="22"/>
        </w:rPr>
        <w:t>target</w:t>
      </w:r>
      <w:r w:rsidR="004F16DF" w:rsidRPr="00C27B5C">
        <w:rPr>
          <w:rFonts w:ascii="Arial" w:hAnsi="Arial" w:cs="Arial"/>
          <w:color w:val="000000" w:themeColor="text1"/>
          <w:sz w:val="22"/>
          <w:szCs w:val="22"/>
        </w:rPr>
        <w:t>ed coordinate</w:t>
      </w:r>
      <w:r w:rsidR="00444759" w:rsidRPr="00C27B5C">
        <w:rPr>
          <w:rFonts w:ascii="Arial" w:hAnsi="Arial" w:cs="Arial"/>
          <w:color w:val="000000" w:themeColor="text1"/>
          <w:sz w:val="22"/>
          <w:szCs w:val="22"/>
        </w:rPr>
        <w:t xml:space="preserve"> </w:t>
      </w:r>
      <w:r w:rsidR="002515F0" w:rsidRPr="00C27B5C">
        <w:rPr>
          <w:rFonts w:ascii="Arial" w:hAnsi="Arial" w:cs="Arial"/>
          <w:color w:val="000000" w:themeColor="text1"/>
          <w:sz w:val="22"/>
          <w:szCs w:val="22"/>
        </w:rPr>
        <w:t xml:space="preserve">in </w:t>
      </w:r>
      <w:r w:rsidR="00444759" w:rsidRPr="00C27B5C">
        <w:rPr>
          <w:rFonts w:ascii="Arial" w:hAnsi="Arial" w:cs="Arial"/>
          <w:color w:val="000000" w:themeColor="text1"/>
          <w:sz w:val="22"/>
          <w:szCs w:val="22"/>
        </w:rPr>
        <w:t>the aOFC and pOFC</w:t>
      </w:r>
      <w:r w:rsidR="00727FF4"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exhibited</w:t>
      </w:r>
      <w:r w:rsidR="00727FF4" w:rsidRPr="00C27B5C">
        <w:rPr>
          <w:rFonts w:ascii="Arial" w:hAnsi="Arial" w:cs="Arial"/>
          <w:color w:val="000000" w:themeColor="text1"/>
          <w:sz w:val="22"/>
          <w:szCs w:val="22"/>
        </w:rPr>
        <w:t xml:space="preserve"> strong functional connectivity with </w:t>
      </w:r>
      <w:r w:rsidR="00DF6943" w:rsidRPr="00C27B5C">
        <w:rPr>
          <w:rFonts w:ascii="Arial" w:hAnsi="Arial" w:cs="Arial"/>
          <w:color w:val="000000" w:themeColor="text1"/>
          <w:sz w:val="22"/>
          <w:szCs w:val="22"/>
        </w:rPr>
        <w:t>separate</w:t>
      </w:r>
      <w:r w:rsidR="00727FF4" w:rsidRPr="00C27B5C">
        <w:rPr>
          <w:rFonts w:ascii="Arial" w:hAnsi="Arial" w:cs="Arial"/>
          <w:color w:val="000000" w:themeColor="text1"/>
          <w:sz w:val="22"/>
          <w:szCs w:val="22"/>
        </w:rPr>
        <w:t xml:space="preserve"> LPFC cluster</w:t>
      </w:r>
      <w:r w:rsidR="00DF6943" w:rsidRPr="00C27B5C">
        <w:rPr>
          <w:rFonts w:ascii="Arial" w:hAnsi="Arial" w:cs="Arial"/>
          <w:color w:val="000000" w:themeColor="text1"/>
          <w:sz w:val="22"/>
          <w:szCs w:val="22"/>
        </w:rPr>
        <w:t>s</w:t>
      </w:r>
      <w:r w:rsidR="00451D6F" w:rsidRPr="00C27B5C">
        <w:rPr>
          <w:rFonts w:ascii="Arial" w:hAnsi="Arial" w:cs="Arial"/>
          <w:color w:val="000000" w:themeColor="text1"/>
          <w:sz w:val="22"/>
          <w:szCs w:val="22"/>
        </w:rPr>
        <w:t xml:space="preserve"> with</w:t>
      </w:r>
      <w:r w:rsidR="00015915" w:rsidRPr="00C27B5C">
        <w:rPr>
          <w:rFonts w:ascii="Arial" w:hAnsi="Arial" w:cs="Arial"/>
          <w:color w:val="000000" w:themeColor="text1"/>
          <w:sz w:val="22"/>
          <w:szCs w:val="22"/>
        </w:rPr>
        <w:t xml:space="preserve"> peak</w:t>
      </w:r>
      <w:r w:rsidR="00451D6F" w:rsidRPr="00C27B5C">
        <w:rPr>
          <w:rFonts w:ascii="Arial" w:hAnsi="Arial" w:cs="Arial"/>
          <w:color w:val="000000" w:themeColor="text1"/>
          <w:sz w:val="22"/>
          <w:szCs w:val="22"/>
        </w:rPr>
        <w:t xml:space="preserve"> coordinate of</w:t>
      </w:r>
      <w:r w:rsidR="008818EC" w:rsidRPr="00C27B5C">
        <w:rPr>
          <w:rFonts w:ascii="Arial" w:hAnsi="Arial" w:cs="Arial"/>
          <w:color w:val="000000" w:themeColor="text1"/>
          <w:sz w:val="22"/>
          <w:szCs w:val="22"/>
        </w:rPr>
        <w:t xml:space="preserve"> </w:t>
      </w:r>
      <w:r w:rsidR="00BD3B1C" w:rsidRPr="00C27B5C">
        <w:rPr>
          <w:rFonts w:ascii="Arial" w:hAnsi="Arial" w:cs="Arial"/>
          <w:color w:val="000000" w:themeColor="text1"/>
          <w:sz w:val="22"/>
          <w:szCs w:val="22"/>
        </w:rPr>
        <w:t>[</w:t>
      </w:r>
      <w:r w:rsidR="00BC5DC9" w:rsidRPr="00C27B5C">
        <w:rPr>
          <w:rFonts w:ascii="Arial" w:hAnsi="Arial" w:cs="Arial"/>
          <w:color w:val="000000" w:themeColor="text1"/>
          <w:sz w:val="22"/>
          <w:szCs w:val="22"/>
        </w:rPr>
        <w:t>44, 28, 38</w:t>
      </w:r>
      <w:r w:rsidR="00BD3B1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xml:space="preserve"> and </w:t>
      </w:r>
      <w:r w:rsidR="0052344C" w:rsidRPr="00C27B5C">
        <w:rPr>
          <w:rFonts w:ascii="Arial" w:hAnsi="Arial" w:cs="Arial"/>
          <w:color w:val="000000" w:themeColor="text1"/>
          <w:sz w:val="22"/>
          <w:szCs w:val="22"/>
        </w:rPr>
        <w:t>[</w:t>
      </w:r>
      <w:r w:rsidR="00C97795" w:rsidRPr="00C27B5C">
        <w:rPr>
          <w:rFonts w:ascii="Arial" w:hAnsi="Arial" w:cs="Arial"/>
          <w:color w:val="000000" w:themeColor="text1"/>
          <w:sz w:val="22"/>
          <w:szCs w:val="22"/>
        </w:rPr>
        <w:t>46, 38, 14</w:t>
      </w:r>
      <w:r w:rsidR="0052344C" w:rsidRPr="00C27B5C">
        <w:rPr>
          <w:rFonts w:ascii="Arial" w:hAnsi="Arial" w:cs="Arial"/>
          <w:color w:val="000000" w:themeColor="text1"/>
          <w:sz w:val="22"/>
          <w:szCs w:val="22"/>
        </w:rPr>
        <w:t>]</w:t>
      </w:r>
      <w:r w:rsidR="00451D6F" w:rsidRPr="00C27B5C">
        <w:rPr>
          <w:rFonts w:ascii="Arial" w:hAnsi="Arial" w:cs="Arial"/>
          <w:color w:val="000000" w:themeColor="text1"/>
          <w:sz w:val="22"/>
          <w:szCs w:val="22"/>
        </w:rPr>
        <w:t>, respectivel</w:t>
      </w:r>
      <w:r w:rsidR="002D5A7D" w:rsidRPr="00C27B5C">
        <w:rPr>
          <w:rFonts w:ascii="Arial" w:hAnsi="Arial" w:cs="Arial"/>
          <w:color w:val="000000" w:themeColor="text1"/>
          <w:sz w:val="22"/>
          <w:szCs w:val="22"/>
        </w:rPr>
        <w:t>y</w:t>
      </w:r>
      <w:r w:rsidR="00451D6F" w:rsidRPr="00C27B5C">
        <w:rPr>
          <w:rFonts w:ascii="Arial" w:hAnsi="Arial" w:cs="Arial"/>
          <w:color w:val="000000" w:themeColor="text1"/>
          <w:sz w:val="22"/>
          <w:szCs w:val="22"/>
        </w:rPr>
        <w:t xml:space="preserve">. </w:t>
      </w:r>
      <w:r w:rsidR="008818EC" w:rsidRPr="00C27B5C">
        <w:rPr>
          <w:rFonts w:ascii="Arial" w:hAnsi="Arial" w:cs="Arial"/>
          <w:color w:val="000000" w:themeColor="text1"/>
          <w:sz w:val="22"/>
          <w:szCs w:val="22"/>
        </w:rPr>
        <w:t>This functional connectivity</w:t>
      </w:r>
      <w:r w:rsidR="00015915" w:rsidRPr="00C27B5C">
        <w:rPr>
          <w:rFonts w:ascii="Arial" w:hAnsi="Arial" w:cs="Arial"/>
          <w:color w:val="000000" w:themeColor="text1"/>
          <w:sz w:val="22"/>
          <w:szCs w:val="22"/>
        </w:rPr>
        <w:t xml:space="preserve"> was determined based </w:t>
      </w:r>
      <w:r w:rsidR="008818EC" w:rsidRPr="00C27B5C">
        <w:rPr>
          <w:rFonts w:ascii="Arial" w:hAnsi="Arial" w:cs="Arial"/>
          <w:color w:val="000000" w:themeColor="text1"/>
          <w:sz w:val="22"/>
          <w:szCs w:val="22"/>
        </w:rPr>
        <w:t xml:space="preserve">on </w:t>
      </w:r>
      <w:r w:rsidR="00015915" w:rsidRPr="00C27B5C">
        <w:rPr>
          <w:rFonts w:ascii="Arial" w:hAnsi="Arial" w:cs="Arial"/>
          <w:color w:val="000000" w:themeColor="text1"/>
          <w:sz w:val="22"/>
          <w:szCs w:val="22"/>
        </w:rPr>
        <w:t xml:space="preserve">a </w:t>
      </w:r>
      <w:r w:rsidR="008818EC" w:rsidRPr="00C27B5C">
        <w:rPr>
          <w:rFonts w:ascii="Arial" w:hAnsi="Arial" w:cs="Arial"/>
          <w:color w:val="000000" w:themeColor="text1"/>
          <w:sz w:val="22"/>
          <w:szCs w:val="22"/>
        </w:rPr>
        <w:t xml:space="preserve">meta-analysis </w:t>
      </w:r>
      <w:r w:rsidR="00015915" w:rsidRPr="00C27B5C">
        <w:rPr>
          <w:rFonts w:ascii="Arial" w:hAnsi="Arial" w:cs="Arial"/>
          <w:color w:val="000000" w:themeColor="text1"/>
          <w:sz w:val="22"/>
          <w:szCs w:val="22"/>
        </w:rPr>
        <w:t>from</w:t>
      </w:r>
      <w:r w:rsidR="008818EC" w:rsidRPr="00C27B5C">
        <w:rPr>
          <w:rFonts w:ascii="Arial" w:hAnsi="Arial" w:cs="Arial"/>
          <w:color w:val="000000" w:themeColor="text1"/>
          <w:sz w:val="22"/>
          <w:szCs w:val="22"/>
        </w:rPr>
        <w:t xml:space="preserve"> Neurosynth.org</w:t>
      </w:r>
      <w:r w:rsidR="00EE3015" w:rsidRPr="00C27B5C">
        <w:rPr>
          <w:rFonts w:ascii="Arial" w:hAnsi="Arial" w:cs="Arial"/>
          <w:color w:val="000000" w:themeColor="text1"/>
          <w:sz w:val="22"/>
          <w:szCs w:val="22"/>
        </w:rPr>
        <w:t xml:space="preserve"> </w:t>
      </w:r>
      <w:r w:rsidR="00015915" w:rsidRPr="00C27B5C">
        <w:rPr>
          <w:rFonts w:ascii="Arial" w:hAnsi="Arial" w:cs="Arial"/>
          <w:color w:val="000000" w:themeColor="text1"/>
          <w:sz w:val="22"/>
          <w:szCs w:val="22"/>
        </w:rPr>
        <w:t>involving</w:t>
      </w:r>
      <w:r w:rsidR="008818EC" w:rsidRPr="00C27B5C">
        <w:rPr>
          <w:rFonts w:ascii="Arial" w:hAnsi="Arial" w:cs="Arial"/>
          <w:color w:val="000000" w:themeColor="text1"/>
          <w:sz w:val="22"/>
          <w:szCs w:val="22"/>
        </w:rPr>
        <w:t xml:space="preserve"> a sample of 1,000 subjects</w:t>
      </w:r>
      <w:r w:rsidR="00EE3015" w:rsidRPr="00C27B5C">
        <w:rPr>
          <w:rFonts w:ascii="Arial" w:hAnsi="Arial" w:cs="Arial"/>
          <w:color w:val="000000" w:themeColor="text1"/>
          <w:sz w:val="22"/>
          <w:szCs w:val="22"/>
        </w:rPr>
        <w:t xml:space="preserve">. </w:t>
      </w:r>
      <w:r w:rsidRPr="00C27B5C">
        <w:rPr>
          <w:rFonts w:ascii="Arial" w:hAnsi="Arial" w:cs="Arial"/>
          <w:color w:val="000000" w:themeColor="text1"/>
          <w:sz w:val="22"/>
          <w:szCs w:val="22"/>
        </w:rPr>
        <w:t>We first generated spherical masks of 8-mm radius around these four coordinates in MNI space, each inclusively masked by the gray matter tissue probability map provided by SPM12 (thresholded at &gt; 0.1). We then transformed these four masks to each subject’s native space using the inverse deformation field generated during the normalization of the T1 anatomical imag</w:t>
      </w:r>
      <w:r w:rsidR="0002026A" w:rsidRPr="00C27B5C">
        <w:rPr>
          <w:rFonts w:ascii="Arial" w:hAnsi="Arial" w:cs="Arial"/>
          <w:color w:val="000000" w:themeColor="text1"/>
          <w:sz w:val="22"/>
          <w:szCs w:val="22"/>
        </w:rPr>
        <w:t>e</w:t>
      </w:r>
      <w:r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then specified two resting-state fMRI</w:t>
      </w:r>
      <w:r w:rsidR="000E3353" w:rsidRPr="00C27B5C" w:rsidDel="00403B08">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 xml:space="preserve">functional connectivity analyses (one per </w:t>
      </w:r>
      <w:r w:rsidR="00F132D1" w:rsidRPr="00C27B5C">
        <w:rPr>
          <w:rFonts w:ascii="Arial" w:hAnsi="Arial" w:cs="Arial"/>
          <w:color w:val="000000" w:themeColor="text1"/>
          <w:sz w:val="22"/>
          <w:szCs w:val="22"/>
        </w:rPr>
        <w:t>region</w:t>
      </w:r>
      <w:r w:rsidR="000E3353" w:rsidRPr="00C27B5C">
        <w:rPr>
          <w:rFonts w:ascii="Arial" w:hAnsi="Arial" w:cs="Arial"/>
          <w:color w:val="000000" w:themeColor="text1"/>
          <w:sz w:val="22"/>
          <w:szCs w:val="22"/>
        </w:rPr>
        <w:t>) for each subject, using individual OFC masks as the seed region and motion parameters from the realignment</w:t>
      </w:r>
      <w:r w:rsidR="00062CC2" w:rsidRPr="00C27B5C">
        <w:rPr>
          <w:rFonts w:ascii="Arial" w:hAnsi="Arial" w:cs="Arial"/>
          <w:color w:val="000000" w:themeColor="text1"/>
          <w:sz w:val="22"/>
          <w:szCs w:val="22"/>
        </w:rPr>
        <w:t xml:space="preserve"> of the first echo</w:t>
      </w:r>
      <w:r w:rsidR="000E3353" w:rsidRPr="00C27B5C">
        <w:rPr>
          <w:rFonts w:ascii="Arial" w:hAnsi="Arial" w:cs="Arial"/>
          <w:color w:val="000000" w:themeColor="text1"/>
          <w:sz w:val="22"/>
          <w:szCs w:val="22"/>
        </w:rPr>
        <w:t xml:space="preserve"> as regressors of no interest. Finally, stimulation coordinates were defined as the voxels within the right LPFC masks with the strongest functional connectivity to the right </w:t>
      </w:r>
      <w:r w:rsidR="00D42CB9" w:rsidRPr="00C27B5C">
        <w:rPr>
          <w:rFonts w:ascii="Arial" w:hAnsi="Arial" w:cs="Arial"/>
          <w:color w:val="000000" w:themeColor="text1"/>
          <w:sz w:val="22"/>
          <w:szCs w:val="22"/>
        </w:rPr>
        <w:t>a</w:t>
      </w:r>
      <w:r w:rsidR="000E3353" w:rsidRPr="00C27B5C">
        <w:rPr>
          <w:rFonts w:ascii="Arial" w:hAnsi="Arial" w:cs="Arial"/>
          <w:color w:val="000000" w:themeColor="text1"/>
          <w:sz w:val="22"/>
          <w:szCs w:val="22"/>
        </w:rPr>
        <w:t>OFC</w:t>
      </w:r>
      <w:r w:rsidR="00D42CB9" w:rsidRPr="00C27B5C">
        <w:rPr>
          <w:rFonts w:ascii="Arial" w:hAnsi="Arial" w:cs="Arial"/>
          <w:color w:val="000000" w:themeColor="text1"/>
          <w:sz w:val="22"/>
          <w:szCs w:val="22"/>
        </w:rPr>
        <w:t xml:space="preserve"> and pOFC</w:t>
      </w:r>
      <w:r w:rsidR="000E3353" w:rsidRPr="00C27B5C">
        <w:rPr>
          <w:rFonts w:ascii="Arial" w:hAnsi="Arial" w:cs="Arial"/>
          <w:color w:val="000000" w:themeColor="text1"/>
          <w:sz w:val="22"/>
          <w:szCs w:val="22"/>
        </w:rPr>
        <w:t xml:space="preserve"> seed regions, respectively.</w:t>
      </w:r>
      <w:r w:rsidR="00AD4F28" w:rsidRPr="00C27B5C">
        <w:rPr>
          <w:rFonts w:ascii="Arial" w:hAnsi="Arial" w:cs="Arial"/>
          <w:color w:val="000000" w:themeColor="text1"/>
          <w:sz w:val="22"/>
          <w:szCs w:val="22"/>
        </w:rPr>
        <w:t xml:space="preserve"> </w:t>
      </w:r>
      <w:r w:rsidR="000E3353" w:rsidRPr="00C27B5C">
        <w:rPr>
          <w:rFonts w:ascii="Arial" w:hAnsi="Arial" w:cs="Arial"/>
          <w:color w:val="000000" w:themeColor="text1"/>
          <w:sz w:val="22"/>
          <w:szCs w:val="22"/>
        </w:rPr>
        <w:t>We used infrared MRI-guided stereotactic neuronavigation (LOCALITE) to apply stimulation to these two</w:t>
      </w:r>
      <w:r w:rsidR="00C9356A" w:rsidRPr="00C27B5C">
        <w:rPr>
          <w:rFonts w:ascii="Arial" w:hAnsi="Arial" w:cs="Arial"/>
          <w:color w:val="000000" w:themeColor="text1"/>
          <w:sz w:val="22"/>
          <w:szCs w:val="22"/>
        </w:rPr>
        <w:t xml:space="preserve"> individual</w:t>
      </w:r>
      <w:r w:rsidR="000E3353" w:rsidRPr="00C27B5C">
        <w:rPr>
          <w:rFonts w:ascii="Arial" w:hAnsi="Arial" w:cs="Arial"/>
          <w:color w:val="000000" w:themeColor="text1"/>
          <w:sz w:val="22"/>
          <w:szCs w:val="22"/>
        </w:rPr>
        <w:t xml:space="preserve"> LPFC coordinates.</w:t>
      </w:r>
    </w:p>
    <w:p w14:paraId="2890B26C" w14:textId="5089598C" w:rsidR="008274B4" w:rsidRPr="003F2BF1" w:rsidRDefault="008274B4" w:rsidP="00B54D13">
      <w:pPr>
        <w:pStyle w:val="Heading4"/>
        <w:spacing w:before="0" w:after="120"/>
        <w:rPr>
          <w:rFonts w:ascii="Arial" w:hAnsi="Arial" w:cs="Arial"/>
          <w:b/>
          <w:bCs/>
          <w:i w:val="0"/>
          <w:iCs w:val="0"/>
          <w:color w:val="000000" w:themeColor="text1"/>
          <w:sz w:val="22"/>
          <w:szCs w:val="22"/>
        </w:rPr>
      </w:pPr>
      <w:r w:rsidRPr="003F2BF1">
        <w:rPr>
          <w:rFonts w:ascii="Arial" w:hAnsi="Arial" w:cs="Arial"/>
          <w:b/>
          <w:bCs/>
          <w:i w:val="0"/>
          <w:iCs w:val="0"/>
          <w:color w:val="000000" w:themeColor="text1"/>
          <w:sz w:val="22"/>
          <w:szCs w:val="22"/>
        </w:rPr>
        <w:t>T</w:t>
      </w:r>
      <w:r w:rsidR="003E232A" w:rsidRPr="003F2BF1">
        <w:rPr>
          <w:rFonts w:ascii="Arial" w:hAnsi="Arial" w:cs="Arial"/>
          <w:b/>
          <w:bCs/>
          <w:i w:val="0"/>
          <w:iCs w:val="0"/>
          <w:color w:val="000000" w:themeColor="text1"/>
          <w:sz w:val="22"/>
          <w:szCs w:val="22"/>
        </w:rPr>
        <w:t>ranscranial magnetic stimulation</w:t>
      </w:r>
    </w:p>
    <w:p w14:paraId="419F9B00" w14:textId="1AFA050F"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 xml:space="preserve">Similar to our previous work, the target coordinates were defined as the locations in the right LPFC with the strongest functional connectivity with the right OFC seed regions (see details </w:t>
      </w:r>
      <w:r w:rsidR="00226589" w:rsidRPr="003F2BF1">
        <w:rPr>
          <w:rFonts w:ascii="Arial" w:hAnsi="Arial" w:cs="Arial"/>
          <w:color w:val="000000" w:themeColor="text1"/>
          <w:sz w:val="22"/>
          <w:szCs w:val="22"/>
        </w:rPr>
        <w:t>above</w:t>
      </w:r>
      <w:r w:rsidRPr="003F2BF1">
        <w:rPr>
          <w:rFonts w:ascii="Arial" w:hAnsi="Arial" w:cs="Arial"/>
          <w:color w:val="000000" w:themeColor="text1"/>
          <w:sz w:val="22"/>
          <w:szCs w:val="22"/>
        </w:rPr>
        <w:t>). The figure-of-eight coil was tilted so that its long axis was approximately perpendicular to the long axis of the middle frontal gyrus. Whereas cTBS was delivered by positioning the active side of the A/P coil to modulate neural tissue, sham cTBS was applied with the placebo side of the A/P coil, producing similar somatosensory and auditory experiences for the subject without modulating neural tissue. Electrodes were placed on subjects’ forehead and direct current stimulation was applied in synchrony with the TMS pulses to mask TMS effects and enhance the similarity between cTBS and sham sessions.</w:t>
      </w:r>
    </w:p>
    <w:p w14:paraId="230A355B" w14:textId="1290316A" w:rsidR="00B54D13" w:rsidRPr="003F2BF1" w:rsidRDefault="00B54D13" w:rsidP="00B54D13">
      <w:pPr>
        <w:spacing w:after="120"/>
        <w:rPr>
          <w:rFonts w:ascii="Arial" w:hAnsi="Arial" w:cs="Arial"/>
          <w:color w:val="000000" w:themeColor="text1"/>
          <w:sz w:val="22"/>
          <w:szCs w:val="22"/>
        </w:rPr>
      </w:pPr>
      <w:r w:rsidRPr="003F2BF1">
        <w:rPr>
          <w:rFonts w:ascii="Arial" w:hAnsi="Arial" w:cs="Arial"/>
          <w:color w:val="000000" w:themeColor="text1"/>
          <w:sz w:val="22"/>
          <w:szCs w:val="22"/>
        </w:rPr>
        <w:t>Subjects were informed about potential muscle twitches in the face, eyes, and jaw during the simulation. To test for tolerability, two single pulses were applied over the stimulation coordinates before administering cTBS. We assessed subjects’ discomfort and perceived stimulation intensity after each TMS session. The cTBS session was generally perceived as more uncomfortable and intense compared to the sham session. On a scale from 0 (not uncomfortable at all) to 10 (extremely uncomfortable), the mean discomfort ratings were 3.38 for sham and 5.8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 </w:t>
      </w:r>
      <w:r w:rsidRPr="003F2BF1">
        <w:rPr>
          <w:rFonts w:ascii="Arial" w:hAnsi="Arial" w:cs="Arial"/>
          <w:sz w:val="22"/>
          <w:szCs w:val="22"/>
        </w:rPr>
        <w:t>2.2e</w:t>
      </w:r>
      <w:r w:rsidRPr="003F2BF1">
        <w:rPr>
          <w:rFonts w:ascii="Arial" w:hAnsi="Arial" w:cs="Arial"/>
          <w:color w:val="000000" w:themeColor="text1"/>
          <w:sz w:val="22"/>
          <w:szCs w:val="22"/>
        </w:rPr>
        <w:t>-16, linear mixed effects model). Similarly, on a scale from 0 (not strong at all) to 10 (extremely strong), the mean intensity ratings were 3.79 for sham and 6.23 for cTBS sessions (</w:t>
      </w:r>
      <w:r w:rsidRPr="003F2BF1">
        <w:rPr>
          <w:rFonts w:ascii="Arial" w:hAnsi="Arial" w:cs="Arial"/>
          <w:i/>
          <w:iCs/>
          <w:color w:val="000000" w:themeColor="text1"/>
          <w:sz w:val="22"/>
          <w:szCs w:val="22"/>
        </w:rPr>
        <w:t>p</w:t>
      </w:r>
      <w:r w:rsidRPr="003F2BF1">
        <w:rPr>
          <w:rFonts w:ascii="Arial" w:hAnsi="Arial" w:cs="Arial"/>
          <w:color w:val="000000" w:themeColor="text1"/>
          <w:sz w:val="22"/>
          <w:szCs w:val="22"/>
        </w:rPr>
        <w:t xml:space="preserve"> = 2.2e–16, linear mixed effects model). Neither discomfort nor intensity ratings </w:t>
      </w:r>
      <w:r w:rsidR="00F77CAA" w:rsidRPr="003F2BF1">
        <w:rPr>
          <w:rFonts w:ascii="Arial" w:hAnsi="Arial" w:cs="Arial"/>
          <w:color w:val="000000" w:themeColor="text1"/>
          <w:sz w:val="22"/>
          <w:szCs w:val="22"/>
        </w:rPr>
        <w:t>differed between</w:t>
      </w:r>
      <w:r w:rsidRPr="003F2BF1">
        <w:rPr>
          <w:rFonts w:ascii="Arial" w:hAnsi="Arial" w:cs="Arial"/>
          <w:color w:val="000000" w:themeColor="text1"/>
          <w:sz w:val="22"/>
          <w:szCs w:val="22"/>
        </w:rPr>
        <w:t xml:space="preserve"> aOFC or pOFC-targeted cTBS (all p &gt; 0.6). In analyses involving cTBS effects</w:t>
      </w:r>
      <w:r w:rsidR="00555E1E" w:rsidRPr="003F2BF1">
        <w:rPr>
          <w:rFonts w:ascii="Arial" w:hAnsi="Arial" w:cs="Arial"/>
          <w:color w:val="000000" w:themeColor="text1"/>
          <w:sz w:val="22"/>
          <w:szCs w:val="22"/>
        </w:rPr>
        <w:t xml:space="preserve"> (Day 1 or Day 2 TMS)</w:t>
      </w:r>
      <w:r w:rsidRPr="003F2BF1">
        <w:rPr>
          <w:rFonts w:ascii="Arial" w:hAnsi="Arial" w:cs="Arial"/>
          <w:color w:val="000000" w:themeColor="text1"/>
          <w:sz w:val="22"/>
          <w:szCs w:val="22"/>
        </w:rPr>
        <w:t>, we used standardized discomfort and intensity ratings to correlate or regress against other variables to determine if the observed cTBS effects were driven by subjective discomfort or perceived TMS intensity.</w:t>
      </w:r>
    </w:p>
    <w:p w14:paraId="34DF33FA" w14:textId="77777777" w:rsidR="008274B4" w:rsidRPr="009417A7" w:rsidRDefault="008274B4" w:rsidP="0091089C">
      <w:pPr>
        <w:spacing w:after="120"/>
        <w:rPr>
          <w:rFonts w:ascii="Arial" w:hAnsi="Arial" w:cs="Arial"/>
          <w:color w:val="000000" w:themeColor="text1"/>
          <w:sz w:val="22"/>
          <w:szCs w:val="22"/>
          <w:highlight w:val="green"/>
        </w:rPr>
      </w:pPr>
    </w:p>
    <w:p w14:paraId="0DDFF482" w14:textId="4E1324B2" w:rsidR="004F3177" w:rsidRPr="009D07E3" w:rsidRDefault="004F3177" w:rsidP="0091089C">
      <w:pPr>
        <w:pStyle w:val="Heading4"/>
        <w:spacing w:before="0" w:after="120"/>
        <w:rPr>
          <w:rFonts w:ascii="Arial" w:hAnsi="Arial" w:cs="Arial"/>
          <w:b/>
          <w:bCs/>
          <w:i w:val="0"/>
          <w:iCs w:val="0"/>
          <w:color w:val="000000" w:themeColor="text1"/>
          <w:sz w:val="22"/>
          <w:szCs w:val="22"/>
        </w:rPr>
      </w:pPr>
      <w:r w:rsidRPr="009D07E3">
        <w:rPr>
          <w:rFonts w:ascii="Arial" w:hAnsi="Arial" w:cs="Arial"/>
          <w:b/>
          <w:bCs/>
          <w:i w:val="0"/>
          <w:iCs w:val="0"/>
          <w:color w:val="000000" w:themeColor="text1"/>
          <w:sz w:val="22"/>
          <w:szCs w:val="22"/>
        </w:rPr>
        <w:lastRenderedPageBreak/>
        <w:t xml:space="preserve">Meal consumption </w:t>
      </w:r>
    </w:p>
    <w:p w14:paraId="1C5F807C" w14:textId="140C63A9" w:rsidR="00473131" w:rsidRPr="009D07E3" w:rsidRDefault="00D57106"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Day 2, </w:t>
      </w:r>
      <w:r w:rsidR="00BF6B64" w:rsidRPr="009D07E3">
        <w:rPr>
          <w:rFonts w:ascii="Arial" w:hAnsi="Arial" w:cs="Arial"/>
          <w:color w:val="000000" w:themeColor="text1"/>
          <w:sz w:val="22"/>
          <w:szCs w:val="22"/>
        </w:rPr>
        <w:t xml:space="preserve">participants </w:t>
      </w:r>
      <w:r w:rsidRPr="009D07E3">
        <w:rPr>
          <w:rFonts w:ascii="Arial" w:hAnsi="Arial" w:cs="Arial"/>
          <w:color w:val="000000" w:themeColor="text1"/>
          <w:sz w:val="22"/>
          <w:szCs w:val="22"/>
        </w:rPr>
        <w:t>were asked to</w:t>
      </w:r>
      <w:r w:rsidR="00BF6B64" w:rsidRPr="009D07E3">
        <w:rPr>
          <w:rFonts w:ascii="Arial" w:hAnsi="Arial" w:cs="Arial"/>
          <w:color w:val="000000" w:themeColor="text1"/>
          <w:sz w:val="22"/>
          <w:szCs w:val="22"/>
        </w:rPr>
        <w:t xml:space="preserve"> eat a meal </w:t>
      </w:r>
      <w:r w:rsidR="00CE5316" w:rsidRPr="009D07E3">
        <w:rPr>
          <w:rFonts w:ascii="Arial" w:hAnsi="Arial" w:cs="Arial"/>
          <w:color w:val="000000" w:themeColor="text1"/>
          <w:sz w:val="22"/>
          <w:szCs w:val="22"/>
        </w:rPr>
        <w:t xml:space="preserve">after the TMS session </w:t>
      </w:r>
      <w:r w:rsidR="00BF6B64" w:rsidRPr="009D07E3">
        <w:rPr>
          <w:rFonts w:ascii="Arial" w:hAnsi="Arial" w:cs="Arial"/>
          <w:color w:val="000000" w:themeColor="text1"/>
          <w:sz w:val="22"/>
          <w:szCs w:val="22"/>
        </w:rPr>
        <w:t>to selective</w:t>
      </w:r>
      <w:r w:rsidR="00B97462" w:rsidRPr="009D07E3">
        <w:rPr>
          <w:rFonts w:ascii="Arial" w:hAnsi="Arial" w:cs="Arial"/>
          <w:color w:val="000000" w:themeColor="text1"/>
          <w:sz w:val="22"/>
          <w:szCs w:val="22"/>
        </w:rPr>
        <w:t>ly</w:t>
      </w:r>
      <w:r w:rsidR="00BF6B64" w:rsidRPr="009D07E3">
        <w:rPr>
          <w:rFonts w:ascii="Arial" w:hAnsi="Arial" w:cs="Arial"/>
          <w:color w:val="000000" w:themeColor="text1"/>
          <w:sz w:val="22"/>
          <w:szCs w:val="22"/>
        </w:rPr>
        <w:t xml:space="preserve"> satiate one of the two food odors. F</w:t>
      </w:r>
      <w:r w:rsidR="00D2405B" w:rsidRPr="009D07E3">
        <w:rPr>
          <w:rFonts w:ascii="Arial" w:hAnsi="Arial" w:cs="Arial"/>
          <w:color w:val="000000" w:themeColor="text1"/>
          <w:sz w:val="22"/>
          <w:szCs w:val="22"/>
        </w:rPr>
        <w:t xml:space="preserve">ood items were </w:t>
      </w:r>
      <w:r w:rsidR="00D35221" w:rsidRPr="009D07E3">
        <w:rPr>
          <w:rFonts w:ascii="Arial" w:hAnsi="Arial" w:cs="Arial"/>
          <w:color w:val="000000" w:themeColor="text1"/>
          <w:sz w:val="22"/>
          <w:szCs w:val="22"/>
        </w:rPr>
        <w:t>chosen</w:t>
      </w:r>
      <w:r w:rsidR="00D2405B" w:rsidRPr="009D07E3">
        <w:rPr>
          <w:rFonts w:ascii="Arial" w:hAnsi="Arial" w:cs="Arial"/>
          <w:color w:val="000000" w:themeColor="text1"/>
          <w:sz w:val="22"/>
          <w:szCs w:val="22"/>
        </w:rPr>
        <w:t xml:space="preserve"> to</w:t>
      </w:r>
      <w:r w:rsidR="00D35221" w:rsidRPr="009D07E3">
        <w:rPr>
          <w:rFonts w:ascii="Arial" w:hAnsi="Arial" w:cs="Arial"/>
          <w:color w:val="000000" w:themeColor="text1"/>
          <w:sz w:val="22"/>
          <w:szCs w:val="22"/>
        </w:rPr>
        <w:t xml:space="preserve"> closely</w:t>
      </w:r>
      <w:r w:rsidR="00D2405B" w:rsidRPr="009D07E3">
        <w:rPr>
          <w:rFonts w:ascii="Arial" w:hAnsi="Arial" w:cs="Arial"/>
          <w:color w:val="000000" w:themeColor="text1"/>
          <w:sz w:val="22"/>
          <w:szCs w:val="22"/>
        </w:rPr>
        <w:t xml:space="preserve"> match the</w:t>
      </w:r>
      <w:r w:rsidR="00D35221" w:rsidRPr="009D07E3">
        <w:rPr>
          <w:rFonts w:ascii="Arial" w:hAnsi="Arial" w:cs="Arial"/>
          <w:color w:val="000000" w:themeColor="text1"/>
          <w:sz w:val="22"/>
          <w:szCs w:val="22"/>
        </w:rPr>
        <w:t xml:space="preserve"> corresponding</w:t>
      </w:r>
      <w:r w:rsidR="00D2405B" w:rsidRPr="009D07E3">
        <w:rPr>
          <w:rFonts w:ascii="Arial" w:hAnsi="Arial" w:cs="Arial"/>
          <w:color w:val="000000" w:themeColor="text1"/>
          <w:sz w:val="22"/>
          <w:szCs w:val="22"/>
        </w:rPr>
        <w:t xml:space="preserve"> food odors, and water was provided. Participants were instructed to eat as much as they could until they </w:t>
      </w:r>
      <w:r w:rsidR="00D35221" w:rsidRPr="009D07E3">
        <w:rPr>
          <w:rFonts w:ascii="Arial" w:hAnsi="Arial" w:cs="Arial"/>
          <w:color w:val="000000" w:themeColor="text1"/>
          <w:sz w:val="22"/>
          <w:szCs w:val="22"/>
        </w:rPr>
        <w:t>felt</w:t>
      </w:r>
      <w:r w:rsidR="00D2405B" w:rsidRPr="009D07E3">
        <w:rPr>
          <w:rFonts w:ascii="Arial" w:hAnsi="Arial" w:cs="Arial"/>
          <w:color w:val="000000" w:themeColor="text1"/>
          <w:sz w:val="22"/>
          <w:szCs w:val="22"/>
        </w:rPr>
        <w:t xml:space="preserve"> very full</w:t>
      </w:r>
      <w:r w:rsidR="00D35221" w:rsidRPr="009D07E3">
        <w:rPr>
          <w:rFonts w:ascii="Arial" w:hAnsi="Arial" w:cs="Arial"/>
          <w:color w:val="000000" w:themeColor="text1"/>
          <w:sz w:val="22"/>
          <w:szCs w:val="22"/>
        </w:rPr>
        <w:t xml:space="preserve"> </w:t>
      </w:r>
      <w:r w:rsidR="00D2405B" w:rsidRPr="009D07E3">
        <w:rPr>
          <w:rFonts w:ascii="Arial" w:hAnsi="Arial" w:cs="Arial"/>
          <w:color w:val="000000" w:themeColor="text1"/>
          <w:sz w:val="22"/>
          <w:szCs w:val="22"/>
        </w:rPr>
        <w:t>and were</w:t>
      </w:r>
      <w:r w:rsidR="00473131" w:rsidRPr="009D07E3">
        <w:rPr>
          <w:rFonts w:ascii="Arial" w:hAnsi="Arial" w:cs="Arial"/>
          <w:color w:val="000000" w:themeColor="text1"/>
          <w:sz w:val="22"/>
          <w:szCs w:val="22"/>
        </w:rPr>
        <w:t xml:space="preserve"> then</w:t>
      </w:r>
      <w:r w:rsidR="00D2405B" w:rsidRPr="009D07E3">
        <w:rPr>
          <w:rFonts w:ascii="Arial" w:hAnsi="Arial" w:cs="Arial"/>
          <w:color w:val="000000" w:themeColor="text1"/>
          <w:sz w:val="22"/>
          <w:szCs w:val="22"/>
        </w:rPr>
        <w:t xml:space="preserve"> left alone for 15 minutes.</w:t>
      </w:r>
      <w:r w:rsidR="007326D7" w:rsidRPr="009D07E3">
        <w:rPr>
          <w:rFonts w:ascii="Arial" w:hAnsi="Arial" w:cs="Arial"/>
          <w:color w:val="000000" w:themeColor="text1"/>
          <w:sz w:val="22"/>
          <w:szCs w:val="22"/>
        </w:rPr>
        <w:t xml:space="preserve"> </w:t>
      </w:r>
      <w:r w:rsidR="00473131" w:rsidRPr="009D07E3">
        <w:rPr>
          <w:rFonts w:ascii="Arial" w:hAnsi="Arial" w:cs="Arial"/>
          <w:color w:val="000000" w:themeColor="text1"/>
          <w:sz w:val="22"/>
          <w:szCs w:val="22"/>
        </w:rPr>
        <w:t>After the meal, participants immediately rated the pleasantness of the odors and proceeded to the post-meal choice task.</w:t>
      </w:r>
    </w:p>
    <w:p w14:paraId="0BFC24A7" w14:textId="6316E4B2" w:rsidR="00065E10" w:rsidRDefault="00B87F07" w:rsidP="0091089C">
      <w:pPr>
        <w:spacing w:after="120"/>
        <w:rPr>
          <w:rFonts w:ascii="Arial" w:hAnsi="Arial" w:cs="Arial"/>
          <w:color w:val="000000" w:themeColor="text1"/>
          <w:sz w:val="22"/>
          <w:szCs w:val="22"/>
        </w:rPr>
      </w:pPr>
      <w:r w:rsidRPr="009D07E3">
        <w:rPr>
          <w:rFonts w:ascii="Arial" w:hAnsi="Arial" w:cs="Arial"/>
          <w:color w:val="000000" w:themeColor="text1"/>
          <w:sz w:val="22"/>
          <w:szCs w:val="22"/>
        </w:rPr>
        <w:t xml:space="preserve">On average, participants consumed 669.89 ± 44.16 calories (SEM) during the meal. </w:t>
      </w:r>
      <w:r w:rsidR="0088144E" w:rsidRPr="009D07E3">
        <w:rPr>
          <w:rFonts w:ascii="Arial" w:hAnsi="Arial" w:cs="Arial"/>
          <w:color w:val="000000" w:themeColor="text1"/>
          <w:sz w:val="22"/>
          <w:szCs w:val="22"/>
        </w:rPr>
        <w:t>To examine the relationship between these ratings and task behavior,</w:t>
      </w:r>
      <w:r w:rsidR="00744B31" w:rsidRPr="009D07E3">
        <w:rPr>
          <w:rFonts w:ascii="Arial" w:hAnsi="Arial" w:cs="Arial"/>
          <w:color w:val="000000" w:themeColor="text1"/>
          <w:sz w:val="22"/>
          <w:szCs w:val="22"/>
        </w:rPr>
        <w:t xml:space="preserve"> we standardized the ratings for each participant and calculated a selective satiation measure by determining the change in odor pleasantness before and after the meal (post-meal minus pre-meal) for both sated and non-sated odors, then subtracting the change for non-sated odors from the change for sated odors.</w:t>
      </w:r>
    </w:p>
    <w:p w14:paraId="32739EC6" w14:textId="1844AA53" w:rsidR="0031357B" w:rsidRPr="005876BE" w:rsidRDefault="008C378C" w:rsidP="008D3771">
      <w:pPr>
        <w:pStyle w:val="Heading4"/>
        <w:spacing w:before="0" w:after="120"/>
        <w:rPr>
          <w:rFonts w:ascii="Arial" w:hAnsi="Arial" w:cs="Arial"/>
          <w:b/>
          <w:bCs/>
          <w:i w:val="0"/>
          <w:iCs w:val="0"/>
          <w:color w:val="000000" w:themeColor="text1"/>
          <w:sz w:val="22"/>
          <w:szCs w:val="22"/>
        </w:rPr>
      </w:pPr>
      <w:r w:rsidRPr="005876BE">
        <w:rPr>
          <w:rFonts w:ascii="Arial" w:hAnsi="Arial" w:cs="Arial"/>
          <w:b/>
          <w:bCs/>
          <w:i w:val="0"/>
          <w:iCs w:val="0"/>
          <w:color w:val="000000" w:themeColor="text1"/>
          <w:sz w:val="22"/>
          <w:szCs w:val="22"/>
        </w:rPr>
        <w:t>M</w:t>
      </w:r>
      <w:r w:rsidR="0031357B" w:rsidRPr="005876BE">
        <w:rPr>
          <w:rFonts w:ascii="Arial" w:hAnsi="Arial" w:cs="Arial"/>
          <w:b/>
          <w:bCs/>
          <w:i w:val="0"/>
          <w:iCs w:val="0"/>
          <w:color w:val="000000" w:themeColor="text1"/>
          <w:sz w:val="22"/>
          <w:szCs w:val="22"/>
        </w:rPr>
        <w:t>odeling</w:t>
      </w:r>
      <w:r w:rsidRPr="005876BE">
        <w:rPr>
          <w:rFonts w:ascii="Arial" w:hAnsi="Arial" w:cs="Arial"/>
          <w:b/>
          <w:bCs/>
          <w:i w:val="0"/>
          <w:iCs w:val="0"/>
          <w:color w:val="000000" w:themeColor="text1"/>
          <w:sz w:val="22"/>
          <w:szCs w:val="22"/>
        </w:rPr>
        <w:t xml:space="preserve"> learning process</w:t>
      </w:r>
    </w:p>
    <w:p w14:paraId="132C2CA1" w14:textId="06F64A33" w:rsidR="00C1312E" w:rsidRPr="00C1312E"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We used a Rescorla-Wagner model to describe the learning process during the discrimination task. In this task, participants selected between two stimuli, one leading to an odor and the other to odorless air. Since no stimuli were shared across pairs, we modeled learning at the level of each stimulus pair rather than individual stimuli, with the strength of each pair (S) representing how well it is learned.</w:t>
      </w:r>
    </w:p>
    <w:p w14:paraId="53EC5418" w14:textId="4A39509C" w:rsidR="00C1312E" w:rsidRPr="00AC150C" w:rsidRDefault="00C1312E" w:rsidP="00C1312E">
      <w:pPr>
        <w:spacing w:after="120"/>
        <w:rPr>
          <w:rFonts w:ascii="Arial" w:hAnsi="Arial" w:cs="Arial"/>
          <w:color w:val="000000" w:themeColor="text1"/>
          <w:sz w:val="22"/>
          <w:szCs w:val="22"/>
        </w:rPr>
      </w:pPr>
      <w:r w:rsidRPr="00C1312E">
        <w:rPr>
          <w:rFonts w:ascii="Arial" w:hAnsi="Arial" w:cs="Arial"/>
          <w:color w:val="000000" w:themeColor="text1"/>
          <w:sz w:val="22"/>
          <w:szCs w:val="22"/>
        </w:rPr>
        <w:t xml:space="preserve">The model updates the strength S for each pair based on prediction error, calculated as the difference between the </w:t>
      </w:r>
      <w:r w:rsidR="004271DC">
        <w:rPr>
          <w:rFonts w:ascii="Arial" w:hAnsi="Arial" w:cs="Arial"/>
          <w:color w:val="000000" w:themeColor="text1"/>
          <w:sz w:val="22"/>
          <w:szCs w:val="22"/>
        </w:rPr>
        <w:t xml:space="preserve">actual strength (S=1) and the expected strength </w:t>
      </w:r>
      <w:r w:rsidRPr="00C1312E">
        <w:rPr>
          <w:rFonts w:ascii="Arial" w:hAnsi="Arial" w:cs="Arial"/>
          <w:color w:val="000000" w:themeColor="text1"/>
          <w:sz w:val="22"/>
          <w:szCs w:val="22"/>
        </w:rPr>
        <w:t>on each trial. The learning rate (α) determines the rate at which S is adjusted across trials. Initially, S is set to 0.5, and S = 1 indicates that the stimulus pair is perfectly learned. Discrimination choices were modeled using a Bernoulli process, with S as the probability parameter.</w:t>
      </w:r>
    </w:p>
    <w:p w14:paraId="0E1E0C17" w14:textId="62EB8C5F" w:rsidR="008762EE" w:rsidRPr="008D3771" w:rsidRDefault="008762EE" w:rsidP="008D3771">
      <w:pPr>
        <w:pStyle w:val="Heading4"/>
        <w:spacing w:before="0" w:after="120"/>
        <w:rPr>
          <w:rFonts w:ascii="Arial" w:hAnsi="Arial" w:cs="Arial"/>
          <w:b/>
          <w:bCs/>
          <w:i w:val="0"/>
          <w:iCs w:val="0"/>
          <w:color w:val="000000" w:themeColor="text1"/>
          <w:sz w:val="22"/>
          <w:szCs w:val="22"/>
        </w:rPr>
      </w:pPr>
      <w:r w:rsidRPr="008D3771">
        <w:rPr>
          <w:rFonts w:ascii="Arial" w:hAnsi="Arial" w:cs="Arial"/>
          <w:b/>
          <w:bCs/>
          <w:i w:val="0"/>
          <w:iCs w:val="0"/>
          <w:color w:val="000000" w:themeColor="text1"/>
          <w:sz w:val="22"/>
          <w:szCs w:val="22"/>
        </w:rPr>
        <w:t xml:space="preserve">Multi-echo </w:t>
      </w:r>
      <w:r w:rsidR="000E6F7D" w:rsidRPr="008D3771">
        <w:rPr>
          <w:rFonts w:ascii="Arial" w:hAnsi="Arial" w:cs="Arial"/>
          <w:b/>
          <w:bCs/>
          <w:i w:val="0"/>
          <w:iCs w:val="0"/>
          <w:color w:val="000000" w:themeColor="text1"/>
          <w:sz w:val="22"/>
          <w:szCs w:val="22"/>
        </w:rPr>
        <w:t xml:space="preserve">MRI </w:t>
      </w:r>
      <w:r w:rsidRPr="008D3771">
        <w:rPr>
          <w:rFonts w:ascii="Arial" w:hAnsi="Arial" w:cs="Arial"/>
          <w:b/>
          <w:bCs/>
          <w:i w:val="0"/>
          <w:iCs w:val="0"/>
          <w:color w:val="000000" w:themeColor="text1"/>
          <w:sz w:val="22"/>
          <w:szCs w:val="22"/>
        </w:rPr>
        <w:t>data processing</w:t>
      </w:r>
    </w:p>
    <w:p w14:paraId="2DBBD488" w14:textId="2E283988" w:rsidR="009E5CA8" w:rsidRDefault="000323A5" w:rsidP="0091089C">
      <w:pPr>
        <w:spacing w:after="120"/>
        <w:rPr>
          <w:rFonts w:ascii="Arial" w:hAnsi="Arial" w:cs="Arial"/>
          <w:color w:val="000000" w:themeColor="text1"/>
          <w:sz w:val="22"/>
          <w:szCs w:val="22"/>
        </w:rPr>
      </w:pPr>
      <w:r>
        <w:rPr>
          <w:rFonts w:ascii="Arial" w:hAnsi="Arial" w:cs="Arial"/>
          <w:color w:val="000000" w:themeColor="text1"/>
          <w:sz w:val="22"/>
          <w:szCs w:val="22"/>
        </w:rPr>
        <w:t>P</w:t>
      </w:r>
      <w:r w:rsidR="009F2308">
        <w:rPr>
          <w:rFonts w:ascii="Arial" w:hAnsi="Arial" w:cs="Arial"/>
          <w:color w:val="000000" w:themeColor="text1"/>
          <w:sz w:val="22"/>
          <w:szCs w:val="22"/>
        </w:rPr>
        <w:t xml:space="preserve">reprocessing of the multi-echo resting-state fMRI data involved several steps. </w:t>
      </w:r>
      <w:r>
        <w:rPr>
          <w:rFonts w:ascii="Arial" w:hAnsi="Arial" w:cs="Arial"/>
          <w:color w:val="000000" w:themeColor="text1"/>
          <w:sz w:val="22"/>
          <w:szCs w:val="22"/>
        </w:rPr>
        <w:t>First, a</w:t>
      </w:r>
      <w:r w:rsidR="009E5CA8" w:rsidRPr="009E5CA8">
        <w:rPr>
          <w:rFonts w:ascii="Arial" w:hAnsi="Arial" w:cs="Arial"/>
          <w:color w:val="000000" w:themeColor="text1"/>
          <w:sz w:val="22"/>
          <w:szCs w:val="22"/>
        </w:rPr>
        <w:t>ll functional images</w:t>
      </w:r>
      <w:r w:rsidR="00FA5970">
        <w:rPr>
          <w:rFonts w:ascii="Arial" w:hAnsi="Arial" w:cs="Arial"/>
          <w:color w:val="000000" w:themeColor="text1"/>
          <w:sz w:val="22"/>
          <w:szCs w:val="22"/>
        </w:rPr>
        <w:t xml:space="preserve"> </w:t>
      </w:r>
      <w:r>
        <w:rPr>
          <w:rFonts w:ascii="Arial" w:hAnsi="Arial" w:cs="Arial"/>
          <w:color w:val="000000" w:themeColor="text1"/>
          <w:sz w:val="22"/>
          <w:szCs w:val="22"/>
        </w:rPr>
        <w:t>from</w:t>
      </w:r>
      <w:r w:rsidR="009E5CA8" w:rsidRPr="009E5CA8">
        <w:rPr>
          <w:rFonts w:ascii="Arial" w:hAnsi="Arial" w:cs="Arial"/>
          <w:color w:val="000000" w:themeColor="text1"/>
          <w:sz w:val="22"/>
          <w:szCs w:val="22"/>
        </w:rPr>
        <w:t xml:space="preserve"> the </w:t>
      </w:r>
      <w:r w:rsidR="009E5CA8">
        <w:rPr>
          <w:rFonts w:ascii="Arial" w:hAnsi="Arial" w:cs="Arial"/>
          <w:color w:val="000000" w:themeColor="text1"/>
          <w:sz w:val="22"/>
          <w:szCs w:val="22"/>
        </w:rPr>
        <w:t>smallest</w:t>
      </w:r>
      <w:r w:rsidR="009E5CA8" w:rsidRPr="009E5CA8">
        <w:rPr>
          <w:rFonts w:ascii="Arial" w:hAnsi="Arial" w:cs="Arial"/>
          <w:color w:val="000000" w:themeColor="text1"/>
          <w:sz w:val="22"/>
          <w:szCs w:val="22"/>
        </w:rPr>
        <w:t xml:space="preserve"> echo</w:t>
      </w:r>
      <w:r>
        <w:rPr>
          <w:rFonts w:ascii="Arial" w:hAnsi="Arial" w:cs="Arial"/>
          <w:color w:val="000000" w:themeColor="text1"/>
          <w:sz w:val="22"/>
          <w:szCs w:val="22"/>
        </w:rPr>
        <w:t xml:space="preserve"> across all rs-fMRI runs</w:t>
      </w:r>
      <w:r w:rsidR="009E5CA8" w:rsidRPr="009E5CA8">
        <w:rPr>
          <w:rFonts w:ascii="Arial" w:hAnsi="Arial" w:cs="Arial"/>
          <w:color w:val="000000" w:themeColor="text1"/>
          <w:sz w:val="22"/>
          <w:szCs w:val="22"/>
        </w:rPr>
        <w:t xml:space="preserve"> were realigned to the first volume </w:t>
      </w:r>
      <w:r w:rsidR="00124BFF">
        <w:rPr>
          <w:rFonts w:ascii="Arial" w:hAnsi="Arial" w:cs="Arial"/>
          <w:color w:val="000000" w:themeColor="text1"/>
          <w:sz w:val="22"/>
          <w:szCs w:val="22"/>
        </w:rPr>
        <w:t>of</w:t>
      </w:r>
      <w:r w:rsidR="009E5CA8" w:rsidRPr="009E5CA8">
        <w:rPr>
          <w:rFonts w:ascii="Arial" w:hAnsi="Arial" w:cs="Arial"/>
          <w:color w:val="000000" w:themeColor="text1"/>
          <w:sz w:val="22"/>
          <w:szCs w:val="22"/>
        </w:rPr>
        <w:t xml:space="preserve"> the first echo</w:t>
      </w:r>
      <w:r w:rsidR="00706630">
        <w:rPr>
          <w:rFonts w:ascii="Arial" w:hAnsi="Arial" w:cs="Arial"/>
          <w:color w:val="000000" w:themeColor="text1"/>
          <w:sz w:val="22"/>
          <w:szCs w:val="22"/>
        </w:rPr>
        <w:t>, and the</w:t>
      </w:r>
      <w:r w:rsidR="006F5C40">
        <w:rPr>
          <w:rFonts w:ascii="Arial" w:hAnsi="Arial" w:cs="Arial"/>
          <w:color w:val="000000" w:themeColor="text1"/>
          <w:sz w:val="22"/>
          <w:szCs w:val="22"/>
        </w:rPr>
        <w:t xml:space="preserve"> resulting </w:t>
      </w:r>
      <w:r w:rsidR="009E5CA8" w:rsidRPr="009E5CA8">
        <w:rPr>
          <w:rFonts w:ascii="Arial" w:hAnsi="Arial" w:cs="Arial"/>
          <w:color w:val="000000" w:themeColor="text1"/>
          <w:sz w:val="22"/>
          <w:szCs w:val="22"/>
        </w:rPr>
        <w:t>voxel-to-world mapping matrix was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applied to the other two echoes</w:t>
      </w:r>
      <w:r w:rsidR="00901E37">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volume by volume. All functional images</w:t>
      </w:r>
      <w:r w:rsidR="00F07796">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were</w:t>
      </w:r>
      <w:r w:rsidR="00706630">
        <w:rPr>
          <w:rFonts w:ascii="Arial" w:hAnsi="Arial" w:cs="Arial"/>
          <w:color w:val="000000" w:themeColor="text1"/>
          <w:sz w:val="22"/>
          <w:szCs w:val="22"/>
        </w:rPr>
        <w:t xml:space="preserve"> then</w:t>
      </w:r>
      <w:r w:rsidR="009E5CA8" w:rsidRPr="009E5CA8">
        <w:rPr>
          <w:rFonts w:ascii="Arial" w:hAnsi="Arial" w:cs="Arial"/>
          <w:color w:val="000000" w:themeColor="text1"/>
          <w:sz w:val="22"/>
          <w:szCs w:val="22"/>
        </w:rPr>
        <w:t xml:space="preserve"> resliced</w:t>
      </w:r>
      <w:r w:rsidR="00706630">
        <w:rPr>
          <w:rFonts w:ascii="Arial" w:hAnsi="Arial" w:cs="Arial"/>
          <w:color w:val="000000" w:themeColor="text1"/>
          <w:sz w:val="22"/>
          <w:szCs w:val="22"/>
        </w:rPr>
        <w:t xml:space="preserve"> for each echo</w:t>
      </w:r>
      <w:r w:rsidR="009E5CA8" w:rsidRPr="009E5CA8">
        <w:rPr>
          <w:rFonts w:ascii="Arial" w:hAnsi="Arial" w:cs="Arial"/>
          <w:color w:val="000000" w:themeColor="text1"/>
          <w:sz w:val="22"/>
          <w:szCs w:val="22"/>
        </w:rPr>
        <w:t xml:space="preserve">. </w:t>
      </w:r>
      <w:r w:rsidR="00901E37">
        <w:rPr>
          <w:rFonts w:ascii="Arial" w:hAnsi="Arial" w:cs="Arial"/>
          <w:color w:val="000000" w:themeColor="text1"/>
          <w:sz w:val="22"/>
          <w:szCs w:val="22"/>
        </w:rPr>
        <w:t>Next,</w:t>
      </w:r>
      <w:r w:rsidR="00087797">
        <w:rPr>
          <w:rFonts w:ascii="Arial" w:hAnsi="Arial" w:cs="Arial"/>
          <w:color w:val="000000" w:themeColor="text1"/>
          <w:sz w:val="22"/>
          <w:szCs w:val="22"/>
        </w:rPr>
        <w:t xml:space="preserve"> the images in each echo were combined </w:t>
      </w:r>
      <w:r w:rsidR="00087797" w:rsidRPr="00244866">
        <w:rPr>
          <w:rFonts w:ascii="Arial" w:hAnsi="Arial" w:cs="Arial"/>
          <w:color w:val="000000" w:themeColor="text1"/>
          <w:sz w:val="22"/>
          <w:szCs w:val="22"/>
        </w:rPr>
        <w:t>using temporal signal-to-noise ratio (tSNR)</w:t>
      </w:r>
      <w:r w:rsidR="00901E37">
        <w:rPr>
          <w:rFonts w:ascii="Arial" w:hAnsi="Arial" w:cs="Arial"/>
          <w:color w:val="000000" w:themeColor="text1"/>
          <w:sz w:val="22"/>
          <w:szCs w:val="22"/>
        </w:rPr>
        <w:t xml:space="preserve"> </w:t>
      </w:r>
      <w:r w:rsidR="00087797" w:rsidRPr="00244866">
        <w:rPr>
          <w:rFonts w:ascii="Arial" w:hAnsi="Arial" w:cs="Arial"/>
          <w:color w:val="000000" w:themeColor="text1"/>
          <w:sz w:val="22"/>
          <w:szCs w:val="22"/>
        </w:rPr>
        <w:t>weight</w:t>
      </w:r>
      <w:r w:rsidR="00901E37">
        <w:rPr>
          <w:rFonts w:ascii="Arial" w:hAnsi="Arial" w:cs="Arial"/>
          <w:color w:val="000000" w:themeColor="text1"/>
          <w:sz w:val="22"/>
          <w:szCs w:val="22"/>
        </w:rPr>
        <w:t>ing</w:t>
      </w:r>
      <w:r w:rsidR="00087797" w:rsidRPr="00244866">
        <w:rPr>
          <w:rFonts w:ascii="Arial" w:hAnsi="Arial" w:cs="Arial"/>
          <w:color w:val="000000" w:themeColor="text1"/>
          <w:sz w:val="22"/>
          <w:szCs w:val="22"/>
        </w:rPr>
        <w:t xml:space="preserve">, </w:t>
      </w:r>
      <w:r w:rsidR="00901E37">
        <w:rPr>
          <w:rFonts w:ascii="Arial" w:hAnsi="Arial" w:cs="Arial"/>
          <w:color w:val="000000" w:themeColor="text1"/>
          <w:sz w:val="22"/>
          <w:szCs w:val="22"/>
        </w:rPr>
        <w:t>following</w:t>
      </w:r>
      <w:r w:rsidR="00087797" w:rsidRPr="00244866">
        <w:rPr>
          <w:rFonts w:ascii="Arial" w:hAnsi="Arial" w:cs="Arial"/>
          <w:color w:val="000000" w:themeColor="text1"/>
          <w:sz w:val="22"/>
          <w:szCs w:val="22"/>
        </w:rPr>
        <w:t xml:space="preserve"> parallel-acquired inhomogeneity desensitized (PAID)</w:t>
      </w:r>
      <w:r w:rsidR="00706630">
        <w:rPr>
          <w:rFonts w:ascii="Arial" w:hAnsi="Arial" w:cs="Arial"/>
          <w:color w:val="000000" w:themeColor="text1"/>
          <w:sz w:val="22"/>
          <w:szCs w:val="22"/>
        </w:rPr>
        <w:t xml:space="preserve"> approach</w:t>
      </w:r>
      <w:r w:rsidR="00087797" w:rsidRPr="00244866">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Y051bT41MjQ8L1JlY051bT48RGlzcGxheVRleHQ+PHN0eWxlIGZhY2U9InN1cGVyc2NyaXB0Ij4x
ODwvc3R5bGU+PC9EaXNwbGF5VGV4dD48cmVjb3JkPjxyZWMtbnVtYmVyPjUyNDwvcmVjLW51bWJl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087797">
        <w:rPr>
          <w:rFonts w:ascii="Arial" w:hAnsi="Arial" w:cs="Arial"/>
          <w:color w:val="000000" w:themeColor="text1"/>
          <w:sz w:val="22"/>
          <w:szCs w:val="22"/>
        </w:rPr>
        <w:instrText xml:space="preserve"> ADDIN EN.CITE </w:instrText>
      </w:r>
      <w:r w:rsidR="00087797">
        <w:rPr>
          <w:rFonts w:ascii="Arial" w:hAnsi="Arial" w:cs="Arial"/>
          <w:color w:val="000000" w:themeColor="text1"/>
          <w:sz w:val="22"/>
          <w:szCs w:val="22"/>
        </w:rPr>
        <w:fldChar w:fldCharType="begin">
          <w:fldData xml:space="preserve">PEVuZE5vdGU+PENpdGU+PEF1dGhvcj5Qb3NlcjwvQXV0aG9yPjxZZWFyPjIwMDY8L1llYXI+PFJl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</w:fldData>
        </w:fldChar>
      </w:r>
      <w:r w:rsidR="00087797">
        <w:rPr>
          <w:rFonts w:ascii="Arial" w:hAnsi="Arial" w:cs="Arial"/>
          <w:color w:val="000000" w:themeColor="text1"/>
          <w:sz w:val="22"/>
          <w:szCs w:val="22"/>
        </w:rPr>
        <w:instrText xml:space="preserve"> ADDIN EN.CITE.DATA </w:instrText>
      </w:r>
      <w:r w:rsidR="00087797">
        <w:rPr>
          <w:rFonts w:ascii="Arial" w:hAnsi="Arial" w:cs="Arial"/>
          <w:color w:val="000000" w:themeColor="text1"/>
          <w:sz w:val="22"/>
          <w:szCs w:val="22"/>
        </w:rPr>
      </w:r>
      <w:r w:rsidR="00087797">
        <w:rPr>
          <w:rFonts w:ascii="Arial" w:hAnsi="Arial" w:cs="Arial"/>
          <w:color w:val="000000" w:themeColor="text1"/>
          <w:sz w:val="22"/>
          <w:szCs w:val="22"/>
        </w:rPr>
        <w:fldChar w:fldCharType="end"/>
      </w:r>
      <w:r w:rsidR="00087797" w:rsidRPr="00244866">
        <w:rPr>
          <w:rFonts w:ascii="Arial" w:hAnsi="Arial" w:cs="Arial"/>
          <w:color w:val="000000" w:themeColor="text1"/>
          <w:sz w:val="22"/>
          <w:szCs w:val="22"/>
        </w:rPr>
      </w:r>
      <w:r w:rsidR="00087797" w:rsidRPr="00244866">
        <w:rPr>
          <w:rFonts w:ascii="Arial" w:hAnsi="Arial" w:cs="Arial"/>
          <w:color w:val="000000" w:themeColor="text1"/>
          <w:sz w:val="22"/>
          <w:szCs w:val="22"/>
        </w:rPr>
        <w:fldChar w:fldCharType="separate"/>
      </w:r>
      <w:r w:rsidR="00087797" w:rsidRPr="000A5727">
        <w:rPr>
          <w:rFonts w:ascii="Arial" w:hAnsi="Arial" w:cs="Arial"/>
          <w:noProof/>
          <w:color w:val="000000" w:themeColor="text1"/>
          <w:sz w:val="22"/>
          <w:szCs w:val="22"/>
          <w:vertAlign w:val="superscript"/>
        </w:rPr>
        <w:t>18</w:t>
      </w:r>
      <w:r w:rsidR="00087797" w:rsidRPr="00244866">
        <w:rPr>
          <w:rFonts w:ascii="Arial" w:hAnsi="Arial" w:cs="Arial"/>
          <w:color w:val="000000" w:themeColor="text1"/>
          <w:sz w:val="22"/>
          <w:szCs w:val="22"/>
        </w:rPr>
        <w:fldChar w:fldCharType="end"/>
      </w:r>
      <w:r w:rsidR="00087797">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Specifically, </w:t>
      </w:r>
      <w:r w:rsidR="00EF0E21">
        <w:rPr>
          <w:rFonts w:ascii="Arial" w:hAnsi="Arial" w:cs="Arial"/>
          <w:color w:val="000000" w:themeColor="text1"/>
          <w:sz w:val="22"/>
          <w:szCs w:val="22"/>
        </w:rPr>
        <w:t xml:space="preserve">voxel-wise tSNR maps were computed for each echo, </w:t>
      </w:r>
      <w:r w:rsidR="00901E37">
        <w:rPr>
          <w:rFonts w:ascii="Arial" w:hAnsi="Arial" w:cs="Arial"/>
          <w:color w:val="000000" w:themeColor="text1"/>
          <w:sz w:val="22"/>
          <w:szCs w:val="22"/>
        </w:rPr>
        <w:t xml:space="preserve">multiplied </w:t>
      </w:r>
      <w:r w:rsidR="00087797">
        <w:rPr>
          <w:rFonts w:ascii="Arial" w:hAnsi="Arial" w:cs="Arial"/>
          <w:color w:val="000000" w:themeColor="text1"/>
          <w:sz w:val="22"/>
          <w:szCs w:val="22"/>
        </w:rPr>
        <w:t xml:space="preserve">by </w:t>
      </w:r>
      <w:r w:rsidR="00901E37">
        <w:rPr>
          <w:rFonts w:ascii="Arial" w:hAnsi="Arial" w:cs="Arial"/>
          <w:color w:val="000000" w:themeColor="text1"/>
          <w:sz w:val="22"/>
          <w:szCs w:val="22"/>
        </w:rPr>
        <w:t>the echo time (TE)</w:t>
      </w:r>
      <w:r w:rsidR="00EF0E21">
        <w:rPr>
          <w:rFonts w:ascii="Arial" w:hAnsi="Arial" w:cs="Arial"/>
          <w:color w:val="000000" w:themeColor="text1"/>
          <w:sz w:val="22"/>
          <w:szCs w:val="22"/>
        </w:rPr>
        <w:t xml:space="preserve">, </w:t>
      </w:r>
      <w:r w:rsidR="00901E37">
        <w:rPr>
          <w:rFonts w:ascii="Arial" w:hAnsi="Arial" w:cs="Arial"/>
          <w:color w:val="000000" w:themeColor="text1"/>
          <w:sz w:val="22"/>
          <w:szCs w:val="22"/>
        </w:rPr>
        <w:t xml:space="preserve">and normalized across the three echoes to generate weight maps. </w:t>
      </w:r>
      <w:r w:rsidR="00EF0E21">
        <w:rPr>
          <w:rFonts w:ascii="Arial" w:hAnsi="Arial" w:cs="Arial"/>
          <w:color w:val="000000" w:themeColor="text1"/>
          <w:sz w:val="22"/>
          <w:szCs w:val="22"/>
        </w:rPr>
        <w:t xml:space="preserve">These weight maps were then used to combine the resliced images by </w:t>
      </w:r>
      <w:r w:rsidR="000C0D85" w:rsidRPr="000C0D85">
        <w:rPr>
          <w:rFonts w:ascii="Arial" w:hAnsi="Arial" w:cs="Arial"/>
          <w:color w:val="000000" w:themeColor="text1"/>
          <w:sz w:val="22"/>
          <w:szCs w:val="22"/>
        </w:rPr>
        <w:t>multiplying each volume by its respective weight map.</w:t>
      </w:r>
      <w:r w:rsidR="000C0D85">
        <w:rPr>
          <w:rFonts w:ascii="Arial" w:hAnsi="Arial" w:cs="Arial"/>
          <w:color w:val="000000" w:themeColor="text1"/>
          <w:sz w:val="22"/>
          <w:szCs w:val="22"/>
        </w:rPr>
        <w:t xml:space="preserve"> </w:t>
      </w:r>
      <w:r w:rsidR="00EF0E21">
        <w:rPr>
          <w:rFonts w:ascii="Arial" w:hAnsi="Arial" w:cs="Arial"/>
          <w:color w:val="000000" w:themeColor="text1"/>
          <w:sz w:val="22"/>
          <w:szCs w:val="22"/>
        </w:rPr>
        <w:t xml:space="preserve">Lastly, the </w:t>
      </w:r>
      <w:r w:rsidR="009E5CA8" w:rsidRPr="009E5CA8">
        <w:rPr>
          <w:rFonts w:ascii="Arial" w:hAnsi="Arial" w:cs="Arial"/>
          <w:color w:val="000000" w:themeColor="text1"/>
          <w:sz w:val="22"/>
          <w:szCs w:val="22"/>
        </w:rPr>
        <w:t>combined data</w:t>
      </w:r>
      <w:r w:rsidR="00EF0E21">
        <w:rPr>
          <w:rFonts w:ascii="Arial" w:hAnsi="Arial" w:cs="Arial"/>
          <w:color w:val="000000" w:themeColor="text1"/>
          <w:sz w:val="22"/>
          <w:szCs w:val="22"/>
        </w:rPr>
        <w:t xml:space="preserve"> underwent </w:t>
      </w:r>
      <w:r w:rsidR="009E5CA8" w:rsidRPr="009E5CA8">
        <w:rPr>
          <w:rFonts w:ascii="Arial" w:hAnsi="Arial" w:cs="Arial"/>
          <w:color w:val="000000" w:themeColor="text1"/>
          <w:sz w:val="22"/>
          <w:szCs w:val="22"/>
        </w:rPr>
        <w:t>coregistration, normalization</w:t>
      </w:r>
      <w:r w:rsidR="002768E4">
        <w:rPr>
          <w:rFonts w:ascii="Arial" w:hAnsi="Arial" w:cs="Arial"/>
          <w:color w:val="000000" w:themeColor="text1"/>
          <w:sz w:val="22"/>
          <w:szCs w:val="22"/>
        </w:rPr>
        <w:t xml:space="preserve">, </w:t>
      </w:r>
      <w:r w:rsidR="009E5CA8" w:rsidRPr="009E5CA8">
        <w:rPr>
          <w:rFonts w:ascii="Arial" w:hAnsi="Arial" w:cs="Arial"/>
          <w:color w:val="000000" w:themeColor="text1"/>
          <w:sz w:val="22"/>
          <w:szCs w:val="22"/>
        </w:rPr>
        <w:t>and smoothing</w:t>
      </w:r>
      <w:r w:rsidR="006C4CBD">
        <w:rPr>
          <w:rFonts w:ascii="Arial" w:hAnsi="Arial" w:cs="Arial"/>
          <w:color w:val="000000" w:themeColor="text1"/>
          <w:sz w:val="22"/>
          <w:szCs w:val="22"/>
        </w:rPr>
        <w:t xml:space="preserve"> </w:t>
      </w:r>
      <w:r w:rsidR="00EF0E21">
        <w:rPr>
          <w:rFonts w:ascii="Arial" w:hAnsi="Arial" w:cs="Arial"/>
          <w:color w:val="000000" w:themeColor="text1"/>
          <w:sz w:val="22"/>
          <w:szCs w:val="22"/>
        </w:rPr>
        <w:t>using</w:t>
      </w:r>
      <w:r w:rsidR="006C4CBD" w:rsidRPr="00244866">
        <w:rPr>
          <w:rFonts w:ascii="Arial" w:hAnsi="Arial" w:cs="Arial"/>
          <w:color w:val="000000" w:themeColor="text1"/>
          <w:sz w:val="22"/>
          <w:szCs w:val="22"/>
        </w:rPr>
        <w:t xml:space="preserve"> a 6 mm</w:t>
      </w:r>
      <w:r w:rsidR="00EF0E21">
        <w:rPr>
          <w:rFonts w:ascii="Arial" w:hAnsi="Arial" w:cs="Arial"/>
          <w:color w:val="000000" w:themeColor="text1"/>
          <w:sz w:val="22"/>
          <w:szCs w:val="22"/>
        </w:rPr>
        <w:t xml:space="preserve"> </w:t>
      </w:r>
      <w:r w:rsidR="005D7D9B">
        <w:rPr>
          <w:rFonts w:ascii="Arial" w:hAnsi="Arial" w:cs="Arial"/>
          <w:color w:val="000000" w:themeColor="text1"/>
          <w:sz w:val="22"/>
          <w:szCs w:val="22"/>
        </w:rPr>
        <w:t xml:space="preserve">FWHM </w:t>
      </w:r>
      <w:r w:rsidR="006C4CBD" w:rsidRPr="00244866">
        <w:rPr>
          <w:rFonts w:ascii="Arial" w:hAnsi="Arial" w:cs="Arial"/>
          <w:color w:val="000000" w:themeColor="text1"/>
          <w:sz w:val="22"/>
          <w:szCs w:val="22"/>
        </w:rPr>
        <w:t>Gaussian kernel</w:t>
      </w:r>
      <w:r w:rsidR="009E5CA8" w:rsidRPr="009E5CA8">
        <w:rPr>
          <w:rFonts w:ascii="Arial" w:hAnsi="Arial" w:cs="Arial"/>
          <w:color w:val="000000" w:themeColor="text1"/>
          <w:sz w:val="22"/>
          <w:szCs w:val="22"/>
        </w:rPr>
        <w:t>.</w:t>
      </w:r>
    </w:p>
    <w:p w14:paraId="6BAB8D58" w14:textId="77777777" w:rsidR="00D04456" w:rsidRDefault="00D04456" w:rsidP="0091089C">
      <w:pPr>
        <w:spacing w:after="120"/>
        <w:rPr>
          <w:rFonts w:ascii="Arial" w:hAnsi="Arial" w:cs="Arial"/>
          <w:color w:val="000000" w:themeColor="text1"/>
          <w:sz w:val="22"/>
          <w:szCs w:val="22"/>
        </w:rPr>
      </w:pPr>
    </w:p>
    <w:p w14:paraId="3E7B967C" w14:textId="1019427B" w:rsidR="00B44EA4" w:rsidRPr="00646324" w:rsidRDefault="00646324" w:rsidP="00646324">
      <w:pPr>
        <w:pStyle w:val="Heading4"/>
        <w:spacing w:before="0" w:after="120"/>
        <w:rPr>
          <w:rFonts w:ascii="Arial" w:hAnsi="Arial" w:cs="Arial"/>
          <w:b/>
          <w:bCs/>
          <w:i w:val="0"/>
          <w:iCs w:val="0"/>
          <w:color w:val="000000" w:themeColor="text1"/>
          <w:sz w:val="22"/>
          <w:szCs w:val="22"/>
        </w:rPr>
      </w:pPr>
      <w:r w:rsidRPr="00646324">
        <w:rPr>
          <w:rFonts w:ascii="Arial" w:hAnsi="Arial" w:cs="Arial"/>
          <w:b/>
          <w:bCs/>
          <w:i w:val="0"/>
          <w:iCs w:val="0"/>
          <w:color w:val="000000" w:themeColor="text1"/>
          <w:sz w:val="22"/>
          <w:szCs w:val="22"/>
        </w:rPr>
        <w:t>Reference</w:t>
      </w:r>
      <w:r w:rsidR="00224FFB">
        <w:rPr>
          <w:rFonts w:ascii="Arial" w:hAnsi="Arial" w:cs="Arial"/>
          <w:b/>
          <w:bCs/>
          <w:i w:val="0"/>
          <w:iCs w:val="0"/>
          <w:color w:val="000000" w:themeColor="text1"/>
          <w:sz w:val="22"/>
          <w:szCs w:val="22"/>
        </w:rPr>
        <w:t>s</w:t>
      </w:r>
    </w:p>
    <w:p w14:paraId="37549E9A" w14:textId="77777777" w:rsidR="0013717A" w:rsidRPr="0013717A" w:rsidRDefault="00B44EA4" w:rsidP="0013717A">
      <w:pPr>
        <w:pStyle w:val="EndNoteBibliography"/>
        <w:ind w:left="720" w:hanging="720"/>
        <w:rPr>
          <w:noProof/>
        </w:rPr>
      </w:pPr>
      <w:r w:rsidRPr="00244866">
        <w:rPr>
          <w:rFonts w:ascii="Arial" w:hAnsi="Arial" w:cs="Arial"/>
          <w:color w:val="000000" w:themeColor="text1"/>
          <w:sz w:val="22"/>
          <w:szCs w:val="22"/>
        </w:rPr>
        <w:fldChar w:fldCharType="begin"/>
      </w:r>
      <w:r w:rsidRPr="00244866">
        <w:rPr>
          <w:rFonts w:ascii="Arial" w:hAnsi="Arial" w:cs="Arial"/>
          <w:color w:val="000000" w:themeColor="text1"/>
          <w:sz w:val="22"/>
          <w:szCs w:val="22"/>
        </w:rPr>
        <w:instrText xml:space="preserve"> ADDIN EN.REFLIST </w:instrText>
      </w:r>
      <w:r w:rsidRPr="00244866">
        <w:rPr>
          <w:rFonts w:ascii="Arial" w:hAnsi="Arial" w:cs="Arial"/>
          <w:color w:val="000000" w:themeColor="text1"/>
          <w:sz w:val="22"/>
          <w:szCs w:val="22"/>
        </w:rPr>
        <w:fldChar w:fldCharType="separate"/>
      </w:r>
      <w:r w:rsidR="0013717A" w:rsidRPr="0013717A">
        <w:rPr>
          <w:noProof/>
        </w:rPr>
        <w:t>1</w:t>
      </w:r>
      <w:r w:rsidR="0013717A" w:rsidRPr="0013717A">
        <w:rPr>
          <w:noProof/>
        </w:rPr>
        <w:tab/>
        <w:t xml:space="preserve">Critchley, H. D. &amp; Rolls, E. T. Hunger and satiety modify the responses of olfactory and visual neurons in the primate orbitofrontal cortex. </w:t>
      </w:r>
      <w:r w:rsidR="0013717A" w:rsidRPr="0013717A">
        <w:rPr>
          <w:i/>
          <w:noProof/>
        </w:rPr>
        <w:t>Journal of Neurophysiology</w:t>
      </w:r>
      <w:r w:rsidR="0013717A" w:rsidRPr="0013717A">
        <w:rPr>
          <w:noProof/>
        </w:rPr>
        <w:t xml:space="preserve"> </w:t>
      </w:r>
      <w:r w:rsidR="0013717A" w:rsidRPr="0013717A">
        <w:rPr>
          <w:b/>
          <w:noProof/>
        </w:rPr>
        <w:t>75</w:t>
      </w:r>
      <w:r w:rsidR="0013717A" w:rsidRPr="0013717A">
        <w:rPr>
          <w:noProof/>
        </w:rPr>
        <w:t xml:space="preserve">, 1673-1686 (1996). </w:t>
      </w:r>
    </w:p>
    <w:p w14:paraId="26872936" w14:textId="77777777" w:rsidR="0013717A" w:rsidRPr="0013717A" w:rsidRDefault="0013717A" w:rsidP="0013717A">
      <w:pPr>
        <w:pStyle w:val="EndNoteBibliography"/>
        <w:ind w:left="720" w:hanging="720"/>
        <w:rPr>
          <w:noProof/>
        </w:rPr>
      </w:pPr>
      <w:r w:rsidRPr="0013717A">
        <w:rPr>
          <w:noProof/>
        </w:rPr>
        <w:t>2</w:t>
      </w:r>
      <w:r w:rsidRPr="0013717A">
        <w:rPr>
          <w:noProof/>
        </w:rPr>
        <w:tab/>
        <w:t>O'doherty, J.</w:t>
      </w:r>
      <w:r w:rsidRPr="0013717A">
        <w:rPr>
          <w:i/>
          <w:noProof/>
        </w:rPr>
        <w:t xml:space="preserve"> et al.</w:t>
      </w:r>
      <w:r w:rsidRPr="0013717A">
        <w:rPr>
          <w:noProof/>
        </w:rPr>
        <w:t xml:space="preserve"> Sensory-specific satiety-related olfactory activation of the human orbitofrontal cortex. </w:t>
      </w:r>
      <w:r w:rsidRPr="0013717A">
        <w:rPr>
          <w:i/>
          <w:noProof/>
        </w:rPr>
        <w:t>Neuroreport</w:t>
      </w:r>
      <w:r w:rsidRPr="0013717A">
        <w:rPr>
          <w:noProof/>
        </w:rPr>
        <w:t xml:space="preserve"> </w:t>
      </w:r>
      <w:r w:rsidRPr="0013717A">
        <w:rPr>
          <w:b/>
          <w:noProof/>
        </w:rPr>
        <w:t>11</w:t>
      </w:r>
      <w:r w:rsidRPr="0013717A">
        <w:rPr>
          <w:noProof/>
        </w:rPr>
        <w:t xml:space="preserve">, 893-897 (2000). </w:t>
      </w:r>
    </w:p>
    <w:p w14:paraId="77719343" w14:textId="2262C28B" w:rsidR="0013717A" w:rsidRPr="0013717A" w:rsidRDefault="0013717A" w:rsidP="0013717A">
      <w:pPr>
        <w:pStyle w:val="EndNoteBibliography"/>
        <w:ind w:left="720" w:hanging="720"/>
        <w:rPr>
          <w:noProof/>
        </w:rPr>
      </w:pPr>
      <w:r w:rsidRPr="0013717A">
        <w:rPr>
          <w:noProof/>
        </w:rPr>
        <w:t>3</w:t>
      </w:r>
      <w:r w:rsidRPr="0013717A">
        <w:rPr>
          <w:noProof/>
        </w:rPr>
        <w:tab/>
        <w:t xml:space="preserve">Gottfried, J. A., O'Doherty, J. &amp; Dolan, R. J. Encoding predictive reward value in human amygdala and orbitofrontal cortex. </w:t>
      </w:r>
      <w:r w:rsidRPr="0013717A">
        <w:rPr>
          <w:i/>
          <w:noProof/>
        </w:rPr>
        <w:t>Science</w:t>
      </w:r>
      <w:r w:rsidRPr="0013717A">
        <w:rPr>
          <w:noProof/>
        </w:rPr>
        <w:t xml:space="preserve"> </w:t>
      </w:r>
      <w:r w:rsidRPr="0013717A">
        <w:rPr>
          <w:b/>
          <w:noProof/>
        </w:rPr>
        <w:t>301</w:t>
      </w:r>
      <w:r w:rsidRPr="0013717A">
        <w:rPr>
          <w:noProof/>
        </w:rPr>
        <w:t xml:space="preserve">, 1104-1107 (2003). </w:t>
      </w:r>
      <w:hyperlink r:id="rId15" w:history="1">
        <w:r w:rsidRPr="0013717A">
          <w:rPr>
            <w:rStyle w:val="Hyperlink"/>
            <w:noProof/>
          </w:rPr>
          <w:t>https://doi.org/10.1126/science.1087919</w:t>
        </w:r>
      </w:hyperlink>
    </w:p>
    <w:p w14:paraId="28B900D2" w14:textId="7C06B479" w:rsidR="0013717A" w:rsidRPr="0013717A" w:rsidRDefault="0013717A" w:rsidP="0013717A">
      <w:pPr>
        <w:pStyle w:val="EndNoteBibliography"/>
        <w:ind w:left="720" w:hanging="720"/>
        <w:rPr>
          <w:noProof/>
        </w:rPr>
      </w:pPr>
      <w:r w:rsidRPr="0013717A">
        <w:rPr>
          <w:noProof/>
        </w:rPr>
        <w:t>4</w:t>
      </w:r>
      <w:r w:rsidRPr="0013717A">
        <w:rPr>
          <w:noProof/>
        </w:rPr>
        <w:tab/>
        <w:t xml:space="preserve">Howard, J. D. &amp; Kahnt, T. Identity-Specific Reward Representations in Orbitofrontal Cortex Are Modulated by Selective Devaluation. </w:t>
      </w:r>
      <w:r w:rsidRPr="0013717A">
        <w:rPr>
          <w:i/>
          <w:noProof/>
        </w:rPr>
        <w:t>J. Neurosci.</w:t>
      </w:r>
      <w:r w:rsidRPr="0013717A">
        <w:rPr>
          <w:noProof/>
        </w:rPr>
        <w:t xml:space="preserve"> </w:t>
      </w:r>
      <w:r w:rsidRPr="0013717A">
        <w:rPr>
          <w:b/>
          <w:noProof/>
        </w:rPr>
        <w:t>37</w:t>
      </w:r>
      <w:r w:rsidRPr="0013717A">
        <w:rPr>
          <w:noProof/>
        </w:rPr>
        <w:t xml:space="preserve">, 2627-2638 (2017). </w:t>
      </w:r>
      <w:hyperlink r:id="rId16" w:history="1">
        <w:r w:rsidRPr="0013717A">
          <w:rPr>
            <w:rStyle w:val="Hyperlink"/>
            <w:noProof/>
          </w:rPr>
          <w:t>https://doi.org/10.1523/JNEUROSCI.3473-16.2017</w:t>
        </w:r>
      </w:hyperlink>
    </w:p>
    <w:p w14:paraId="6491F4EC" w14:textId="77777777" w:rsidR="0013717A" w:rsidRPr="0013717A" w:rsidRDefault="0013717A" w:rsidP="0013717A">
      <w:pPr>
        <w:pStyle w:val="EndNoteBibliography"/>
        <w:ind w:left="720" w:hanging="720"/>
        <w:rPr>
          <w:noProof/>
        </w:rPr>
      </w:pPr>
      <w:r w:rsidRPr="0013717A">
        <w:rPr>
          <w:noProof/>
        </w:rPr>
        <w:t>5</w:t>
      </w:r>
      <w:r w:rsidRPr="0013717A">
        <w:rPr>
          <w:noProof/>
        </w:rPr>
        <w:tab/>
        <w:t xml:space="preserve">Murray, E. A., Moylan, E. J., Saleem, K. S., Basile, B. M. &amp; Turchi, J. Specialized areas for value updating and goal selection in the primate orbitofrontal cortex. </w:t>
      </w:r>
      <w:r w:rsidRPr="0013717A">
        <w:rPr>
          <w:i/>
          <w:noProof/>
        </w:rPr>
        <w:t>elife</w:t>
      </w:r>
      <w:r w:rsidRPr="0013717A">
        <w:rPr>
          <w:noProof/>
        </w:rPr>
        <w:t xml:space="preserve"> </w:t>
      </w:r>
      <w:r w:rsidRPr="0013717A">
        <w:rPr>
          <w:b/>
          <w:noProof/>
        </w:rPr>
        <w:t>4</w:t>
      </w:r>
      <w:r w:rsidRPr="0013717A">
        <w:rPr>
          <w:noProof/>
        </w:rPr>
        <w:t xml:space="preserve">, e11695 (2015). </w:t>
      </w:r>
    </w:p>
    <w:p w14:paraId="446CF0F4" w14:textId="77777777" w:rsidR="0013717A" w:rsidRPr="0013717A" w:rsidRDefault="0013717A" w:rsidP="0013717A">
      <w:pPr>
        <w:pStyle w:val="EndNoteBibliography"/>
        <w:ind w:left="720" w:hanging="720"/>
        <w:rPr>
          <w:noProof/>
        </w:rPr>
      </w:pPr>
      <w:r w:rsidRPr="0013717A">
        <w:rPr>
          <w:noProof/>
        </w:rPr>
        <w:lastRenderedPageBreak/>
        <w:t>6</w:t>
      </w:r>
      <w:r w:rsidRPr="0013717A">
        <w:rPr>
          <w:noProof/>
        </w:rPr>
        <w:tab/>
        <w:t xml:space="preserve">Howard, J. D. &amp; Kahnt, T. Causal investigations into orbitofrontal control of human decision making. </w:t>
      </w:r>
      <w:r w:rsidRPr="0013717A">
        <w:rPr>
          <w:i/>
          <w:noProof/>
        </w:rPr>
        <w:t>Current Opinion in Behavioral Sciences</w:t>
      </w:r>
      <w:r w:rsidRPr="0013717A">
        <w:rPr>
          <w:noProof/>
        </w:rPr>
        <w:t xml:space="preserve"> </w:t>
      </w:r>
      <w:r w:rsidRPr="0013717A">
        <w:rPr>
          <w:b/>
          <w:noProof/>
        </w:rPr>
        <w:t>38</w:t>
      </w:r>
      <w:r w:rsidRPr="0013717A">
        <w:rPr>
          <w:noProof/>
        </w:rPr>
        <w:t xml:space="preserve">, 14-19 (2021). </w:t>
      </w:r>
    </w:p>
    <w:p w14:paraId="37F612AE" w14:textId="0478CD3C" w:rsidR="0013717A" w:rsidRPr="0013717A" w:rsidRDefault="0013717A" w:rsidP="0013717A">
      <w:pPr>
        <w:pStyle w:val="EndNoteBibliography"/>
        <w:ind w:left="720" w:hanging="720"/>
        <w:rPr>
          <w:noProof/>
        </w:rPr>
      </w:pPr>
      <w:r w:rsidRPr="0013717A">
        <w:rPr>
          <w:noProof/>
        </w:rPr>
        <w:t>7</w:t>
      </w:r>
      <w:r w:rsidRPr="0013717A">
        <w:rPr>
          <w:noProof/>
        </w:rPr>
        <w:tab/>
        <w:t>Howard, J. D.</w:t>
      </w:r>
      <w:r w:rsidRPr="0013717A">
        <w:rPr>
          <w:i/>
          <w:noProof/>
        </w:rPr>
        <w:t xml:space="preserve"> et al.</w:t>
      </w:r>
      <w:r w:rsidRPr="0013717A">
        <w:rPr>
          <w:noProof/>
        </w:rPr>
        <w:t xml:space="preserve"> Targeted Stimulation of Human Orbitofrontal Networks Disrupts Outcome-Guided Behavior. </w:t>
      </w:r>
      <w:r w:rsidRPr="0013717A">
        <w:rPr>
          <w:i/>
          <w:noProof/>
        </w:rPr>
        <w:t>Current Biology</w:t>
      </w:r>
      <w:r w:rsidRPr="0013717A">
        <w:rPr>
          <w:noProof/>
        </w:rPr>
        <w:t xml:space="preserve"> </w:t>
      </w:r>
      <w:r w:rsidRPr="0013717A">
        <w:rPr>
          <w:b/>
          <w:noProof/>
        </w:rPr>
        <w:t>30</w:t>
      </w:r>
      <w:r w:rsidRPr="0013717A">
        <w:rPr>
          <w:noProof/>
        </w:rPr>
        <w:t xml:space="preserve">, 490-498.e494 (2020). </w:t>
      </w:r>
      <w:hyperlink r:id="rId17" w:history="1">
        <w:r w:rsidRPr="0013717A">
          <w:rPr>
            <w:rStyle w:val="Hyperlink"/>
            <w:noProof/>
          </w:rPr>
          <w:t>https://doi.org/10.1016/j.cub.2019.12.007</w:t>
        </w:r>
      </w:hyperlink>
    </w:p>
    <w:p w14:paraId="49ADF615" w14:textId="4D736A96" w:rsidR="0013717A" w:rsidRPr="0013717A" w:rsidRDefault="0013717A" w:rsidP="0013717A">
      <w:pPr>
        <w:pStyle w:val="EndNoteBibliography"/>
        <w:ind w:left="720" w:hanging="720"/>
        <w:rPr>
          <w:noProof/>
        </w:rPr>
      </w:pPr>
      <w:r w:rsidRPr="0013717A">
        <w:rPr>
          <w:noProof/>
        </w:rPr>
        <w:t>8</w:t>
      </w:r>
      <w:r w:rsidRPr="0013717A">
        <w:rPr>
          <w:noProof/>
        </w:rPr>
        <w:tab/>
        <w:t xml:space="preserve">Wang, M. Z., Hayden, B. Y. &amp; Heilbronner, S. R. A structural and functional subdivision in central orbitofrontal cortex. </w:t>
      </w:r>
      <w:r w:rsidRPr="0013717A">
        <w:rPr>
          <w:i/>
          <w:noProof/>
        </w:rPr>
        <w:t>Nat Commun</w:t>
      </w:r>
      <w:r w:rsidRPr="0013717A">
        <w:rPr>
          <w:noProof/>
        </w:rPr>
        <w:t xml:space="preserve"> </w:t>
      </w:r>
      <w:r w:rsidRPr="0013717A">
        <w:rPr>
          <w:b/>
          <w:noProof/>
        </w:rPr>
        <w:t>13</w:t>
      </w:r>
      <w:r w:rsidRPr="0013717A">
        <w:rPr>
          <w:noProof/>
        </w:rPr>
        <w:t xml:space="preserve">, 3623 (2022). </w:t>
      </w:r>
      <w:hyperlink r:id="rId18" w:history="1">
        <w:r w:rsidRPr="0013717A">
          <w:rPr>
            <w:rStyle w:val="Hyperlink"/>
            <w:noProof/>
          </w:rPr>
          <w:t>https://doi.org/10.1038/s41467-022-31273-9</w:t>
        </w:r>
      </w:hyperlink>
    </w:p>
    <w:p w14:paraId="71DF4DE0" w14:textId="07C8A347" w:rsidR="0013717A" w:rsidRPr="0013717A" w:rsidRDefault="0013717A" w:rsidP="0013717A">
      <w:pPr>
        <w:pStyle w:val="EndNoteBibliography"/>
        <w:ind w:left="720" w:hanging="720"/>
        <w:rPr>
          <w:noProof/>
        </w:rPr>
      </w:pPr>
      <w:r w:rsidRPr="0013717A">
        <w:rPr>
          <w:noProof/>
        </w:rPr>
        <w:t>9</w:t>
      </w:r>
      <w:r w:rsidRPr="0013717A">
        <w:rPr>
          <w:noProof/>
        </w:rPr>
        <w:tab/>
        <w:t xml:space="preserve">Howard, J. D., Gottfried, J. A., Tobler, P. N. &amp; Kahnt, T. Identity-specific coding of future rewards in the human orbitofrontal cortex. </w:t>
      </w:r>
      <w:r w:rsidRPr="0013717A">
        <w:rPr>
          <w:i/>
          <w:noProof/>
        </w:rPr>
        <w:t>Proceedings of the National Academy of Sciences</w:t>
      </w:r>
      <w:r w:rsidRPr="0013717A">
        <w:rPr>
          <w:noProof/>
        </w:rPr>
        <w:t xml:space="preserve"> </w:t>
      </w:r>
      <w:r w:rsidRPr="0013717A">
        <w:rPr>
          <w:b/>
          <w:noProof/>
        </w:rPr>
        <w:t>112</w:t>
      </w:r>
      <w:r w:rsidRPr="0013717A">
        <w:rPr>
          <w:noProof/>
        </w:rPr>
        <w:t xml:space="preserve">, 5195-5200 (2015). </w:t>
      </w:r>
      <w:hyperlink r:id="rId19" w:history="1">
        <w:r w:rsidRPr="0013717A">
          <w:rPr>
            <w:rStyle w:val="Hyperlink"/>
            <w:noProof/>
          </w:rPr>
          <w:t>https://doi.org/10.1073/pnas.1503550112</w:t>
        </w:r>
      </w:hyperlink>
    </w:p>
    <w:p w14:paraId="622296EF" w14:textId="1E787FB9" w:rsidR="0013717A" w:rsidRPr="0013717A" w:rsidRDefault="0013717A" w:rsidP="0013717A">
      <w:pPr>
        <w:pStyle w:val="EndNoteBibliography"/>
        <w:ind w:left="720" w:hanging="720"/>
        <w:rPr>
          <w:noProof/>
        </w:rPr>
      </w:pPr>
      <w:r w:rsidRPr="0013717A">
        <w:rPr>
          <w:noProof/>
        </w:rPr>
        <w:t>10</w:t>
      </w:r>
      <w:r w:rsidRPr="0013717A">
        <w:rPr>
          <w:noProof/>
        </w:rPr>
        <w:tab/>
        <w:t xml:space="preserve">Howard, J. D. &amp; Kahnt, T. Identity prediction errors in the human midbrain update reward-identity expectations in the orbitofrontal cortex. </w:t>
      </w:r>
      <w:r w:rsidRPr="0013717A">
        <w:rPr>
          <w:i/>
          <w:noProof/>
        </w:rPr>
        <w:t>Nat Commun</w:t>
      </w:r>
      <w:r w:rsidRPr="0013717A">
        <w:rPr>
          <w:noProof/>
        </w:rPr>
        <w:t xml:space="preserve"> </w:t>
      </w:r>
      <w:r w:rsidRPr="0013717A">
        <w:rPr>
          <w:b/>
          <w:noProof/>
        </w:rPr>
        <w:t>9</w:t>
      </w:r>
      <w:r w:rsidRPr="0013717A">
        <w:rPr>
          <w:noProof/>
        </w:rPr>
        <w:t xml:space="preserve">, 1611 (2018). </w:t>
      </w:r>
      <w:hyperlink r:id="rId20" w:history="1">
        <w:r w:rsidRPr="0013717A">
          <w:rPr>
            <w:rStyle w:val="Hyperlink"/>
            <w:noProof/>
          </w:rPr>
          <w:t>https://doi.org/10.1038/s41467-018-04055-5</w:t>
        </w:r>
      </w:hyperlink>
    </w:p>
    <w:p w14:paraId="008D7E9D" w14:textId="77777777" w:rsidR="0013717A" w:rsidRPr="0013717A" w:rsidRDefault="0013717A" w:rsidP="0013717A">
      <w:pPr>
        <w:pStyle w:val="EndNoteBibliography"/>
        <w:ind w:left="720" w:hanging="720"/>
        <w:rPr>
          <w:noProof/>
        </w:rPr>
      </w:pPr>
      <w:r w:rsidRPr="0013717A">
        <w:rPr>
          <w:noProof/>
        </w:rPr>
        <w:t>11</w:t>
      </w:r>
      <w:r w:rsidRPr="0013717A">
        <w:rPr>
          <w:noProof/>
        </w:rPr>
        <w:tab/>
        <w:t>Costa, K. M.</w:t>
      </w:r>
      <w:r w:rsidRPr="0013717A">
        <w:rPr>
          <w:i/>
          <w:noProof/>
        </w:rPr>
        <w:t xml:space="preserve"> et al.</w:t>
      </w:r>
      <w:r w:rsidRPr="0013717A">
        <w:rPr>
          <w:noProof/>
        </w:rPr>
        <w:t xml:space="preserve"> The role of the lateral orbitofrontal cortex in creating cognitive maps. </w:t>
      </w:r>
      <w:r w:rsidRPr="0013717A">
        <w:rPr>
          <w:i/>
          <w:noProof/>
        </w:rPr>
        <w:t>Nat Neurosci</w:t>
      </w:r>
      <w:r w:rsidRPr="0013717A">
        <w:rPr>
          <w:noProof/>
        </w:rPr>
        <w:t xml:space="preserve"> </w:t>
      </w:r>
      <w:r w:rsidRPr="0013717A">
        <w:rPr>
          <w:b/>
          <w:noProof/>
        </w:rPr>
        <w:t>26</w:t>
      </w:r>
      <w:r w:rsidRPr="0013717A">
        <w:rPr>
          <w:noProof/>
        </w:rPr>
        <w:t xml:space="preserve">, 107-115 (2023). </w:t>
      </w:r>
    </w:p>
    <w:p w14:paraId="410BBBDB" w14:textId="2E24AF94" w:rsidR="0013717A" w:rsidRPr="0013717A" w:rsidRDefault="0013717A" w:rsidP="0013717A">
      <w:pPr>
        <w:pStyle w:val="EndNoteBibliography"/>
        <w:ind w:left="720" w:hanging="720"/>
        <w:rPr>
          <w:noProof/>
        </w:rPr>
      </w:pPr>
      <w:r w:rsidRPr="0013717A">
        <w:rPr>
          <w:noProof/>
        </w:rPr>
        <w:t>12</w:t>
      </w:r>
      <w:r w:rsidRPr="0013717A">
        <w:rPr>
          <w:noProof/>
        </w:rPr>
        <w:tab/>
        <w:t>Liu, Q.</w:t>
      </w:r>
      <w:r w:rsidRPr="0013717A">
        <w:rPr>
          <w:i/>
          <w:noProof/>
        </w:rPr>
        <w:t xml:space="preserve"> et al.</w:t>
      </w:r>
      <w:r w:rsidRPr="0013717A">
        <w:rPr>
          <w:noProof/>
        </w:rPr>
        <w:t xml:space="preserve"> Midbrain signaling of identity prediction errors depends on orbitofrontal cortex networks. </w:t>
      </w:r>
      <w:r w:rsidRPr="0013717A">
        <w:rPr>
          <w:i/>
          <w:noProof/>
        </w:rPr>
        <w:t>Nat Commun</w:t>
      </w:r>
      <w:r w:rsidRPr="0013717A">
        <w:rPr>
          <w:noProof/>
        </w:rPr>
        <w:t xml:space="preserve"> </w:t>
      </w:r>
      <w:r w:rsidRPr="0013717A">
        <w:rPr>
          <w:b/>
          <w:noProof/>
        </w:rPr>
        <w:t>15</w:t>
      </w:r>
      <w:r w:rsidRPr="0013717A">
        <w:rPr>
          <w:noProof/>
        </w:rPr>
        <w:t xml:space="preserve">, 1704 (2024). </w:t>
      </w:r>
      <w:hyperlink r:id="rId21" w:history="1">
        <w:r w:rsidRPr="0013717A">
          <w:rPr>
            <w:rStyle w:val="Hyperlink"/>
            <w:noProof/>
          </w:rPr>
          <w:t>https://doi.org/10.1038/s41467-024-45880-1</w:t>
        </w:r>
      </w:hyperlink>
    </w:p>
    <w:p w14:paraId="5DA5FDB5" w14:textId="30851D48" w:rsidR="0013717A" w:rsidRPr="0013717A" w:rsidRDefault="0013717A" w:rsidP="0013717A">
      <w:pPr>
        <w:pStyle w:val="EndNoteBibliography"/>
        <w:ind w:left="720" w:hanging="720"/>
        <w:rPr>
          <w:noProof/>
        </w:rPr>
      </w:pPr>
      <w:r w:rsidRPr="0013717A">
        <w:rPr>
          <w:noProof/>
        </w:rPr>
        <w:t>13</w:t>
      </w:r>
      <w:r w:rsidRPr="0013717A">
        <w:rPr>
          <w:noProof/>
        </w:rPr>
        <w:tab/>
        <w:t xml:space="preserve">Wang, F., Howard, J. D., Voss, J. L., Schoenbaum, G. &amp; Kahnt, T. Targeted Stimulation of an Orbitofrontal Network Disrupts Decisions Based on Inferred, Not Experienced Outcomes. </w:t>
      </w:r>
      <w:r w:rsidRPr="0013717A">
        <w:rPr>
          <w:i/>
          <w:noProof/>
        </w:rPr>
        <w:t>J. Neurosci.</w:t>
      </w:r>
      <w:r w:rsidRPr="0013717A">
        <w:rPr>
          <w:noProof/>
        </w:rPr>
        <w:t xml:space="preserve"> </w:t>
      </w:r>
      <w:r w:rsidRPr="0013717A">
        <w:rPr>
          <w:b/>
          <w:noProof/>
        </w:rPr>
        <w:t>40</w:t>
      </w:r>
      <w:r w:rsidRPr="0013717A">
        <w:rPr>
          <w:noProof/>
        </w:rPr>
        <w:t xml:space="preserve">, 8726-8733 (2020). </w:t>
      </w:r>
      <w:hyperlink r:id="rId22" w:history="1">
        <w:r w:rsidRPr="0013717A">
          <w:rPr>
            <w:rStyle w:val="Hyperlink"/>
            <w:noProof/>
          </w:rPr>
          <w:t>https://doi.org/10.1523/JNEUROSCI.1680-20.2020</w:t>
        </w:r>
      </w:hyperlink>
    </w:p>
    <w:p w14:paraId="60AEB121" w14:textId="77777777" w:rsidR="0013717A" w:rsidRPr="0013717A" w:rsidRDefault="0013717A" w:rsidP="0013717A">
      <w:pPr>
        <w:pStyle w:val="EndNoteBibliography"/>
        <w:ind w:left="720" w:hanging="720"/>
        <w:rPr>
          <w:noProof/>
        </w:rPr>
      </w:pPr>
      <w:r w:rsidRPr="0013717A">
        <w:rPr>
          <w:noProof/>
        </w:rPr>
        <w:t>14</w:t>
      </w:r>
      <w:r w:rsidRPr="0013717A">
        <w:rPr>
          <w:noProof/>
        </w:rPr>
        <w:tab/>
        <w:t xml:space="preserve">Tegelbeckers, J., Porter, D. B., Voss, J. L., Schoenbaum, G. &amp; Kahnt, T. Lateral orbitofrontal cortex integrates predictive information across multiple cues to guide behavior. </w:t>
      </w:r>
      <w:r w:rsidRPr="0013717A">
        <w:rPr>
          <w:i/>
          <w:noProof/>
        </w:rPr>
        <w:t>Current Biology</w:t>
      </w:r>
      <w:r w:rsidRPr="0013717A">
        <w:rPr>
          <w:noProof/>
        </w:rPr>
        <w:t xml:space="preserve"> </w:t>
      </w:r>
      <w:r w:rsidRPr="0013717A">
        <w:rPr>
          <w:b/>
          <w:noProof/>
        </w:rPr>
        <w:t>33</w:t>
      </w:r>
      <w:r w:rsidRPr="0013717A">
        <w:rPr>
          <w:noProof/>
        </w:rPr>
        <w:t xml:space="preserve">, 4496-4504. e4495 (2023). </w:t>
      </w:r>
    </w:p>
    <w:p w14:paraId="5AB2D634" w14:textId="77777777" w:rsidR="0013717A" w:rsidRPr="0013717A" w:rsidRDefault="0013717A" w:rsidP="0013717A">
      <w:pPr>
        <w:pStyle w:val="EndNoteBibliography"/>
        <w:ind w:left="720" w:hanging="720"/>
        <w:rPr>
          <w:noProof/>
        </w:rPr>
      </w:pPr>
      <w:r w:rsidRPr="0013717A">
        <w:rPr>
          <w:noProof/>
        </w:rPr>
        <w:t>15</w:t>
      </w:r>
      <w:r w:rsidRPr="0013717A">
        <w:rPr>
          <w:noProof/>
        </w:rPr>
        <w:tab/>
        <w:t xml:space="preserve">Myung, J. I., Karabatsos, G. &amp; Iverson, G. J. A Bayesian approach to testing decision making axioms. </w:t>
      </w:r>
      <w:r w:rsidRPr="0013717A">
        <w:rPr>
          <w:i/>
          <w:noProof/>
        </w:rPr>
        <w:t>Journal of Mathematical Psychology</w:t>
      </w:r>
      <w:r w:rsidRPr="0013717A">
        <w:rPr>
          <w:noProof/>
        </w:rPr>
        <w:t xml:space="preserve"> </w:t>
      </w:r>
      <w:r w:rsidRPr="0013717A">
        <w:rPr>
          <w:b/>
          <w:noProof/>
        </w:rPr>
        <w:t>49</w:t>
      </w:r>
      <w:r w:rsidRPr="0013717A">
        <w:rPr>
          <w:noProof/>
        </w:rPr>
        <w:t xml:space="preserve">, 205-225 (2005). </w:t>
      </w:r>
    </w:p>
    <w:p w14:paraId="16A745F3" w14:textId="77777777" w:rsidR="0013717A" w:rsidRPr="0013717A" w:rsidRDefault="0013717A" w:rsidP="0013717A">
      <w:pPr>
        <w:pStyle w:val="EndNoteBibliography"/>
        <w:ind w:left="720" w:hanging="720"/>
        <w:rPr>
          <w:noProof/>
        </w:rPr>
      </w:pPr>
      <w:r w:rsidRPr="0013717A">
        <w:rPr>
          <w:noProof/>
        </w:rPr>
        <w:t>16</w:t>
      </w:r>
      <w:r w:rsidRPr="0013717A">
        <w:rPr>
          <w:noProof/>
        </w:rPr>
        <w:tab/>
        <w:t xml:space="preserve">Spiegelhalter, D. J., Best, N. G., Carlin, B. P. &amp; Van Der Linde, A. Bayesian measures of model complexity and fit. </w:t>
      </w:r>
      <w:r w:rsidRPr="0013717A">
        <w:rPr>
          <w:i/>
          <w:noProof/>
        </w:rPr>
        <w:t>Journal of the royal statistical society: Series b (statistical methodology)</w:t>
      </w:r>
      <w:r w:rsidRPr="0013717A">
        <w:rPr>
          <w:noProof/>
        </w:rPr>
        <w:t xml:space="preserve"> </w:t>
      </w:r>
      <w:r w:rsidRPr="0013717A">
        <w:rPr>
          <w:b/>
          <w:noProof/>
        </w:rPr>
        <w:t>64</w:t>
      </w:r>
      <w:r w:rsidRPr="0013717A">
        <w:rPr>
          <w:noProof/>
        </w:rPr>
        <w:t xml:space="preserve">, 583-639 (2002). </w:t>
      </w:r>
    </w:p>
    <w:p w14:paraId="4EB6249E" w14:textId="210B28E3" w:rsidR="0013717A" w:rsidRPr="0013717A" w:rsidRDefault="0013717A" w:rsidP="0013717A">
      <w:pPr>
        <w:pStyle w:val="EndNoteBibliography"/>
        <w:ind w:left="720" w:hanging="720"/>
        <w:rPr>
          <w:noProof/>
        </w:rPr>
      </w:pPr>
      <w:r w:rsidRPr="0013717A">
        <w:rPr>
          <w:noProof/>
        </w:rPr>
        <w:t>17</w:t>
      </w:r>
      <w:r w:rsidRPr="0013717A">
        <w:rPr>
          <w:noProof/>
        </w:rPr>
        <w:tab/>
        <w:t xml:space="preserve">Fernandez, B., Leuchs, L., Samann, P. G., Czisch, M. &amp; Spoormaker, V. I. Multi-echo EPI of human fear conditioning reveals improved BOLD detection in ventromedial prefrontal cortex. </w:t>
      </w:r>
      <w:r w:rsidRPr="0013717A">
        <w:rPr>
          <w:i/>
          <w:noProof/>
        </w:rPr>
        <w:t>NeuroImage</w:t>
      </w:r>
      <w:r w:rsidRPr="0013717A">
        <w:rPr>
          <w:noProof/>
        </w:rPr>
        <w:t xml:space="preserve"> </w:t>
      </w:r>
      <w:r w:rsidRPr="0013717A">
        <w:rPr>
          <w:b/>
          <w:noProof/>
        </w:rPr>
        <w:t>156</w:t>
      </w:r>
      <w:r w:rsidRPr="0013717A">
        <w:rPr>
          <w:noProof/>
        </w:rPr>
        <w:t xml:space="preserve">, 65-77 (2017). </w:t>
      </w:r>
      <w:hyperlink r:id="rId23" w:history="1">
        <w:r w:rsidRPr="0013717A">
          <w:rPr>
            <w:rStyle w:val="Hyperlink"/>
            <w:noProof/>
          </w:rPr>
          <w:t>https://doi.org/10.1016/j.neuroimage.2017.05.005</w:t>
        </w:r>
      </w:hyperlink>
    </w:p>
    <w:p w14:paraId="63FE8DBB" w14:textId="5531D82C" w:rsidR="0013717A" w:rsidRPr="0013717A" w:rsidRDefault="0013717A" w:rsidP="0013717A">
      <w:pPr>
        <w:pStyle w:val="EndNoteBibliography"/>
        <w:ind w:left="720" w:hanging="720"/>
        <w:rPr>
          <w:noProof/>
        </w:rPr>
      </w:pPr>
      <w:r w:rsidRPr="0013717A">
        <w:rPr>
          <w:noProof/>
        </w:rPr>
        <w:t>18</w:t>
      </w:r>
      <w:r w:rsidRPr="0013717A">
        <w:rPr>
          <w:noProof/>
        </w:rPr>
        <w:tab/>
        <w:t xml:space="preserve">Poser, B. A., Versluis, M. J., Hoogduin, J. M. &amp; Norris, D. G. BOLD contrast sensitivity enhancement and artifact reduction with multiecho EPI: parallel-acquired inhomogeneity-desensitized fMRI. </w:t>
      </w:r>
      <w:r w:rsidRPr="0013717A">
        <w:rPr>
          <w:i/>
          <w:noProof/>
        </w:rPr>
        <w:t>Magn Reson Med</w:t>
      </w:r>
      <w:r w:rsidRPr="0013717A">
        <w:rPr>
          <w:noProof/>
        </w:rPr>
        <w:t xml:space="preserve"> </w:t>
      </w:r>
      <w:r w:rsidRPr="0013717A">
        <w:rPr>
          <w:b/>
          <w:noProof/>
        </w:rPr>
        <w:t>55</w:t>
      </w:r>
      <w:r w:rsidRPr="0013717A">
        <w:rPr>
          <w:noProof/>
        </w:rPr>
        <w:t xml:space="preserve">, 1227-1235 (2006). </w:t>
      </w:r>
      <w:hyperlink r:id="rId24" w:history="1">
        <w:r w:rsidRPr="0013717A">
          <w:rPr>
            <w:rStyle w:val="Hyperlink"/>
            <w:noProof/>
          </w:rPr>
          <w:t>https://doi.org/10.1002/mrm.20900</w:t>
        </w:r>
      </w:hyperlink>
    </w:p>
    <w:p w14:paraId="6A3C0A26" w14:textId="609CD0AA" w:rsidR="0013717A" w:rsidRPr="0013717A" w:rsidRDefault="0013717A" w:rsidP="0013717A">
      <w:pPr>
        <w:pStyle w:val="EndNoteBibliography"/>
        <w:ind w:left="720" w:hanging="720"/>
        <w:rPr>
          <w:noProof/>
        </w:rPr>
      </w:pPr>
      <w:r w:rsidRPr="0013717A">
        <w:rPr>
          <w:noProof/>
        </w:rPr>
        <w:t>19</w:t>
      </w:r>
      <w:r w:rsidRPr="0013717A">
        <w:rPr>
          <w:noProof/>
        </w:rPr>
        <w:tab/>
        <w:t xml:space="preserve">Kirilina, E., Lutti, A., Poser, B. A., Blankenburg, F. &amp; Weiskopf, N. The quest for the best: The impact of different EPI sequences on the sensitivity of random effect fMRI group analyses. </w:t>
      </w:r>
      <w:r w:rsidRPr="0013717A">
        <w:rPr>
          <w:i/>
          <w:noProof/>
        </w:rPr>
        <w:t>NeuroImage</w:t>
      </w:r>
      <w:r w:rsidRPr="0013717A">
        <w:rPr>
          <w:noProof/>
        </w:rPr>
        <w:t xml:space="preserve"> </w:t>
      </w:r>
      <w:r w:rsidRPr="0013717A">
        <w:rPr>
          <w:b/>
          <w:noProof/>
        </w:rPr>
        <w:t>126</w:t>
      </w:r>
      <w:r w:rsidRPr="0013717A">
        <w:rPr>
          <w:noProof/>
        </w:rPr>
        <w:t xml:space="preserve">, 49-59 (2016). </w:t>
      </w:r>
      <w:hyperlink r:id="rId25" w:history="1">
        <w:r w:rsidRPr="0013717A">
          <w:rPr>
            <w:rStyle w:val="Hyperlink"/>
            <w:noProof/>
          </w:rPr>
          <w:t>https://doi.org/10.1016/j.neuroimage.2015.10.071</w:t>
        </w:r>
      </w:hyperlink>
    </w:p>
    <w:p w14:paraId="0BE2425E" w14:textId="77777777" w:rsidR="0013717A" w:rsidRPr="0013717A" w:rsidRDefault="0013717A" w:rsidP="0013717A">
      <w:pPr>
        <w:pStyle w:val="EndNoteBibliography"/>
        <w:ind w:left="720" w:hanging="720"/>
        <w:rPr>
          <w:noProof/>
        </w:rPr>
      </w:pPr>
      <w:r w:rsidRPr="0013717A">
        <w:rPr>
          <w:noProof/>
        </w:rPr>
        <w:t>20</w:t>
      </w:r>
      <w:r w:rsidRPr="0013717A">
        <w:rPr>
          <w:noProof/>
        </w:rPr>
        <w:tab/>
        <w:t xml:space="preserve">Zhao, L. S., Raithel, C. U., Tisdall, D., Detre, J. A. &amp; Gottfried, J. A. Leveraging Multi-echo EPI to Enhance BOLD Sensitivity in Task-based Olfactory fMRI. </w:t>
      </w:r>
      <w:r w:rsidRPr="0013717A">
        <w:rPr>
          <w:i/>
          <w:noProof/>
        </w:rPr>
        <w:t>bioRxiv</w:t>
      </w:r>
      <w:r w:rsidRPr="0013717A">
        <w:rPr>
          <w:noProof/>
        </w:rPr>
        <w:t xml:space="preserve">, 2024.2001. 2015.575530 (2024). </w:t>
      </w:r>
    </w:p>
    <w:p w14:paraId="3861FC22" w14:textId="651258B7" w:rsidR="00BC2A2C" w:rsidRPr="00244866" w:rsidRDefault="00B44EA4" w:rsidP="0091089C">
      <w:pPr>
        <w:spacing w:after="120"/>
        <w:rPr>
          <w:rFonts w:ascii="Arial" w:hAnsi="Arial" w:cs="Arial"/>
          <w:color w:val="000000" w:themeColor="text1"/>
          <w:sz w:val="22"/>
          <w:szCs w:val="22"/>
        </w:rPr>
      </w:pPr>
      <w:r w:rsidRPr="00244866">
        <w:rPr>
          <w:rFonts w:ascii="Arial" w:hAnsi="Arial" w:cs="Arial"/>
          <w:color w:val="000000" w:themeColor="text1"/>
          <w:sz w:val="22"/>
          <w:szCs w:val="22"/>
        </w:rPr>
        <w:fldChar w:fldCharType="end"/>
      </w:r>
    </w:p>
    <w:sectPr w:rsidR="00BC2A2C" w:rsidRPr="00244866" w:rsidSect="001E480B">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Kahnt, Thorsten (NIH/NIDA) [E]" w:date="2024-10-08T15:40:00Z" w:initials="TK">
    <w:p w14:paraId="71C465A3" w14:textId="77777777" w:rsidR="00595DAA" w:rsidRDefault="00595DAA" w:rsidP="00595DAA">
      <w:pPr>
        <w:pStyle w:val="CommentText"/>
      </w:pPr>
      <w:r>
        <w:rPr>
          <w:rStyle w:val="CommentReference"/>
        </w:rPr>
        <w:annotationRef/>
      </w:r>
      <w:r>
        <w:t xml:space="preserve">I’m not a fan of this title. It emphasizes a behavioral paradigm, rather than a result. Maybe something that emphasizes the main results/conclusion: </w:t>
      </w:r>
    </w:p>
    <w:p w14:paraId="167C16DA" w14:textId="77777777" w:rsidR="00595DAA" w:rsidRDefault="00595DAA" w:rsidP="00595DAA">
      <w:pPr>
        <w:pStyle w:val="CommentText"/>
        <w:ind w:left="300"/>
      </w:pPr>
      <w:r>
        <w:t>“Posterior orbitofrontal cortex is necessary for acquisition and retrieval of stimulus-outcome associations”</w:t>
      </w:r>
    </w:p>
    <w:p w14:paraId="2BCA47B8" w14:textId="77777777" w:rsidR="00595DAA" w:rsidRDefault="00595DAA" w:rsidP="00595DAA">
      <w:pPr>
        <w:pStyle w:val="CommentText"/>
        <w:ind w:left="300"/>
      </w:pPr>
      <w:r>
        <w:t>“Posterior orbitofrontal cortex is necessary for acquisition and retrieval of outcome-specific stimulus-reward associations”</w:t>
      </w:r>
    </w:p>
  </w:comment>
  <w:comment w:id="1" w:author="Liu, Qingfang (NIH/NIDA) [E]" w:date="2024-10-11T07:16:00Z" w:initials="MOU">
    <w:p w14:paraId="4AC5A6DE" w14:textId="77777777" w:rsidR="00273CED" w:rsidRDefault="00084E33" w:rsidP="00273CED">
      <w:r>
        <w:rPr>
          <w:rStyle w:val="CommentReference"/>
        </w:rPr>
        <w:annotationRef/>
      </w:r>
      <w:r w:rsidR="00273CED">
        <w:rPr>
          <w:sz w:val="20"/>
          <w:szCs w:val="20"/>
        </w:rPr>
        <w:t xml:space="preserve">I think including outcome devaluation in the title will make it clearer what this work is about. If using title you suggested, this experiment should ask people to memorize and then recall the associations, instead of using devaluation. In my opinion the highlight of this work is trying to decompose the cognitive components underlying outcome devaluation, which was not clear when people use this in their experiment. </w:t>
      </w:r>
    </w:p>
  </w:comment>
  <w:comment w:id="2" w:author="Kahnt, Thorsten (NIH/NIDA) [E]" w:date="2024-10-09T09:43:00Z" w:initials="TK">
    <w:p w14:paraId="7E6B37A7" w14:textId="19831779" w:rsidR="004C0402" w:rsidRDefault="004C0402" w:rsidP="004C0402">
      <w:pPr>
        <w:pStyle w:val="CommentText"/>
      </w:pPr>
      <w:r>
        <w:rPr>
          <w:rStyle w:val="CommentReference"/>
        </w:rPr>
        <w:annotationRef/>
      </w:r>
      <w:r>
        <w:t xml:space="preserve">So instead of framing this as a “paradigm”, I think it would be better to describe this in terms of a cognitive-behavioral function/process.  </w:t>
      </w:r>
    </w:p>
  </w:comment>
  <w:comment w:id="3" w:author="Kahnt, Thorsten (NIH/NIDA) [E]" w:date="2024-10-09T09:43:00Z" w:initials="TK">
    <w:p w14:paraId="31CC9191" w14:textId="153C4FF0" w:rsidR="004C0402" w:rsidRDefault="004C0402" w:rsidP="004C0402">
      <w:pPr>
        <w:pStyle w:val="CommentText"/>
      </w:pPr>
      <w:r>
        <w:rPr>
          <w:rStyle w:val="CommentReference"/>
        </w:rPr>
        <w:annotationRef/>
      </w:r>
      <w:r>
        <w:t>Same here, don’t refer to a ‘paradigm’ but the function/process</w:t>
      </w:r>
    </w:p>
  </w:comment>
  <w:comment w:id="4" w:author="Kahnt, Thorsten (NIH/NIDA) [E]" w:date="2024-10-08T15:47:00Z" w:initials="TK">
    <w:p w14:paraId="14FDE8AB" w14:textId="77777777" w:rsidR="004C0402" w:rsidRDefault="00BB0B3B" w:rsidP="004C0402">
      <w:pPr>
        <w:pStyle w:val="CommentText"/>
      </w:pPr>
      <w:r>
        <w:rPr>
          <w:rStyle w:val="CommentReference"/>
        </w:rPr>
        <w:annotationRef/>
      </w:r>
      <w:r w:rsidR="004C0402">
        <w:t xml:space="preserve">I would here explain what cognitive function is required during these two phases: (phase 1) learning reward-specific stimulus-outcome associations, (phase 2) retrieving reward-specific stimulus-outcome associations and using them to infer updated value of specific reward. </w:t>
      </w:r>
    </w:p>
  </w:comment>
  <w:comment w:id="5" w:author="Liu, Qingfang (NIH/NIDA) [E]" w:date="2024-10-11T07:20:00Z" w:initials="MOU">
    <w:p w14:paraId="6CAE984C" w14:textId="77777777" w:rsidR="00B85F29" w:rsidRDefault="00B85F29" w:rsidP="00B85F29">
      <w:r>
        <w:rPr>
          <w:rStyle w:val="CommentReference"/>
        </w:rPr>
        <w:annotationRef/>
      </w:r>
      <w:r>
        <w:rPr>
          <w:color w:val="000000"/>
          <w:sz w:val="20"/>
          <w:szCs w:val="20"/>
        </w:rPr>
        <w:t xml:space="preserve">I agree this needs more explanation to start the paper - one critical issue is there are at least two, potentially three, components in testing phase. One is simply retrieving association. Another is to integrate such associations with updated value. Or behavioral inhibition may be considered as well. </w:t>
      </w:r>
    </w:p>
  </w:comment>
  <w:comment w:id="6" w:author="Kahnt, Thorsten (NIH/NIDA) [E]" w:date="2024-10-09T09:45:00Z" w:initials="TK">
    <w:p w14:paraId="45D36BAD" w14:textId="508E1AA5" w:rsidR="004C0402" w:rsidRDefault="004C0402" w:rsidP="004C0402">
      <w:pPr>
        <w:pStyle w:val="CommentText"/>
      </w:pPr>
      <w:r>
        <w:rPr>
          <w:rStyle w:val="CommentReference"/>
        </w:rPr>
        <w:annotationRef/>
      </w:r>
      <w:r>
        <w:t xml:space="preserve">Then here, spell out more specific hypotheses, or at least make some hypothetical predictions abut what behavior would be observed if a OFC subregion does process X </w:t>
      </w:r>
    </w:p>
  </w:comment>
  <w:comment w:id="7" w:author="Kahnt, Thorsten (NIH/NIDA) [E]" w:date="2024-10-08T15:42:00Z" w:initials="TK">
    <w:p w14:paraId="146584E0" w14:textId="5491AAC9" w:rsidR="00BB0B3B" w:rsidRDefault="00595DAA" w:rsidP="00BB0B3B">
      <w:pPr>
        <w:pStyle w:val="CommentText"/>
      </w:pPr>
      <w:r>
        <w:rPr>
          <w:rStyle w:val="CommentReference"/>
        </w:rPr>
        <w:annotationRef/>
      </w:r>
      <w:r w:rsidR="00BB0B3B">
        <w:t>I would give more specifics, basically: “These results suggest that posterior but not anterior lateral orbitofrontal cortex network is necessary for the acquisition and retrieval of outcome-specific stimulus-reward associations”</w:t>
      </w:r>
    </w:p>
  </w:comment>
  <w:comment w:id="8" w:author="Kahnt, Thorsten (NIH/NIDA) [E]" w:date="2024-10-09T09:51:00Z" w:initials="TK">
    <w:p w14:paraId="34E35141" w14:textId="77777777" w:rsidR="00971592" w:rsidRDefault="00971592" w:rsidP="00971592">
      <w:pPr>
        <w:pStyle w:val="CommentText"/>
      </w:pPr>
      <w:r>
        <w:rPr>
          <w:rStyle w:val="CommentReference"/>
        </w:rPr>
        <w:annotationRef/>
      </w:r>
      <w:r>
        <w:t xml:space="preserve">It would be great if we could have a result that shows that we are actually differentially modulating the brain with these two targets. </w:t>
      </w:r>
    </w:p>
  </w:comment>
  <w:comment w:id="9" w:author="Kahnt, Thorsten (NIH/NIDA) [E]" w:date="2024-10-08T15:48:00Z" w:initials="TK">
    <w:p w14:paraId="2D542AAC" w14:textId="3FF62C0D" w:rsidR="00BB0B3B" w:rsidRDefault="00BB0B3B" w:rsidP="00BB0B3B">
      <w:pPr>
        <w:pStyle w:val="CommentText"/>
      </w:pPr>
      <w:r>
        <w:rPr>
          <w:rStyle w:val="CommentReference"/>
        </w:rPr>
        <w:annotationRef/>
      </w:r>
      <w:r>
        <w:t xml:space="preserve">I would have two base colors for anterior and posterior OFC, and then use a lighter version of that color for the LPFC coordinate. </w:t>
      </w:r>
    </w:p>
    <w:p w14:paraId="5A5854D2" w14:textId="77777777" w:rsidR="00BB0B3B" w:rsidRDefault="00BB0B3B" w:rsidP="00BB0B3B">
      <w:pPr>
        <w:pStyle w:val="CommentText"/>
      </w:pPr>
      <w:r>
        <w:t xml:space="preserve">Then, I would carry these colors through the entire paper. This will tremendously help with comprehension of the figures. </w:t>
      </w:r>
    </w:p>
  </w:comment>
  <w:comment w:id="10" w:author="Kahnt, Thorsten (NIH/NIDA) [E]" w:date="2024-10-08T15:49:00Z" w:initials="TK">
    <w:p w14:paraId="1323DA88" w14:textId="438B20BD" w:rsidR="00BB0B3B" w:rsidRDefault="00BB0B3B" w:rsidP="00BB0B3B">
      <w:pPr>
        <w:pStyle w:val="CommentText"/>
      </w:pPr>
      <w:r>
        <w:rPr>
          <w:rStyle w:val="CommentReference"/>
        </w:rPr>
        <w:annotationRef/>
      </w:r>
      <w:r>
        <w:t>Any way to bring the color scheme into this plot?</w:t>
      </w:r>
    </w:p>
  </w:comment>
  <w:comment w:id="11" w:author="Kahnt, Thorsten (NIH/NIDA) [E]" w:date="2024-10-09T09:51:00Z" w:initials="TK">
    <w:p w14:paraId="6204C5F0" w14:textId="77777777" w:rsidR="00971592" w:rsidRDefault="00971592" w:rsidP="00971592">
      <w:pPr>
        <w:pStyle w:val="CommentText"/>
      </w:pPr>
      <w:r>
        <w:rPr>
          <w:rStyle w:val="CommentReference"/>
        </w:rPr>
        <w:annotationRef/>
      </w:r>
      <w:r>
        <w:t xml:space="preserve">I would call this stimulus-response learning, </w:t>
      </w:r>
    </w:p>
  </w:comment>
  <w:comment w:id="12" w:author="Liu, Qingfang (NIH/NIDA) [E]" w:date="2024-10-11T07:24:00Z" w:initials="MOU">
    <w:p w14:paraId="3E806DCD" w14:textId="77777777" w:rsidR="00B632A2" w:rsidRDefault="00B632A2" w:rsidP="00B632A2">
      <w:r>
        <w:rPr>
          <w:rStyle w:val="CommentReference"/>
        </w:rPr>
        <w:annotationRef/>
      </w:r>
      <w:r>
        <w:rPr>
          <w:color w:val="000000"/>
          <w:sz w:val="20"/>
          <w:szCs w:val="20"/>
        </w:rPr>
        <w:t>I don’t get why you suggested this. They are learning which of the two stimuli is value predictive, where the response is counterbalanced. It sounds more confusing to say stimulus-response learning</w:t>
      </w:r>
    </w:p>
  </w:comment>
  <w:comment w:id="13" w:author="Kahnt, Thorsten (NIH/NIDA) [E]" w:date="2024-10-09T09:57:00Z" w:initials="TK">
    <w:p w14:paraId="4B31FAA3" w14:textId="3B7854CE" w:rsidR="00971592" w:rsidRDefault="00971592" w:rsidP="00971592">
      <w:pPr>
        <w:pStyle w:val="CommentText"/>
      </w:pPr>
      <w:r>
        <w:rPr>
          <w:rStyle w:val="CommentReference"/>
        </w:rPr>
        <w:annotationRef/>
      </w:r>
      <w:r>
        <w:t>Make this a new paragraph.</w:t>
      </w:r>
    </w:p>
  </w:comment>
  <w:comment w:id="14" w:author="Kahnt, Thorsten (NIH/NIDA) [E]" w:date="2024-10-09T09:54:00Z" w:initials="TK">
    <w:p w14:paraId="1B5D3A08" w14:textId="10683DC3" w:rsidR="00971592" w:rsidRDefault="00971592" w:rsidP="00971592">
      <w:pPr>
        <w:pStyle w:val="CommentText"/>
      </w:pPr>
      <w:r>
        <w:rPr>
          <w:rStyle w:val="CommentReference"/>
        </w:rPr>
        <w:annotationRef/>
      </w:r>
      <w:r>
        <w:t>Don’t use this word! It implies a systematic confound. Your design was counter-balanced to account for this confound at the group level.</w:t>
      </w:r>
    </w:p>
  </w:comment>
  <w:comment w:id="15" w:author="Kahnt, Thorsten (NIH/NIDA) [E]" w:date="2024-10-09T09:55:00Z" w:initials="TK">
    <w:p w14:paraId="50558182" w14:textId="77777777" w:rsidR="00971592" w:rsidRDefault="00971592" w:rsidP="00971592">
      <w:pPr>
        <w:pStyle w:val="CommentText"/>
      </w:pPr>
      <w:r>
        <w:rPr>
          <w:rStyle w:val="CommentReference"/>
        </w:rPr>
        <w:annotationRef/>
      </w:r>
      <w:r>
        <w:t>I would always use the same word. Ideally, stimulus-response learning.</w:t>
      </w:r>
    </w:p>
  </w:comment>
  <w:comment w:id="18" w:author="Kahnt, Thorsten (NIH/NIDA) [E]" w:date="2024-10-09T09:59:00Z" w:initials="TK">
    <w:p w14:paraId="734B577A" w14:textId="77777777" w:rsidR="00971592" w:rsidRDefault="00971592" w:rsidP="00971592">
      <w:pPr>
        <w:pStyle w:val="CommentText"/>
      </w:pPr>
      <w:r>
        <w:rPr>
          <w:rStyle w:val="CommentReference"/>
        </w:rPr>
        <w:annotationRef/>
      </w:r>
      <w:r>
        <w:t>Why not stimulation location?</w:t>
      </w:r>
    </w:p>
  </w:comment>
  <w:comment w:id="19" w:author="Liu, Qingfang (NIH/NIDA) [E]" w:date="2024-10-11T07:26:00Z" w:initials="MOU">
    <w:p w14:paraId="25B7FD8F" w14:textId="77777777" w:rsidR="006F3E9F" w:rsidRDefault="006F3E9F" w:rsidP="006F3E9F">
      <w:r>
        <w:rPr>
          <w:rStyle w:val="CommentReference"/>
        </w:rPr>
        <w:annotationRef/>
      </w:r>
      <w:r>
        <w:rPr>
          <w:color w:val="000000"/>
          <w:sz w:val="20"/>
          <w:szCs w:val="20"/>
        </w:rPr>
        <w:t>Because early on I’ve concluded stimulation location did not affect. But it doesn’t hurt to add one sentence here</w:t>
      </w:r>
    </w:p>
  </w:comment>
  <w:comment w:id="22" w:author="Kahnt, Thorsten (NIH/NIDA) [E]" w:date="2024-10-08T15:34:00Z" w:initials="TK">
    <w:p w14:paraId="560423FF" w14:textId="6C8C87B3" w:rsidR="00595DAA" w:rsidRDefault="00595DAA" w:rsidP="00595DAA">
      <w:pPr>
        <w:pStyle w:val="CommentText"/>
      </w:pPr>
      <w:r>
        <w:rPr>
          <w:rStyle w:val="CommentReference"/>
        </w:rPr>
        <w:annotationRef/>
      </w:r>
      <w:r>
        <w:t>Is this p-value correct? If so, why do you think this is worth mentioning?</w:t>
      </w:r>
    </w:p>
  </w:comment>
  <w:comment w:id="23" w:author="Liu, Qingfang (NIH/NIDA) [E]" w:date="2024-10-11T07:28:00Z" w:initials="MOU">
    <w:p w14:paraId="49FEA023" w14:textId="77777777" w:rsidR="0072652A" w:rsidRDefault="0072652A" w:rsidP="0072652A">
      <w:r>
        <w:rPr>
          <w:rStyle w:val="CommentReference"/>
        </w:rPr>
        <w:annotationRef/>
      </w:r>
      <w:r>
        <w:rPr>
          <w:color w:val="000000"/>
          <w:sz w:val="20"/>
          <w:szCs w:val="20"/>
        </w:rPr>
        <w:t>No particular reason. Can be skipped</w:t>
      </w:r>
    </w:p>
  </w:comment>
  <w:comment w:id="20" w:author="Kahnt, Thorsten (NIH/NIDA) [E]" w:date="2024-10-09T10:00:00Z" w:initials="TK">
    <w:p w14:paraId="5E519B72" w14:textId="5A92ABC5" w:rsidR="00971592" w:rsidRDefault="00971592" w:rsidP="00971592">
      <w:pPr>
        <w:pStyle w:val="CommentText"/>
      </w:pPr>
      <w:r>
        <w:rPr>
          <w:rStyle w:val="CommentReference"/>
        </w:rPr>
        <w:annotationRef/>
      </w:r>
      <w:r>
        <w:t>Saying learning rates were not related to discomfort (and reference SI figure), is probably enogh.</w:t>
      </w:r>
    </w:p>
  </w:comment>
  <w:comment w:id="21" w:author="Liu, Qingfang (NIH/NIDA) [E]" w:date="2024-10-11T07:27:00Z" w:initials="MOU">
    <w:p w14:paraId="4436CA46" w14:textId="77777777" w:rsidR="00B94D7F" w:rsidRDefault="00B94D7F" w:rsidP="00B94D7F">
      <w:r>
        <w:rPr>
          <w:rStyle w:val="CommentReference"/>
        </w:rPr>
        <w:annotationRef/>
      </w:r>
      <w:r>
        <w:rPr>
          <w:sz w:val="20"/>
          <w:szCs w:val="20"/>
        </w:rPr>
        <w:t>Honestly I don’t buy the idea of making conclusion based on absence of correlation, especially with such few data points</w:t>
      </w:r>
    </w:p>
  </w:comment>
  <w:comment w:id="24" w:author="Kahnt, Thorsten (NIH/NIDA) [E]" w:date="2024-10-08T15:36:00Z" w:initials="TK">
    <w:p w14:paraId="1EDCFA28" w14:textId="1F77F403" w:rsidR="00971592" w:rsidRDefault="00595DAA" w:rsidP="00971592">
      <w:pPr>
        <w:pStyle w:val="CommentText"/>
      </w:pPr>
      <w:r>
        <w:rPr>
          <w:rStyle w:val="CommentReference"/>
        </w:rPr>
        <w:annotationRef/>
      </w:r>
      <w:r w:rsidR="00971592">
        <w:t>Given there is no significant correlation, I would not emphasize this as a likely interpretation. We can just conclude that any OFC targeted TMS interferes with learning the task structure. The discomfort finding is something for the discussion.</w:t>
      </w:r>
    </w:p>
  </w:comment>
  <w:comment w:id="25" w:author="Kahnt, Thorsten (NIH/NIDA) [E]" w:date="2024-10-08T15:56:00Z" w:initials="TK">
    <w:p w14:paraId="40F72608" w14:textId="0480031B" w:rsidR="00B65A3B" w:rsidRDefault="00B65A3B" w:rsidP="00B65A3B">
      <w:pPr>
        <w:pStyle w:val="CommentText"/>
      </w:pPr>
      <w:r>
        <w:rPr>
          <w:rStyle w:val="CommentReference"/>
        </w:rPr>
        <w:annotationRef/>
      </w:r>
      <w:r>
        <w:t>This is a crowded figure. The main point is the top row of A and C. I would split this up into multiple figures (one for top of A &amp; C, and one for D - could you also show a panel combined for all sessions - and why are they collapsed across aOFC and pOFC?). Perhaps move some of this (panel E, bottom of A, B) into the SI. Also, I would use a different color code to highlight aOFC and pOFC.</w:t>
      </w:r>
    </w:p>
  </w:comment>
  <w:comment w:id="26" w:author="Kahnt, Thorsten (NIH/NIDA) [E]" w:date="2024-10-09T10:01:00Z" w:initials="TK">
    <w:p w14:paraId="447D5CED" w14:textId="77777777" w:rsidR="00BD035A" w:rsidRDefault="00BD035A" w:rsidP="00BD035A">
      <w:pPr>
        <w:pStyle w:val="CommentText"/>
      </w:pPr>
      <w:r>
        <w:rPr>
          <w:rStyle w:val="CommentReference"/>
        </w:rPr>
        <w:annotationRef/>
      </w:r>
      <w:r>
        <w:t>Should be a SI figure</w:t>
      </w:r>
    </w:p>
  </w:comment>
  <w:comment w:id="27" w:author="Liu, Qingfang (NIH/NIDA) [E]" w:date="2024-10-11T07:32:00Z" w:initials="MOU">
    <w:p w14:paraId="4BDF3D31" w14:textId="77777777" w:rsidR="005021FB" w:rsidRDefault="005021FB" w:rsidP="005021FB">
      <w:r>
        <w:rPr>
          <w:rStyle w:val="CommentReference"/>
        </w:rPr>
        <w:annotationRef/>
      </w:r>
      <w:r>
        <w:rPr>
          <w:color w:val="000000"/>
          <w:sz w:val="20"/>
          <w:szCs w:val="20"/>
        </w:rPr>
        <w:t>SI figure is fine with me, but just to say this reasoning step is important to keep (people did question why I could do post(B)-pre(A) and having this correlation helped)</w:t>
      </w:r>
    </w:p>
  </w:comment>
  <w:comment w:id="28" w:author="Kahnt, Thorsten (NIH/NIDA) [E]" w:date="2024-10-09T10:03:00Z" w:initials="TK">
    <w:p w14:paraId="619930B4" w14:textId="7B57700D" w:rsidR="00BD035A" w:rsidRDefault="00BD035A" w:rsidP="00BD035A">
      <w:pPr>
        <w:pStyle w:val="CommentText"/>
      </w:pPr>
      <w:r>
        <w:rPr>
          <w:rStyle w:val="CommentReference"/>
        </w:rPr>
        <w:annotationRef/>
      </w:r>
      <w:r>
        <w:rPr>
          <w:b/>
          <w:bCs/>
        </w:rPr>
        <w:t>All</w:t>
      </w:r>
      <w:r>
        <w:t xml:space="preserve"> sessions?</w:t>
      </w:r>
    </w:p>
  </w:comment>
  <w:comment w:id="29" w:author="Liu, Qingfang (NIH/NIDA) [E]" w:date="2024-10-11T07:33:00Z" w:initials="MOU">
    <w:p w14:paraId="799DED5E" w14:textId="77777777" w:rsidR="00792B2C" w:rsidRDefault="00792B2C" w:rsidP="00792B2C">
      <w:r>
        <w:rPr>
          <w:rStyle w:val="CommentReference"/>
        </w:rPr>
        <w:annotationRef/>
      </w:r>
      <w:r>
        <w:rPr>
          <w:color w:val="000000"/>
          <w:sz w:val="20"/>
          <w:szCs w:val="20"/>
        </w:rPr>
        <w:t>Yes, all 3 sessions, as an overall evaluation of the selective satiation on choice updates, before focusing on Day 2 or Day 1 cTBS effect</w:t>
      </w:r>
    </w:p>
  </w:comment>
  <w:comment w:id="32" w:author="Kahnt, Thorsten (NIH/NIDA) [E]" w:date="2024-10-09T10:09:00Z" w:initials="TK">
    <w:p w14:paraId="54C72618" w14:textId="2455906A" w:rsidR="00BD035A" w:rsidRDefault="00BD035A" w:rsidP="00BD035A">
      <w:pPr>
        <w:pStyle w:val="CommentText"/>
      </w:pPr>
      <w:r>
        <w:rPr>
          <w:rStyle w:val="CommentReference"/>
        </w:rPr>
        <w:annotationRef/>
      </w:r>
      <w:r>
        <w:t>Here and throughout the manuscript, it would be easier to understand the results if you spelled out what this means. Like “the difference between sham and TMS was significant in the pOFC but not the aOFC group”, or “the difference between sham and TMS was significantly larger in the pOFC compared to the aOFC group” or whatever we can conclude form these effects in terms of differences (or differences of differences)...</w:t>
      </w:r>
    </w:p>
  </w:comment>
  <w:comment w:id="33" w:author="Liu, Qingfang (NIH/NIDA) [E]" w:date="2024-10-11T07:34:00Z" w:initials="MOU">
    <w:p w14:paraId="0070B353" w14:textId="77777777" w:rsidR="007D4025" w:rsidRDefault="007D4025" w:rsidP="007D4025">
      <w:r>
        <w:rPr>
          <w:rStyle w:val="CommentReference"/>
        </w:rPr>
        <w:annotationRef/>
      </w:r>
      <w:r>
        <w:rPr>
          <w:color w:val="000000"/>
          <w:sz w:val="20"/>
          <w:szCs w:val="20"/>
        </w:rPr>
        <w:t>Fair enough</w:t>
      </w:r>
    </w:p>
  </w:comment>
  <w:comment w:id="34" w:author="Kahnt, Thorsten (NIH/NIDA) [E]" w:date="2024-10-09T10:09:00Z" w:initials="TK">
    <w:p w14:paraId="3DCF6704" w14:textId="14369B33" w:rsidR="00BD035A" w:rsidRDefault="00BD035A" w:rsidP="00BD035A">
      <w:pPr>
        <w:pStyle w:val="CommentText"/>
      </w:pPr>
      <w:r>
        <w:rPr>
          <w:rStyle w:val="CommentReference"/>
        </w:rPr>
        <w:annotationRef/>
      </w:r>
      <w:r>
        <w:t>SI?</w:t>
      </w:r>
    </w:p>
  </w:comment>
  <w:comment w:id="35" w:author="Liu, Qingfang (NIH/NIDA) [E]" w:date="2024-10-11T07:35:00Z" w:initials="MOU">
    <w:p w14:paraId="0EFB5B29" w14:textId="77777777" w:rsidR="005127F8" w:rsidRDefault="005127F8" w:rsidP="005127F8">
      <w:r>
        <w:rPr>
          <w:rStyle w:val="CommentReference"/>
        </w:rPr>
        <w:annotationRef/>
      </w:r>
      <w:r>
        <w:rPr>
          <w:color w:val="000000"/>
          <w:sz w:val="20"/>
          <w:szCs w:val="20"/>
        </w:rPr>
        <w:t>I think this should be the main figure as a condensed information</w:t>
      </w:r>
    </w:p>
  </w:comment>
  <w:comment w:id="36" w:author="Kahnt, Thorsten (NIH/NIDA) [E]" w:date="2024-10-09T10:10:00Z" w:initials="TK">
    <w:p w14:paraId="1BE45631" w14:textId="2613A092" w:rsidR="00BD035A" w:rsidRDefault="00BD035A" w:rsidP="00BD035A">
      <w:pPr>
        <w:pStyle w:val="CommentText"/>
      </w:pPr>
      <w:r>
        <w:rPr>
          <w:rStyle w:val="CommentReference"/>
        </w:rPr>
        <w:annotationRef/>
      </w:r>
      <w:r>
        <w:t>SI?</w:t>
      </w:r>
    </w:p>
  </w:comment>
  <w:comment w:id="37" w:author="Liu, Qingfang (NIH/NIDA) [E]" w:date="2024-10-11T07:39:00Z" w:initials="MOU">
    <w:p w14:paraId="5F8746C5" w14:textId="77777777" w:rsidR="000A7F77" w:rsidRDefault="000A7F77" w:rsidP="000A7F77">
      <w:r>
        <w:rPr>
          <w:rStyle w:val="CommentReference"/>
        </w:rPr>
        <w:annotationRef/>
      </w:r>
      <w:r>
        <w:rPr>
          <w:color w:val="000000"/>
          <w:sz w:val="20"/>
          <w:szCs w:val="20"/>
        </w:rPr>
        <w:t xml:space="preserve">The correlation of choice update with value (odor rating) update can be important here, as it indicates how well people update their choices with the updated value, which goes back to the question asked in this paper. </w:t>
      </w:r>
    </w:p>
  </w:comment>
  <w:comment w:id="38" w:author="Kahnt, Thorsten (NIH/NIDA) [E]" w:date="2024-10-09T10:11:00Z" w:initials="TK">
    <w:p w14:paraId="72EA27D4" w14:textId="57210CCF" w:rsidR="00BD035A" w:rsidRDefault="00BD035A" w:rsidP="00BD035A">
      <w:pPr>
        <w:pStyle w:val="CommentText"/>
      </w:pPr>
      <w:r>
        <w:rPr>
          <w:rStyle w:val="CommentReference"/>
        </w:rPr>
        <w:annotationRef/>
      </w:r>
      <w:r>
        <w:t>Be more specific here</w:t>
      </w:r>
    </w:p>
  </w:comment>
  <w:comment w:id="39" w:author="Liu, Qingfang (NIH/NIDA) [E]" w:date="2024-10-11T07:42:00Z" w:initials="MOU">
    <w:p w14:paraId="5F18B1EA" w14:textId="77777777" w:rsidR="00DD553A" w:rsidRDefault="00DD553A" w:rsidP="00DD553A">
      <w:r>
        <w:rPr>
          <w:rStyle w:val="CommentReference"/>
        </w:rPr>
        <w:annotationRef/>
      </w:r>
      <w:r>
        <w:rPr>
          <w:color w:val="000000"/>
          <w:sz w:val="20"/>
          <w:szCs w:val="20"/>
        </w:rPr>
        <w:t xml:space="preserve">Based on current results, it seems the conclusion should be Day 2 cTBS did not affect people to choose stimuli based on values, and also did not affect people update odor values; however it affects the choice between stimuli, potentially because of impaired retrieval. Does this actually make sense to you? </w:t>
      </w:r>
    </w:p>
  </w:comment>
  <w:comment w:id="40" w:author="Kahnt, Thorsten (NIH/NIDA) [E]" w:date="2024-10-08T15:58:00Z" w:initials="TK">
    <w:p w14:paraId="59FBF8F1" w14:textId="4982324A" w:rsidR="00B65A3B" w:rsidRDefault="00B65A3B" w:rsidP="00B65A3B">
      <w:pPr>
        <w:pStyle w:val="CommentText"/>
      </w:pPr>
      <w:r>
        <w:rPr>
          <w:rStyle w:val="CommentReference"/>
        </w:rPr>
        <w:annotationRef/>
      </w:r>
      <w:r>
        <w:t>Again, very packed figure. I would move most panels in the SI and only keep A (and maybe D- if separated by aOFC and pOFC).</w:t>
      </w:r>
    </w:p>
  </w:comment>
  <w:comment w:id="41" w:author="Kahnt, Thorsten (NIH/NIDA) [E]" w:date="2024-10-08T15:59:00Z" w:initials="TK">
    <w:p w14:paraId="232815B3" w14:textId="77777777" w:rsidR="00B65A3B" w:rsidRDefault="00B65A3B" w:rsidP="00B65A3B">
      <w:pPr>
        <w:pStyle w:val="CommentText"/>
      </w:pPr>
      <w:r>
        <w:rPr>
          <w:rStyle w:val="CommentReference"/>
        </w:rPr>
        <w:annotationRef/>
      </w:r>
      <w:r>
        <w:t>For all figures, I would perhaps include a little schematic that shows when in the experiment the TMS was done and when you test the effects on behavior.</w:t>
      </w:r>
    </w:p>
  </w:comment>
  <w:comment w:id="42" w:author="Liu, Qingfang (NIH/NIDA) [E]" w:date="2024-10-11T07:44:00Z" w:initials="MOU">
    <w:p w14:paraId="169492B9" w14:textId="77777777" w:rsidR="00DB17AE" w:rsidRDefault="00DB17AE" w:rsidP="00DB17AE">
      <w:r>
        <w:rPr>
          <w:rStyle w:val="CommentReference"/>
        </w:rPr>
        <w:annotationRef/>
      </w:r>
      <w:r>
        <w:rPr>
          <w:color w:val="000000"/>
          <w:sz w:val="20"/>
          <w:szCs w:val="20"/>
        </w:rPr>
        <w:t>Figure 4D only contains pOFC group as a follow up to 4C. But as I mentioned above, there’s definitely something to explore in 4E.</w:t>
      </w:r>
    </w:p>
  </w:comment>
  <w:comment w:id="43" w:author="Liu, Qingfang (NIH/NIDA) [E]" w:date="2024-10-11T07:45:00Z" w:initials="MOU">
    <w:p w14:paraId="5F327CE4" w14:textId="77777777" w:rsidR="001E109F" w:rsidRDefault="001E109F" w:rsidP="001E109F">
      <w:r>
        <w:rPr>
          <w:rStyle w:val="CommentReference"/>
        </w:rPr>
        <w:annotationRef/>
      </w:r>
      <w:r>
        <w:rPr>
          <w:color w:val="000000"/>
          <w:sz w:val="20"/>
          <w:szCs w:val="20"/>
        </w:rPr>
        <w:t>The timing info was already at the beginning in Figure 1. What are you refereeing to here? Some distribution/stats of time gap in between?</w:t>
      </w:r>
    </w:p>
  </w:comment>
  <w:comment w:id="44" w:author="Kahnt, Thorsten (NIH/NIDA) [E]" w:date="2024-10-09T10:13:00Z" w:initials="TK">
    <w:p w14:paraId="5701C578" w14:textId="1B823E2C" w:rsidR="002574CE" w:rsidRDefault="002574CE" w:rsidP="002574CE">
      <w:pPr>
        <w:pStyle w:val="CommentText"/>
      </w:pPr>
      <w:r>
        <w:rPr>
          <w:rStyle w:val="CommentReference"/>
        </w:rPr>
        <w:annotationRef/>
      </w:r>
      <w:r>
        <w:t xml:space="preserve">I’d highlight the effect on the cognitive function here. What is really means that stimulation impairs acquisition of reward-specific stimulus-outcome associations, we just reveal it at the time of the probe test... </w:t>
      </w:r>
    </w:p>
  </w:comment>
  <w:comment w:id="45" w:author="Kahnt, Thorsten (NIH/NIDA) [E]" w:date="2024-10-09T10:14:00Z" w:initials="TK">
    <w:p w14:paraId="4C814744" w14:textId="77777777" w:rsidR="002574CE" w:rsidRDefault="002574CE" w:rsidP="002574CE">
      <w:pPr>
        <w:pStyle w:val="CommentText"/>
      </w:pPr>
      <w:r>
        <w:rPr>
          <w:rStyle w:val="CommentReference"/>
        </w:rPr>
        <w:annotationRef/>
      </w:r>
      <w:r>
        <w:t>Very nice!</w:t>
      </w:r>
    </w:p>
  </w:comment>
  <w:comment w:id="46" w:author="Liu, Qingfang (NIH/NIDA) [E]" w:date="2024-10-11T07:47:00Z" w:initials="MOU">
    <w:p w14:paraId="1CC74F28" w14:textId="77777777" w:rsidR="00522B05" w:rsidRDefault="00522B05" w:rsidP="00522B05">
      <w:r>
        <w:rPr>
          <w:rStyle w:val="CommentReference"/>
        </w:rPr>
        <w:annotationRef/>
      </w:r>
      <w:r>
        <w:rPr>
          <w:color w:val="000000"/>
          <w:sz w:val="20"/>
          <w:szCs w:val="20"/>
        </w:rPr>
        <w:t xml:space="preserve">This is the best way I could write for now but I guess people would ask what kind of patterns exactly for each set. </w:t>
      </w:r>
    </w:p>
  </w:comment>
  <w:comment w:id="47" w:author="Kahnt, Thorsten (NIH/NIDA) [E]" w:date="2024-10-09T10:22:00Z" w:initials="TK">
    <w:p w14:paraId="695D50A1" w14:textId="4A43AA05" w:rsidR="002574CE" w:rsidRDefault="002574CE" w:rsidP="002574CE">
      <w:pPr>
        <w:pStyle w:val="CommentText"/>
      </w:pPr>
      <w:r>
        <w:rPr>
          <w:rStyle w:val="CommentReference"/>
        </w:rPr>
        <w:annotationRef/>
      </w:r>
      <w:r>
        <w:t xml:space="preserve">Here and throughout. There are really two types of philosophies about how to present statistical test results. One is statistical model forward. You say how you test it and then the result. This is what you do here. It emphasizes the approach, rather than the result. Alternatively, you can put the result first (e.g., “stimulus B choices were changed by TMS compared to sham...”) and then in the parentheses that contain the p-value say how this was tested. The first approach is more precise but you need a good amount of statistical knowledge to extract what that means. The second approach is less precise, but easier to understand for a general audience that is not necessarily familiar with these linear models and statistics.  If we are writing for Nature Neuroscience, I think we need to write more in a “results first” style (take a look at some of Geoff’s nature neuroscience papers). </w:t>
      </w:r>
    </w:p>
  </w:comment>
  <w:comment w:id="48" w:author="Liu, Qingfang (NIH/NIDA) [E]" w:date="2024-10-11T08:04:00Z" w:initials="MOU">
    <w:p w14:paraId="577414EC" w14:textId="77777777" w:rsidR="00DE5A27" w:rsidRDefault="00DE5A27" w:rsidP="00DE5A27">
      <w:r>
        <w:rPr>
          <w:rStyle w:val="CommentReference"/>
        </w:rPr>
        <w:annotationRef/>
      </w:r>
      <w:r>
        <w:rPr>
          <w:color w:val="000000"/>
          <w:sz w:val="20"/>
          <w:szCs w:val="20"/>
        </w:rPr>
        <w:t xml:space="preserve">Yes I get the difference. I guess usually I would opt for the easier approach but for many analyses in this paper if you simply look at the plots with summary statistics you might say, oh there’s no effect - that’s why I wanted to bring in more explanation to ease the potential concern. I also don’t think there’s any real difficulty in explaining the statistical method if needed. Geoff’s rats data may be less noisier so what stats you use may be less important to explain. </w:t>
      </w:r>
    </w:p>
  </w:comment>
  <w:comment w:id="50" w:author="Kahnt, Thorsten (NIH/NIDA) [E]" w:date="2024-10-09T10:24:00Z" w:initials="TK">
    <w:p w14:paraId="74477208" w14:textId="1BCA6C33" w:rsidR="009D1E38" w:rsidRDefault="009D1E38" w:rsidP="009D1E38">
      <w:pPr>
        <w:pStyle w:val="CommentText"/>
      </w:pPr>
      <w:r>
        <w:rPr>
          <w:rStyle w:val="CommentReference"/>
        </w:rPr>
        <w:annotationRef/>
      </w:r>
      <w:r>
        <w:t xml:space="preserve">Significant? </w:t>
      </w:r>
    </w:p>
  </w:comment>
  <w:comment w:id="51" w:author="Liu, Qingfang (NIH/NIDA) [E]" w:date="2024-10-11T08:05:00Z" w:initials="MOU">
    <w:p w14:paraId="1549AD9B" w14:textId="77777777" w:rsidR="00EE08BA" w:rsidRDefault="006A619D" w:rsidP="00EE08BA">
      <w:r>
        <w:rPr>
          <w:rStyle w:val="CommentReference"/>
        </w:rPr>
        <w:annotationRef/>
      </w:r>
      <w:r w:rsidR="00EE08BA">
        <w:rPr>
          <w:sz w:val="20"/>
          <w:szCs w:val="20"/>
        </w:rPr>
        <w:t>Oh I meant to write “positive” (I skipped significant) if this behavioral effect was driven by discomfort, then it should be positive correlation</w:t>
      </w:r>
    </w:p>
  </w:comment>
  <w:comment w:id="52" w:author="Kahnt, Thorsten (NIH/NIDA) [E]" w:date="2024-10-09T10:24:00Z" w:initials="TK">
    <w:p w14:paraId="0B3D25E2" w14:textId="345B8BEB" w:rsidR="009D1E38" w:rsidRDefault="009D1E38" w:rsidP="009D1E38">
      <w:pPr>
        <w:pStyle w:val="CommentText"/>
      </w:pPr>
      <w:r>
        <w:rPr>
          <w:rStyle w:val="CommentReference"/>
        </w:rPr>
        <w:annotationRef/>
      </w:r>
      <w:r>
        <w:t>This looks significant, no?</w:t>
      </w:r>
    </w:p>
  </w:comment>
  <w:comment w:id="49" w:author="Kahnt, Thorsten (NIH/NIDA) [E]" w:date="2024-10-09T10:25:00Z" w:initials="TK">
    <w:p w14:paraId="72A6731B" w14:textId="77777777" w:rsidR="009D1E38" w:rsidRDefault="009D1E38" w:rsidP="009D1E38">
      <w:pPr>
        <w:pStyle w:val="CommentText"/>
      </w:pPr>
      <w:r>
        <w:rPr>
          <w:rStyle w:val="CommentReference"/>
        </w:rPr>
        <w:annotationRef/>
      </w:r>
      <w:r>
        <w:t>SI?</w:t>
      </w:r>
    </w:p>
  </w:comment>
  <w:comment w:id="53" w:author="Kahnt, Thorsten (NIH/NIDA) [E]" w:date="2024-10-09T10:26:00Z" w:initials="TK">
    <w:p w14:paraId="2A049CC0" w14:textId="77777777" w:rsidR="009D1E38" w:rsidRDefault="009D1E38" w:rsidP="009D1E38">
      <w:pPr>
        <w:pStyle w:val="CommentText"/>
      </w:pPr>
      <w:r>
        <w:rPr>
          <w:rStyle w:val="CommentReference"/>
        </w:rPr>
        <w:annotationRef/>
      </w:r>
      <w:r>
        <w:t xml:space="preserve">This is a prediction from the hypothesis that pOFC is critical for reward-specific stimulus outcome learning. </w:t>
      </w:r>
    </w:p>
  </w:comment>
  <w:comment w:id="54" w:author="Liu, Qingfang (NIH/NIDA) [E]" w:date="2024-10-11T08:07:00Z" w:initials="MOU">
    <w:p w14:paraId="17B2CE78" w14:textId="77777777" w:rsidR="004A1991" w:rsidRDefault="004A1991" w:rsidP="004A1991">
      <w:r>
        <w:rPr>
          <w:rStyle w:val="CommentReference"/>
        </w:rPr>
        <w:annotationRef/>
      </w:r>
      <w:r>
        <w:rPr>
          <w:color w:val="000000"/>
          <w:sz w:val="20"/>
          <w:szCs w:val="20"/>
        </w:rPr>
        <w:t>ok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BCA47B8" w15:done="0"/>
  <w15:commentEx w15:paraId="4AC5A6DE" w15:paraIdParent="2BCA47B8" w15:done="0"/>
  <w15:commentEx w15:paraId="7E6B37A7" w15:done="0"/>
  <w15:commentEx w15:paraId="31CC9191" w15:done="0"/>
  <w15:commentEx w15:paraId="14FDE8AB" w15:done="0"/>
  <w15:commentEx w15:paraId="6CAE984C" w15:paraIdParent="14FDE8AB" w15:done="0"/>
  <w15:commentEx w15:paraId="45D36BAD" w15:done="0"/>
  <w15:commentEx w15:paraId="146584E0" w15:done="0"/>
  <w15:commentEx w15:paraId="34E35141" w15:done="0"/>
  <w15:commentEx w15:paraId="5A5854D2" w15:done="0"/>
  <w15:commentEx w15:paraId="1323DA88" w15:done="0"/>
  <w15:commentEx w15:paraId="6204C5F0" w15:done="0"/>
  <w15:commentEx w15:paraId="3E806DCD" w15:paraIdParent="6204C5F0" w15:done="0"/>
  <w15:commentEx w15:paraId="4B31FAA3" w15:done="0"/>
  <w15:commentEx w15:paraId="1B5D3A08" w15:done="0"/>
  <w15:commentEx w15:paraId="50558182" w15:done="0"/>
  <w15:commentEx w15:paraId="734B577A" w15:done="0"/>
  <w15:commentEx w15:paraId="25B7FD8F" w15:paraIdParent="734B577A" w15:done="0"/>
  <w15:commentEx w15:paraId="560423FF" w15:done="0"/>
  <w15:commentEx w15:paraId="49FEA023" w15:paraIdParent="560423FF" w15:done="0"/>
  <w15:commentEx w15:paraId="5E519B72" w15:done="0"/>
  <w15:commentEx w15:paraId="4436CA46" w15:paraIdParent="5E519B72" w15:done="0"/>
  <w15:commentEx w15:paraId="1EDCFA28" w15:done="0"/>
  <w15:commentEx w15:paraId="40F72608" w15:done="0"/>
  <w15:commentEx w15:paraId="447D5CED" w15:done="0"/>
  <w15:commentEx w15:paraId="4BDF3D31" w15:paraIdParent="447D5CED" w15:done="0"/>
  <w15:commentEx w15:paraId="619930B4" w15:done="0"/>
  <w15:commentEx w15:paraId="799DED5E" w15:paraIdParent="619930B4" w15:done="0"/>
  <w15:commentEx w15:paraId="54C72618" w15:done="0"/>
  <w15:commentEx w15:paraId="0070B353" w15:paraIdParent="54C72618" w15:done="0"/>
  <w15:commentEx w15:paraId="3DCF6704" w15:done="0"/>
  <w15:commentEx w15:paraId="0EFB5B29" w15:paraIdParent="3DCF6704" w15:done="0"/>
  <w15:commentEx w15:paraId="1BE45631" w15:done="0"/>
  <w15:commentEx w15:paraId="5F8746C5" w15:paraIdParent="1BE45631" w15:done="0"/>
  <w15:commentEx w15:paraId="72EA27D4" w15:done="0"/>
  <w15:commentEx w15:paraId="5F18B1EA" w15:paraIdParent="72EA27D4" w15:done="0"/>
  <w15:commentEx w15:paraId="59FBF8F1" w15:done="0"/>
  <w15:commentEx w15:paraId="232815B3" w15:paraIdParent="59FBF8F1" w15:done="0"/>
  <w15:commentEx w15:paraId="169492B9" w15:paraIdParent="59FBF8F1" w15:done="0"/>
  <w15:commentEx w15:paraId="5F327CE4" w15:paraIdParent="59FBF8F1" w15:done="0"/>
  <w15:commentEx w15:paraId="5701C578" w15:done="0"/>
  <w15:commentEx w15:paraId="4C814744" w15:done="0"/>
  <w15:commentEx w15:paraId="1CC74F28" w15:paraIdParent="4C814744" w15:done="0"/>
  <w15:commentEx w15:paraId="695D50A1" w15:done="0"/>
  <w15:commentEx w15:paraId="577414EC" w15:paraIdParent="695D50A1" w15:done="0"/>
  <w15:commentEx w15:paraId="74477208" w15:done="0"/>
  <w15:commentEx w15:paraId="1549AD9B" w15:paraIdParent="74477208" w15:done="0"/>
  <w15:commentEx w15:paraId="0B3D25E2" w15:done="0"/>
  <w15:commentEx w15:paraId="72A6731B" w15:done="0"/>
  <w15:commentEx w15:paraId="2A049CC0" w15:done="0"/>
  <w15:commentEx w15:paraId="17B2CE78" w15:paraIdParent="2A049C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AAFD0E1" w16cex:dateUtc="2024-10-08T19:40:00Z"/>
  <w16cex:commentExtensible w16cex:durableId="6359BDA8" w16cex:dateUtc="2024-10-11T11:16:00Z"/>
  <w16cex:commentExtensible w16cex:durableId="2AB0CEB2" w16cex:dateUtc="2024-10-09T13:43:00Z"/>
  <w16cex:commentExtensible w16cex:durableId="2AB0CEC6" w16cex:dateUtc="2024-10-09T13:43:00Z"/>
  <w16cex:commentExtensible w16cex:durableId="2AAFD27E" w16cex:dateUtc="2024-10-08T19:47:00Z"/>
  <w16cex:commentExtensible w16cex:durableId="2E564D9A" w16cex:dateUtc="2024-10-11T11:20:00Z"/>
  <w16cex:commentExtensible w16cex:durableId="2AB0CF25" w16cex:dateUtc="2024-10-09T13:45:00Z"/>
  <w16cex:commentExtensible w16cex:durableId="2AAFD152" w16cex:dateUtc="2024-10-08T19:42:00Z"/>
  <w16cex:commentExtensible w16cex:durableId="2AB0D0A2" w16cex:dateUtc="2024-10-09T13:51:00Z"/>
  <w16cex:commentExtensible w16cex:durableId="2AAFD2E8" w16cex:dateUtc="2024-10-08T19:48:00Z"/>
  <w16cex:commentExtensible w16cex:durableId="2AAFD306" w16cex:dateUtc="2024-10-08T19:49:00Z"/>
  <w16cex:commentExtensible w16cex:durableId="2AB0D0B8" w16cex:dateUtc="2024-10-09T13:51:00Z"/>
  <w16cex:commentExtensible w16cex:durableId="5338C0D2" w16cex:dateUtc="2024-10-11T11:24:00Z"/>
  <w16cex:commentExtensible w16cex:durableId="2AB0D203" w16cex:dateUtc="2024-10-09T13:57:00Z"/>
  <w16cex:commentExtensible w16cex:durableId="2AB0D173" w16cex:dateUtc="2024-10-09T13:54:00Z"/>
  <w16cex:commentExtensible w16cex:durableId="2AB0D1AF" w16cex:dateUtc="2024-10-09T13:55:00Z"/>
  <w16cex:commentExtensible w16cex:durableId="2AB0D26F" w16cex:dateUtc="2024-10-09T13:59:00Z"/>
  <w16cex:commentExtensible w16cex:durableId="635B7CDB" w16cex:dateUtc="2024-10-11T11:26:00Z"/>
  <w16cex:commentExtensible w16cex:durableId="2AAFCF7C" w16cex:dateUtc="2024-10-08T19:34:00Z"/>
  <w16cex:commentExtensible w16cex:durableId="6921258A" w16cex:dateUtc="2024-10-11T11:28:00Z"/>
  <w16cex:commentExtensible w16cex:durableId="2AB0D2A5" w16cex:dateUtc="2024-10-09T14:00:00Z"/>
  <w16cex:commentExtensible w16cex:durableId="7ED3A752" w16cex:dateUtc="2024-10-11T11:27:00Z"/>
  <w16cex:commentExtensible w16cex:durableId="2AAFD013" w16cex:dateUtc="2024-10-08T19:36:00Z"/>
  <w16cex:commentExtensible w16cex:durableId="2AAFD4C9" w16cex:dateUtc="2024-10-08T19:56:00Z"/>
  <w16cex:commentExtensible w16cex:durableId="2AB0D30C" w16cex:dateUtc="2024-10-09T14:01:00Z"/>
  <w16cex:commentExtensible w16cex:durableId="43AB99A5" w16cex:dateUtc="2024-10-11T11:32:00Z"/>
  <w16cex:commentExtensible w16cex:durableId="2AB0D385" w16cex:dateUtc="2024-10-09T14:03:00Z"/>
  <w16cex:commentExtensible w16cex:durableId="51F04B05" w16cex:dateUtc="2024-10-11T11:33:00Z"/>
  <w16cex:commentExtensible w16cex:durableId="2AB0D4BC" w16cex:dateUtc="2024-10-09T14:09:00Z"/>
  <w16cex:commentExtensible w16cex:durableId="32B6E4C6" w16cex:dateUtc="2024-10-11T11:34:00Z"/>
  <w16cex:commentExtensible w16cex:durableId="2AB0D4DF" w16cex:dateUtc="2024-10-09T14:09:00Z"/>
  <w16cex:commentExtensible w16cex:durableId="59C7D67E" w16cex:dateUtc="2024-10-11T11:35:00Z"/>
  <w16cex:commentExtensible w16cex:durableId="2AB0D522" w16cex:dateUtc="2024-10-09T14:10:00Z"/>
  <w16cex:commentExtensible w16cex:durableId="25B35D9B" w16cex:dateUtc="2024-10-11T11:39:00Z"/>
  <w16cex:commentExtensible w16cex:durableId="2AB0D53A" w16cex:dateUtc="2024-10-09T14:11:00Z"/>
  <w16cex:commentExtensible w16cex:durableId="472CC1D7" w16cex:dateUtc="2024-10-11T11:42:00Z"/>
  <w16cex:commentExtensible w16cex:durableId="2AAFD51C" w16cex:dateUtc="2024-10-08T19:58:00Z"/>
  <w16cex:commentExtensible w16cex:durableId="2AAFD569" w16cex:dateUtc="2024-10-08T19:59:00Z"/>
  <w16cex:commentExtensible w16cex:durableId="32898A0F" w16cex:dateUtc="2024-10-11T11:44:00Z"/>
  <w16cex:commentExtensible w16cex:durableId="1EB5E76C" w16cex:dateUtc="2024-10-11T11:45:00Z"/>
  <w16cex:commentExtensible w16cex:durableId="2AB0D5E5" w16cex:dateUtc="2024-10-09T14:13:00Z"/>
  <w16cex:commentExtensible w16cex:durableId="2AB0D610" w16cex:dateUtc="2024-10-09T14:14:00Z"/>
  <w16cex:commentExtensible w16cex:durableId="467ACF48" w16cex:dateUtc="2024-10-11T11:47:00Z"/>
  <w16cex:commentExtensible w16cex:durableId="2AB0D7D8" w16cex:dateUtc="2024-10-09T14:22:00Z"/>
  <w16cex:commentExtensible w16cex:durableId="646DA365" w16cex:dateUtc="2024-10-11T12:04:00Z"/>
  <w16cex:commentExtensible w16cex:durableId="2AB0D87A" w16cex:dateUtc="2024-10-09T14:24:00Z"/>
  <w16cex:commentExtensible w16cex:durableId="623E82E5" w16cex:dateUtc="2024-10-11T12:05:00Z"/>
  <w16cex:commentExtensible w16cex:durableId="2AB0D86E" w16cex:dateUtc="2024-10-09T14:24:00Z"/>
  <w16cex:commentExtensible w16cex:durableId="2AB0D889" w16cex:dateUtc="2024-10-09T14:25:00Z"/>
  <w16cex:commentExtensible w16cex:durableId="2AB0D8E9" w16cex:dateUtc="2024-10-09T14:26:00Z"/>
  <w16cex:commentExtensible w16cex:durableId="3668581C" w16cex:dateUtc="2024-10-11T12: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BCA47B8" w16cid:durableId="2AAFD0E1"/>
  <w16cid:commentId w16cid:paraId="4AC5A6DE" w16cid:durableId="6359BDA8"/>
  <w16cid:commentId w16cid:paraId="7E6B37A7" w16cid:durableId="2AB0CEB2"/>
  <w16cid:commentId w16cid:paraId="31CC9191" w16cid:durableId="2AB0CEC6"/>
  <w16cid:commentId w16cid:paraId="14FDE8AB" w16cid:durableId="2AAFD27E"/>
  <w16cid:commentId w16cid:paraId="6CAE984C" w16cid:durableId="2E564D9A"/>
  <w16cid:commentId w16cid:paraId="45D36BAD" w16cid:durableId="2AB0CF25"/>
  <w16cid:commentId w16cid:paraId="146584E0" w16cid:durableId="2AAFD152"/>
  <w16cid:commentId w16cid:paraId="34E35141" w16cid:durableId="2AB0D0A2"/>
  <w16cid:commentId w16cid:paraId="5A5854D2" w16cid:durableId="2AAFD2E8"/>
  <w16cid:commentId w16cid:paraId="1323DA88" w16cid:durableId="2AAFD306"/>
  <w16cid:commentId w16cid:paraId="6204C5F0" w16cid:durableId="2AB0D0B8"/>
  <w16cid:commentId w16cid:paraId="3E806DCD" w16cid:durableId="5338C0D2"/>
  <w16cid:commentId w16cid:paraId="4B31FAA3" w16cid:durableId="2AB0D203"/>
  <w16cid:commentId w16cid:paraId="1B5D3A08" w16cid:durableId="2AB0D173"/>
  <w16cid:commentId w16cid:paraId="50558182" w16cid:durableId="2AB0D1AF"/>
  <w16cid:commentId w16cid:paraId="734B577A" w16cid:durableId="2AB0D26F"/>
  <w16cid:commentId w16cid:paraId="25B7FD8F" w16cid:durableId="635B7CDB"/>
  <w16cid:commentId w16cid:paraId="560423FF" w16cid:durableId="2AAFCF7C"/>
  <w16cid:commentId w16cid:paraId="49FEA023" w16cid:durableId="6921258A"/>
  <w16cid:commentId w16cid:paraId="5E519B72" w16cid:durableId="2AB0D2A5"/>
  <w16cid:commentId w16cid:paraId="4436CA46" w16cid:durableId="7ED3A752"/>
  <w16cid:commentId w16cid:paraId="1EDCFA28" w16cid:durableId="2AAFD013"/>
  <w16cid:commentId w16cid:paraId="40F72608" w16cid:durableId="2AAFD4C9"/>
  <w16cid:commentId w16cid:paraId="447D5CED" w16cid:durableId="2AB0D30C"/>
  <w16cid:commentId w16cid:paraId="4BDF3D31" w16cid:durableId="43AB99A5"/>
  <w16cid:commentId w16cid:paraId="619930B4" w16cid:durableId="2AB0D385"/>
  <w16cid:commentId w16cid:paraId="799DED5E" w16cid:durableId="51F04B05"/>
  <w16cid:commentId w16cid:paraId="54C72618" w16cid:durableId="2AB0D4BC"/>
  <w16cid:commentId w16cid:paraId="0070B353" w16cid:durableId="32B6E4C6"/>
  <w16cid:commentId w16cid:paraId="3DCF6704" w16cid:durableId="2AB0D4DF"/>
  <w16cid:commentId w16cid:paraId="0EFB5B29" w16cid:durableId="59C7D67E"/>
  <w16cid:commentId w16cid:paraId="1BE45631" w16cid:durableId="2AB0D522"/>
  <w16cid:commentId w16cid:paraId="5F8746C5" w16cid:durableId="25B35D9B"/>
  <w16cid:commentId w16cid:paraId="72EA27D4" w16cid:durableId="2AB0D53A"/>
  <w16cid:commentId w16cid:paraId="5F18B1EA" w16cid:durableId="472CC1D7"/>
  <w16cid:commentId w16cid:paraId="59FBF8F1" w16cid:durableId="2AAFD51C"/>
  <w16cid:commentId w16cid:paraId="232815B3" w16cid:durableId="2AAFD569"/>
  <w16cid:commentId w16cid:paraId="169492B9" w16cid:durableId="32898A0F"/>
  <w16cid:commentId w16cid:paraId="5F327CE4" w16cid:durableId="1EB5E76C"/>
  <w16cid:commentId w16cid:paraId="5701C578" w16cid:durableId="2AB0D5E5"/>
  <w16cid:commentId w16cid:paraId="4C814744" w16cid:durableId="2AB0D610"/>
  <w16cid:commentId w16cid:paraId="1CC74F28" w16cid:durableId="467ACF48"/>
  <w16cid:commentId w16cid:paraId="695D50A1" w16cid:durableId="2AB0D7D8"/>
  <w16cid:commentId w16cid:paraId="577414EC" w16cid:durableId="646DA365"/>
  <w16cid:commentId w16cid:paraId="74477208" w16cid:durableId="2AB0D87A"/>
  <w16cid:commentId w16cid:paraId="1549AD9B" w16cid:durableId="623E82E5"/>
  <w16cid:commentId w16cid:paraId="0B3D25E2" w16cid:durableId="2AB0D86E"/>
  <w16cid:commentId w16cid:paraId="72A6731B" w16cid:durableId="2AB0D889"/>
  <w16cid:commentId w16cid:paraId="2A049CC0" w16cid:durableId="2AB0D8E9"/>
  <w16cid:commentId w16cid:paraId="17B2CE78" w16cid:durableId="3668581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343D32"/>
    <w:multiLevelType w:val="hybridMultilevel"/>
    <w:tmpl w:val="44AABA02"/>
    <w:lvl w:ilvl="0" w:tplc="E70C3C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6D5309"/>
    <w:multiLevelType w:val="hybridMultilevel"/>
    <w:tmpl w:val="72464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3F0529"/>
    <w:multiLevelType w:val="hybridMultilevel"/>
    <w:tmpl w:val="F0EE7B4A"/>
    <w:lvl w:ilvl="0" w:tplc="A112B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EA6BE3"/>
    <w:multiLevelType w:val="hybridMultilevel"/>
    <w:tmpl w:val="8586F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1B0DAA"/>
    <w:multiLevelType w:val="hybridMultilevel"/>
    <w:tmpl w:val="A90E1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D50615"/>
    <w:multiLevelType w:val="hybridMultilevel"/>
    <w:tmpl w:val="EA80E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BEC7ABF"/>
    <w:multiLevelType w:val="hybridMultilevel"/>
    <w:tmpl w:val="A55C3A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85524867">
    <w:abstractNumId w:val="1"/>
  </w:num>
  <w:num w:numId="2" w16cid:durableId="780417924">
    <w:abstractNumId w:val="6"/>
  </w:num>
  <w:num w:numId="3" w16cid:durableId="1514027060">
    <w:abstractNumId w:val="5"/>
  </w:num>
  <w:num w:numId="4" w16cid:durableId="377320113">
    <w:abstractNumId w:val="4"/>
  </w:num>
  <w:num w:numId="5" w16cid:durableId="1987589431">
    <w:abstractNumId w:val="3"/>
  </w:num>
  <w:num w:numId="6" w16cid:durableId="590050384">
    <w:abstractNumId w:val="0"/>
  </w:num>
  <w:num w:numId="7" w16cid:durableId="152293476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Kahnt, Thorsten (NIH/NIDA) [E]">
    <w15:presenceInfo w15:providerId="AD" w15:userId="S::kahntt2@nih.gov::89d9c32a-7882-4a3e-93fc-6983c2c484fe"/>
  </w15:person>
  <w15:person w15:author="Liu, Qingfang (NIH/NIDA) [E]">
    <w15:presenceInfo w15:providerId="AD" w15:userId="S::liuq13@nih.gov::962f4627-d455-4a20-98e4-f9daa3b0066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ature&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f922assa05plerwwupfssvrzteappvax2x&quot;&gt;My EndNote Library&lt;record-ids&gt;&lt;item&gt;4&lt;/item&gt;&lt;item&gt;18&lt;/item&gt;&lt;item&gt;26&lt;/item&gt;&lt;item&gt;28&lt;/item&gt;&lt;item&gt;30&lt;/item&gt;&lt;item&gt;159&lt;/item&gt;&lt;item&gt;168&lt;/item&gt;&lt;item&gt;524&lt;/item&gt;&lt;item&gt;525&lt;/item&gt;&lt;item&gt;530&lt;/item&gt;&lt;item&gt;531&lt;/item&gt;&lt;item&gt;536&lt;/item&gt;&lt;item&gt;561&lt;/item&gt;&lt;item&gt;562&lt;/item&gt;&lt;item&gt;564&lt;/item&gt;&lt;item&gt;598&lt;/item&gt;&lt;item&gt;625&lt;/item&gt;&lt;item&gt;630&lt;/item&gt;&lt;item&gt;632&lt;/item&gt;&lt;/record-ids&gt;&lt;/item&gt;&lt;/Libraries&gt;"/>
  </w:docVars>
  <w:rsids>
    <w:rsidRoot w:val="008C5A14"/>
    <w:rsid w:val="0000115C"/>
    <w:rsid w:val="000023DF"/>
    <w:rsid w:val="00002CA8"/>
    <w:rsid w:val="000033B5"/>
    <w:rsid w:val="00004F5B"/>
    <w:rsid w:val="000063B0"/>
    <w:rsid w:val="000076C1"/>
    <w:rsid w:val="0001006E"/>
    <w:rsid w:val="000102E6"/>
    <w:rsid w:val="0001106A"/>
    <w:rsid w:val="0001170C"/>
    <w:rsid w:val="00011B88"/>
    <w:rsid w:val="00011BC0"/>
    <w:rsid w:val="00012680"/>
    <w:rsid w:val="00013149"/>
    <w:rsid w:val="00013F14"/>
    <w:rsid w:val="00014DF8"/>
    <w:rsid w:val="0001529C"/>
    <w:rsid w:val="00015915"/>
    <w:rsid w:val="00015BB9"/>
    <w:rsid w:val="00015E09"/>
    <w:rsid w:val="0001643B"/>
    <w:rsid w:val="00016491"/>
    <w:rsid w:val="000172FF"/>
    <w:rsid w:val="00017819"/>
    <w:rsid w:val="0002026A"/>
    <w:rsid w:val="00020300"/>
    <w:rsid w:val="00020711"/>
    <w:rsid w:val="00020CEA"/>
    <w:rsid w:val="00021397"/>
    <w:rsid w:val="00021AF1"/>
    <w:rsid w:val="000222B3"/>
    <w:rsid w:val="0002565F"/>
    <w:rsid w:val="000311ED"/>
    <w:rsid w:val="000323A5"/>
    <w:rsid w:val="000327BA"/>
    <w:rsid w:val="00032E08"/>
    <w:rsid w:val="0003369E"/>
    <w:rsid w:val="000347D3"/>
    <w:rsid w:val="00034A38"/>
    <w:rsid w:val="00034D3A"/>
    <w:rsid w:val="00035940"/>
    <w:rsid w:val="00035F89"/>
    <w:rsid w:val="00036E6D"/>
    <w:rsid w:val="00037451"/>
    <w:rsid w:val="00040CF4"/>
    <w:rsid w:val="00043DBF"/>
    <w:rsid w:val="00043E02"/>
    <w:rsid w:val="000440AB"/>
    <w:rsid w:val="0004468F"/>
    <w:rsid w:val="00046710"/>
    <w:rsid w:val="00050AB1"/>
    <w:rsid w:val="00050E04"/>
    <w:rsid w:val="00050F72"/>
    <w:rsid w:val="00053026"/>
    <w:rsid w:val="000532B9"/>
    <w:rsid w:val="00053E06"/>
    <w:rsid w:val="00054DC4"/>
    <w:rsid w:val="000556A3"/>
    <w:rsid w:val="00057BA4"/>
    <w:rsid w:val="00057FEB"/>
    <w:rsid w:val="0006113F"/>
    <w:rsid w:val="000611C7"/>
    <w:rsid w:val="00061F1D"/>
    <w:rsid w:val="000625DC"/>
    <w:rsid w:val="00062CC2"/>
    <w:rsid w:val="0006505C"/>
    <w:rsid w:val="0006540B"/>
    <w:rsid w:val="00065735"/>
    <w:rsid w:val="00065E10"/>
    <w:rsid w:val="000662EB"/>
    <w:rsid w:val="000666D9"/>
    <w:rsid w:val="00066A51"/>
    <w:rsid w:val="00066EE2"/>
    <w:rsid w:val="00066EFD"/>
    <w:rsid w:val="000704A0"/>
    <w:rsid w:val="000705A4"/>
    <w:rsid w:val="00070F07"/>
    <w:rsid w:val="000716C2"/>
    <w:rsid w:val="000729FC"/>
    <w:rsid w:val="00073B3B"/>
    <w:rsid w:val="000743A2"/>
    <w:rsid w:val="00074AF3"/>
    <w:rsid w:val="00074CDD"/>
    <w:rsid w:val="00075CFB"/>
    <w:rsid w:val="000760D5"/>
    <w:rsid w:val="00077C94"/>
    <w:rsid w:val="000810CE"/>
    <w:rsid w:val="0008141C"/>
    <w:rsid w:val="0008203E"/>
    <w:rsid w:val="00083078"/>
    <w:rsid w:val="00084E33"/>
    <w:rsid w:val="0008619B"/>
    <w:rsid w:val="00086915"/>
    <w:rsid w:val="00086E6D"/>
    <w:rsid w:val="0008717A"/>
    <w:rsid w:val="00087797"/>
    <w:rsid w:val="00090F9A"/>
    <w:rsid w:val="00090FCC"/>
    <w:rsid w:val="00091120"/>
    <w:rsid w:val="000916FC"/>
    <w:rsid w:val="000918FF"/>
    <w:rsid w:val="00092A94"/>
    <w:rsid w:val="00093F8B"/>
    <w:rsid w:val="00094085"/>
    <w:rsid w:val="00094F15"/>
    <w:rsid w:val="00096D65"/>
    <w:rsid w:val="00096DA0"/>
    <w:rsid w:val="00097E81"/>
    <w:rsid w:val="000A0147"/>
    <w:rsid w:val="000A0FFC"/>
    <w:rsid w:val="000A1989"/>
    <w:rsid w:val="000A23D7"/>
    <w:rsid w:val="000A3357"/>
    <w:rsid w:val="000A3878"/>
    <w:rsid w:val="000A3EF3"/>
    <w:rsid w:val="000A48C2"/>
    <w:rsid w:val="000A5727"/>
    <w:rsid w:val="000A6241"/>
    <w:rsid w:val="000A6731"/>
    <w:rsid w:val="000A7F2A"/>
    <w:rsid w:val="000A7F77"/>
    <w:rsid w:val="000B0076"/>
    <w:rsid w:val="000B02E9"/>
    <w:rsid w:val="000B1590"/>
    <w:rsid w:val="000B3082"/>
    <w:rsid w:val="000B41ED"/>
    <w:rsid w:val="000B4D15"/>
    <w:rsid w:val="000B5F44"/>
    <w:rsid w:val="000B6F55"/>
    <w:rsid w:val="000B718D"/>
    <w:rsid w:val="000B7222"/>
    <w:rsid w:val="000B7668"/>
    <w:rsid w:val="000C018C"/>
    <w:rsid w:val="000C0D85"/>
    <w:rsid w:val="000C2AE2"/>
    <w:rsid w:val="000C2C99"/>
    <w:rsid w:val="000C2DCB"/>
    <w:rsid w:val="000C56FD"/>
    <w:rsid w:val="000C75AE"/>
    <w:rsid w:val="000D27FB"/>
    <w:rsid w:val="000D362B"/>
    <w:rsid w:val="000D383B"/>
    <w:rsid w:val="000D38B7"/>
    <w:rsid w:val="000D6578"/>
    <w:rsid w:val="000D6A3A"/>
    <w:rsid w:val="000E0E6C"/>
    <w:rsid w:val="000E168D"/>
    <w:rsid w:val="000E1C8D"/>
    <w:rsid w:val="000E3353"/>
    <w:rsid w:val="000E41E1"/>
    <w:rsid w:val="000E4836"/>
    <w:rsid w:val="000E65AD"/>
    <w:rsid w:val="000E6F7D"/>
    <w:rsid w:val="000F0F05"/>
    <w:rsid w:val="000F30BB"/>
    <w:rsid w:val="000F3527"/>
    <w:rsid w:val="000F37BB"/>
    <w:rsid w:val="000F3877"/>
    <w:rsid w:val="000F47FE"/>
    <w:rsid w:val="000F49BD"/>
    <w:rsid w:val="000F54AC"/>
    <w:rsid w:val="000F5665"/>
    <w:rsid w:val="000F741B"/>
    <w:rsid w:val="000F767E"/>
    <w:rsid w:val="001026A0"/>
    <w:rsid w:val="00103676"/>
    <w:rsid w:val="0010440C"/>
    <w:rsid w:val="00104B6B"/>
    <w:rsid w:val="00104FBE"/>
    <w:rsid w:val="00105020"/>
    <w:rsid w:val="001053CE"/>
    <w:rsid w:val="0010593A"/>
    <w:rsid w:val="00106C8A"/>
    <w:rsid w:val="0011211C"/>
    <w:rsid w:val="001121B0"/>
    <w:rsid w:val="00112357"/>
    <w:rsid w:val="0011261A"/>
    <w:rsid w:val="00112CB6"/>
    <w:rsid w:val="001135F4"/>
    <w:rsid w:val="001140DB"/>
    <w:rsid w:val="00114CC9"/>
    <w:rsid w:val="0011522C"/>
    <w:rsid w:val="001176AF"/>
    <w:rsid w:val="00121BAB"/>
    <w:rsid w:val="00122A30"/>
    <w:rsid w:val="00123249"/>
    <w:rsid w:val="0012418B"/>
    <w:rsid w:val="00124BFF"/>
    <w:rsid w:val="00125234"/>
    <w:rsid w:val="00125747"/>
    <w:rsid w:val="00125B52"/>
    <w:rsid w:val="00130C40"/>
    <w:rsid w:val="00131569"/>
    <w:rsid w:val="0013364A"/>
    <w:rsid w:val="00133FE8"/>
    <w:rsid w:val="00134B7C"/>
    <w:rsid w:val="00136ED6"/>
    <w:rsid w:val="0013717A"/>
    <w:rsid w:val="001371AC"/>
    <w:rsid w:val="001406FE"/>
    <w:rsid w:val="001422E8"/>
    <w:rsid w:val="001425CF"/>
    <w:rsid w:val="001436C5"/>
    <w:rsid w:val="00143AB7"/>
    <w:rsid w:val="00143E14"/>
    <w:rsid w:val="0014449B"/>
    <w:rsid w:val="00144CE9"/>
    <w:rsid w:val="00145B53"/>
    <w:rsid w:val="00145BDA"/>
    <w:rsid w:val="00145BF2"/>
    <w:rsid w:val="001467F1"/>
    <w:rsid w:val="00147E15"/>
    <w:rsid w:val="001538F4"/>
    <w:rsid w:val="00154CF7"/>
    <w:rsid w:val="00154E89"/>
    <w:rsid w:val="00154F07"/>
    <w:rsid w:val="00155272"/>
    <w:rsid w:val="001557D8"/>
    <w:rsid w:val="001568CF"/>
    <w:rsid w:val="00157913"/>
    <w:rsid w:val="0016190A"/>
    <w:rsid w:val="00161A4C"/>
    <w:rsid w:val="00162801"/>
    <w:rsid w:val="001629CF"/>
    <w:rsid w:val="00162C2F"/>
    <w:rsid w:val="00163E53"/>
    <w:rsid w:val="00164883"/>
    <w:rsid w:val="00165852"/>
    <w:rsid w:val="00165955"/>
    <w:rsid w:val="00166A91"/>
    <w:rsid w:val="001677F7"/>
    <w:rsid w:val="00171003"/>
    <w:rsid w:val="00171E00"/>
    <w:rsid w:val="001720D1"/>
    <w:rsid w:val="00172606"/>
    <w:rsid w:val="00173604"/>
    <w:rsid w:val="0017487A"/>
    <w:rsid w:val="00177237"/>
    <w:rsid w:val="00177D55"/>
    <w:rsid w:val="001815D1"/>
    <w:rsid w:val="00182B86"/>
    <w:rsid w:val="00183644"/>
    <w:rsid w:val="0018378C"/>
    <w:rsid w:val="001838B3"/>
    <w:rsid w:val="00185050"/>
    <w:rsid w:val="00185AA3"/>
    <w:rsid w:val="00186AE2"/>
    <w:rsid w:val="0019041C"/>
    <w:rsid w:val="00190A37"/>
    <w:rsid w:val="00190B3D"/>
    <w:rsid w:val="00190D9F"/>
    <w:rsid w:val="001915C8"/>
    <w:rsid w:val="00193579"/>
    <w:rsid w:val="00193EF9"/>
    <w:rsid w:val="001940C1"/>
    <w:rsid w:val="001946F8"/>
    <w:rsid w:val="00196205"/>
    <w:rsid w:val="00196241"/>
    <w:rsid w:val="00197A6D"/>
    <w:rsid w:val="001A05F4"/>
    <w:rsid w:val="001A0A73"/>
    <w:rsid w:val="001A1C15"/>
    <w:rsid w:val="001A32B4"/>
    <w:rsid w:val="001A467C"/>
    <w:rsid w:val="001A63A7"/>
    <w:rsid w:val="001A6693"/>
    <w:rsid w:val="001B28A1"/>
    <w:rsid w:val="001B2A2B"/>
    <w:rsid w:val="001B2E1D"/>
    <w:rsid w:val="001B34E6"/>
    <w:rsid w:val="001B3A7F"/>
    <w:rsid w:val="001B3B25"/>
    <w:rsid w:val="001B5452"/>
    <w:rsid w:val="001B6593"/>
    <w:rsid w:val="001B7627"/>
    <w:rsid w:val="001C01F1"/>
    <w:rsid w:val="001C157A"/>
    <w:rsid w:val="001C1851"/>
    <w:rsid w:val="001C244A"/>
    <w:rsid w:val="001C2C1C"/>
    <w:rsid w:val="001C2D33"/>
    <w:rsid w:val="001C3906"/>
    <w:rsid w:val="001C4F62"/>
    <w:rsid w:val="001C66A9"/>
    <w:rsid w:val="001C6AAA"/>
    <w:rsid w:val="001C6B83"/>
    <w:rsid w:val="001C7592"/>
    <w:rsid w:val="001C76C7"/>
    <w:rsid w:val="001D0D80"/>
    <w:rsid w:val="001D0E94"/>
    <w:rsid w:val="001D16F4"/>
    <w:rsid w:val="001D2471"/>
    <w:rsid w:val="001D263E"/>
    <w:rsid w:val="001D67AE"/>
    <w:rsid w:val="001D7DA9"/>
    <w:rsid w:val="001E0FE7"/>
    <w:rsid w:val="001E109F"/>
    <w:rsid w:val="001E141E"/>
    <w:rsid w:val="001E344C"/>
    <w:rsid w:val="001E3C07"/>
    <w:rsid w:val="001E3FF9"/>
    <w:rsid w:val="001E4184"/>
    <w:rsid w:val="001E480B"/>
    <w:rsid w:val="001E4D32"/>
    <w:rsid w:val="001E4E01"/>
    <w:rsid w:val="001E5414"/>
    <w:rsid w:val="001E6EF5"/>
    <w:rsid w:val="001E7119"/>
    <w:rsid w:val="001E7281"/>
    <w:rsid w:val="001E7B99"/>
    <w:rsid w:val="001F0A0A"/>
    <w:rsid w:val="001F1CD6"/>
    <w:rsid w:val="001F3FD8"/>
    <w:rsid w:val="001F58C4"/>
    <w:rsid w:val="001F5C7F"/>
    <w:rsid w:val="001F5FB8"/>
    <w:rsid w:val="001F649A"/>
    <w:rsid w:val="0020132E"/>
    <w:rsid w:val="00201A78"/>
    <w:rsid w:val="00201E1B"/>
    <w:rsid w:val="00202013"/>
    <w:rsid w:val="0020298C"/>
    <w:rsid w:val="00202B6F"/>
    <w:rsid w:val="002033C0"/>
    <w:rsid w:val="00203E15"/>
    <w:rsid w:val="00204590"/>
    <w:rsid w:val="00204A94"/>
    <w:rsid w:val="00204EE9"/>
    <w:rsid w:val="00205A0D"/>
    <w:rsid w:val="00205D65"/>
    <w:rsid w:val="00207831"/>
    <w:rsid w:val="00207B61"/>
    <w:rsid w:val="00210DBA"/>
    <w:rsid w:val="002111AE"/>
    <w:rsid w:val="00212A67"/>
    <w:rsid w:val="00214A9A"/>
    <w:rsid w:val="002152C4"/>
    <w:rsid w:val="00215F0B"/>
    <w:rsid w:val="00215F28"/>
    <w:rsid w:val="002160B1"/>
    <w:rsid w:val="0021657D"/>
    <w:rsid w:val="00217383"/>
    <w:rsid w:val="00217431"/>
    <w:rsid w:val="00217861"/>
    <w:rsid w:val="0022107E"/>
    <w:rsid w:val="00221275"/>
    <w:rsid w:val="00221469"/>
    <w:rsid w:val="00221491"/>
    <w:rsid w:val="00223DA5"/>
    <w:rsid w:val="0022403E"/>
    <w:rsid w:val="00224FFB"/>
    <w:rsid w:val="002251EB"/>
    <w:rsid w:val="00226589"/>
    <w:rsid w:val="0023058E"/>
    <w:rsid w:val="00230CA5"/>
    <w:rsid w:val="0023518F"/>
    <w:rsid w:val="0023666E"/>
    <w:rsid w:val="00236EA6"/>
    <w:rsid w:val="002423C2"/>
    <w:rsid w:val="00242A90"/>
    <w:rsid w:val="00243144"/>
    <w:rsid w:val="00244866"/>
    <w:rsid w:val="00244885"/>
    <w:rsid w:val="00246E4A"/>
    <w:rsid w:val="002510CC"/>
    <w:rsid w:val="002515F0"/>
    <w:rsid w:val="002516D0"/>
    <w:rsid w:val="00251CED"/>
    <w:rsid w:val="0025498F"/>
    <w:rsid w:val="002566C5"/>
    <w:rsid w:val="002574CE"/>
    <w:rsid w:val="002620CD"/>
    <w:rsid w:val="00262D39"/>
    <w:rsid w:val="00263A2E"/>
    <w:rsid w:val="0026464A"/>
    <w:rsid w:val="00267120"/>
    <w:rsid w:val="0026771A"/>
    <w:rsid w:val="00267C0F"/>
    <w:rsid w:val="00270471"/>
    <w:rsid w:val="002714CF"/>
    <w:rsid w:val="00271673"/>
    <w:rsid w:val="002716CB"/>
    <w:rsid w:val="002718BE"/>
    <w:rsid w:val="0027232F"/>
    <w:rsid w:val="0027308F"/>
    <w:rsid w:val="00273CED"/>
    <w:rsid w:val="00274023"/>
    <w:rsid w:val="002741A0"/>
    <w:rsid w:val="002755D0"/>
    <w:rsid w:val="00275878"/>
    <w:rsid w:val="002759BB"/>
    <w:rsid w:val="002768E4"/>
    <w:rsid w:val="00276FC4"/>
    <w:rsid w:val="002776A1"/>
    <w:rsid w:val="002800C9"/>
    <w:rsid w:val="0028131A"/>
    <w:rsid w:val="002817BC"/>
    <w:rsid w:val="002818F1"/>
    <w:rsid w:val="00281C6D"/>
    <w:rsid w:val="002820CE"/>
    <w:rsid w:val="0028210E"/>
    <w:rsid w:val="002823E2"/>
    <w:rsid w:val="002825C5"/>
    <w:rsid w:val="00283720"/>
    <w:rsid w:val="002846FD"/>
    <w:rsid w:val="00284CFD"/>
    <w:rsid w:val="00284FA6"/>
    <w:rsid w:val="00285344"/>
    <w:rsid w:val="002855A9"/>
    <w:rsid w:val="00285AF9"/>
    <w:rsid w:val="00286559"/>
    <w:rsid w:val="00287AF9"/>
    <w:rsid w:val="00287FE0"/>
    <w:rsid w:val="002904E0"/>
    <w:rsid w:val="00291C6C"/>
    <w:rsid w:val="0029222E"/>
    <w:rsid w:val="002930F0"/>
    <w:rsid w:val="002933A2"/>
    <w:rsid w:val="0029356B"/>
    <w:rsid w:val="00293762"/>
    <w:rsid w:val="002948DC"/>
    <w:rsid w:val="0029510B"/>
    <w:rsid w:val="002966F0"/>
    <w:rsid w:val="00297EA4"/>
    <w:rsid w:val="002A1835"/>
    <w:rsid w:val="002A1C85"/>
    <w:rsid w:val="002A3E66"/>
    <w:rsid w:val="002A42C3"/>
    <w:rsid w:val="002A4707"/>
    <w:rsid w:val="002A52A6"/>
    <w:rsid w:val="002A5EEC"/>
    <w:rsid w:val="002B14EA"/>
    <w:rsid w:val="002B2F49"/>
    <w:rsid w:val="002B31AC"/>
    <w:rsid w:val="002B3A52"/>
    <w:rsid w:val="002B46B0"/>
    <w:rsid w:val="002B50FF"/>
    <w:rsid w:val="002C03C1"/>
    <w:rsid w:val="002C0F34"/>
    <w:rsid w:val="002C10A4"/>
    <w:rsid w:val="002C14A4"/>
    <w:rsid w:val="002C210F"/>
    <w:rsid w:val="002C247F"/>
    <w:rsid w:val="002C27F0"/>
    <w:rsid w:val="002C2D42"/>
    <w:rsid w:val="002C525D"/>
    <w:rsid w:val="002C5BA9"/>
    <w:rsid w:val="002C62E2"/>
    <w:rsid w:val="002D14DB"/>
    <w:rsid w:val="002D1741"/>
    <w:rsid w:val="002D2B27"/>
    <w:rsid w:val="002D3AE7"/>
    <w:rsid w:val="002D4157"/>
    <w:rsid w:val="002D5A7D"/>
    <w:rsid w:val="002D6766"/>
    <w:rsid w:val="002D6913"/>
    <w:rsid w:val="002E0AAC"/>
    <w:rsid w:val="002E2742"/>
    <w:rsid w:val="002E2E2C"/>
    <w:rsid w:val="002E39E1"/>
    <w:rsid w:val="002E3A0A"/>
    <w:rsid w:val="002E6B1C"/>
    <w:rsid w:val="002E7661"/>
    <w:rsid w:val="002F04E8"/>
    <w:rsid w:val="002F0A99"/>
    <w:rsid w:val="002F19ED"/>
    <w:rsid w:val="002F255D"/>
    <w:rsid w:val="002F4540"/>
    <w:rsid w:val="002F4BDE"/>
    <w:rsid w:val="002F55C5"/>
    <w:rsid w:val="002F58CB"/>
    <w:rsid w:val="002F6213"/>
    <w:rsid w:val="002F68E8"/>
    <w:rsid w:val="002F6B76"/>
    <w:rsid w:val="002F6E15"/>
    <w:rsid w:val="002F7D77"/>
    <w:rsid w:val="00306DDD"/>
    <w:rsid w:val="0030714C"/>
    <w:rsid w:val="00307BF9"/>
    <w:rsid w:val="00310035"/>
    <w:rsid w:val="003103D7"/>
    <w:rsid w:val="00310626"/>
    <w:rsid w:val="003123EE"/>
    <w:rsid w:val="003129E0"/>
    <w:rsid w:val="00312C01"/>
    <w:rsid w:val="00312DB4"/>
    <w:rsid w:val="0031357B"/>
    <w:rsid w:val="00313B1F"/>
    <w:rsid w:val="003149FD"/>
    <w:rsid w:val="00314AD6"/>
    <w:rsid w:val="00314D5F"/>
    <w:rsid w:val="00314FEF"/>
    <w:rsid w:val="0031583B"/>
    <w:rsid w:val="00315BC1"/>
    <w:rsid w:val="00316536"/>
    <w:rsid w:val="00316CA5"/>
    <w:rsid w:val="00317033"/>
    <w:rsid w:val="0031776E"/>
    <w:rsid w:val="00317AB4"/>
    <w:rsid w:val="00320F54"/>
    <w:rsid w:val="00321BB7"/>
    <w:rsid w:val="00322DBB"/>
    <w:rsid w:val="00323421"/>
    <w:rsid w:val="003243C0"/>
    <w:rsid w:val="003246E6"/>
    <w:rsid w:val="003246F6"/>
    <w:rsid w:val="0032482C"/>
    <w:rsid w:val="00324BDD"/>
    <w:rsid w:val="0032512F"/>
    <w:rsid w:val="003258E2"/>
    <w:rsid w:val="00326384"/>
    <w:rsid w:val="003263EA"/>
    <w:rsid w:val="003265EB"/>
    <w:rsid w:val="00326E10"/>
    <w:rsid w:val="00327442"/>
    <w:rsid w:val="00330183"/>
    <w:rsid w:val="00330D01"/>
    <w:rsid w:val="003313AA"/>
    <w:rsid w:val="00332246"/>
    <w:rsid w:val="0033297B"/>
    <w:rsid w:val="00332ECB"/>
    <w:rsid w:val="003333B2"/>
    <w:rsid w:val="003356FE"/>
    <w:rsid w:val="0033677C"/>
    <w:rsid w:val="00336A75"/>
    <w:rsid w:val="00337B0C"/>
    <w:rsid w:val="00337ECE"/>
    <w:rsid w:val="00340C7B"/>
    <w:rsid w:val="003416DB"/>
    <w:rsid w:val="00342FDE"/>
    <w:rsid w:val="00343284"/>
    <w:rsid w:val="00345CAE"/>
    <w:rsid w:val="00346448"/>
    <w:rsid w:val="00346D52"/>
    <w:rsid w:val="00350255"/>
    <w:rsid w:val="00350411"/>
    <w:rsid w:val="00352105"/>
    <w:rsid w:val="003558D6"/>
    <w:rsid w:val="00355FFC"/>
    <w:rsid w:val="0035796D"/>
    <w:rsid w:val="00357AAA"/>
    <w:rsid w:val="003613C8"/>
    <w:rsid w:val="00363E3A"/>
    <w:rsid w:val="00365D66"/>
    <w:rsid w:val="00370D5B"/>
    <w:rsid w:val="0037153B"/>
    <w:rsid w:val="003719B5"/>
    <w:rsid w:val="00372512"/>
    <w:rsid w:val="00372A68"/>
    <w:rsid w:val="00372B64"/>
    <w:rsid w:val="00373B1C"/>
    <w:rsid w:val="00374BE0"/>
    <w:rsid w:val="00375CA0"/>
    <w:rsid w:val="00377104"/>
    <w:rsid w:val="00380598"/>
    <w:rsid w:val="00380816"/>
    <w:rsid w:val="00381F95"/>
    <w:rsid w:val="00384F3E"/>
    <w:rsid w:val="003859B1"/>
    <w:rsid w:val="003868A6"/>
    <w:rsid w:val="003873C5"/>
    <w:rsid w:val="00392BE8"/>
    <w:rsid w:val="00393E4C"/>
    <w:rsid w:val="00394A84"/>
    <w:rsid w:val="00394DEA"/>
    <w:rsid w:val="00395ECE"/>
    <w:rsid w:val="00395F34"/>
    <w:rsid w:val="003A0B16"/>
    <w:rsid w:val="003A303D"/>
    <w:rsid w:val="003A30CE"/>
    <w:rsid w:val="003A5593"/>
    <w:rsid w:val="003A5A45"/>
    <w:rsid w:val="003A6178"/>
    <w:rsid w:val="003A67EF"/>
    <w:rsid w:val="003A6E61"/>
    <w:rsid w:val="003A7EDD"/>
    <w:rsid w:val="003B254E"/>
    <w:rsid w:val="003B3F07"/>
    <w:rsid w:val="003B4A0D"/>
    <w:rsid w:val="003B4AF8"/>
    <w:rsid w:val="003B4C72"/>
    <w:rsid w:val="003B5057"/>
    <w:rsid w:val="003B5BAD"/>
    <w:rsid w:val="003B5D48"/>
    <w:rsid w:val="003B67E5"/>
    <w:rsid w:val="003B7D51"/>
    <w:rsid w:val="003C0B9A"/>
    <w:rsid w:val="003C0D5F"/>
    <w:rsid w:val="003C0F14"/>
    <w:rsid w:val="003C1199"/>
    <w:rsid w:val="003C1643"/>
    <w:rsid w:val="003C2230"/>
    <w:rsid w:val="003C27BC"/>
    <w:rsid w:val="003C33C2"/>
    <w:rsid w:val="003C36AD"/>
    <w:rsid w:val="003C3895"/>
    <w:rsid w:val="003C3CCD"/>
    <w:rsid w:val="003C3F66"/>
    <w:rsid w:val="003C5512"/>
    <w:rsid w:val="003C6B59"/>
    <w:rsid w:val="003D04A9"/>
    <w:rsid w:val="003D09B6"/>
    <w:rsid w:val="003D124C"/>
    <w:rsid w:val="003D28CB"/>
    <w:rsid w:val="003D4B1B"/>
    <w:rsid w:val="003D505B"/>
    <w:rsid w:val="003D7B6F"/>
    <w:rsid w:val="003D7C2C"/>
    <w:rsid w:val="003E01FE"/>
    <w:rsid w:val="003E1A67"/>
    <w:rsid w:val="003E232A"/>
    <w:rsid w:val="003E363D"/>
    <w:rsid w:val="003E525B"/>
    <w:rsid w:val="003E5599"/>
    <w:rsid w:val="003E5882"/>
    <w:rsid w:val="003E661C"/>
    <w:rsid w:val="003E6ABF"/>
    <w:rsid w:val="003F0338"/>
    <w:rsid w:val="003F2A3B"/>
    <w:rsid w:val="003F2BF1"/>
    <w:rsid w:val="003F361E"/>
    <w:rsid w:val="003F3730"/>
    <w:rsid w:val="003F4792"/>
    <w:rsid w:val="003F4C0B"/>
    <w:rsid w:val="003F57FA"/>
    <w:rsid w:val="003F6217"/>
    <w:rsid w:val="003F6B23"/>
    <w:rsid w:val="003F7132"/>
    <w:rsid w:val="00401A4B"/>
    <w:rsid w:val="00402964"/>
    <w:rsid w:val="00402C28"/>
    <w:rsid w:val="00402C63"/>
    <w:rsid w:val="00402C65"/>
    <w:rsid w:val="00402F8B"/>
    <w:rsid w:val="00402FAB"/>
    <w:rsid w:val="00403CEB"/>
    <w:rsid w:val="00404DB9"/>
    <w:rsid w:val="00405239"/>
    <w:rsid w:val="00406D09"/>
    <w:rsid w:val="00407B42"/>
    <w:rsid w:val="00410145"/>
    <w:rsid w:val="00410454"/>
    <w:rsid w:val="00410D10"/>
    <w:rsid w:val="00411F59"/>
    <w:rsid w:val="00412EE1"/>
    <w:rsid w:val="00413674"/>
    <w:rsid w:val="00413DB1"/>
    <w:rsid w:val="00414243"/>
    <w:rsid w:val="0041462A"/>
    <w:rsid w:val="00414870"/>
    <w:rsid w:val="004152B1"/>
    <w:rsid w:val="00415FE4"/>
    <w:rsid w:val="004203B0"/>
    <w:rsid w:val="00420FAE"/>
    <w:rsid w:val="004227A6"/>
    <w:rsid w:val="0042332D"/>
    <w:rsid w:val="00423467"/>
    <w:rsid w:val="00425A31"/>
    <w:rsid w:val="0042642B"/>
    <w:rsid w:val="004264D2"/>
    <w:rsid w:val="004271DC"/>
    <w:rsid w:val="004306A4"/>
    <w:rsid w:val="00430907"/>
    <w:rsid w:val="00430EE9"/>
    <w:rsid w:val="00431410"/>
    <w:rsid w:val="00431641"/>
    <w:rsid w:val="00431881"/>
    <w:rsid w:val="004324A3"/>
    <w:rsid w:val="00433148"/>
    <w:rsid w:val="004333C3"/>
    <w:rsid w:val="00434407"/>
    <w:rsid w:val="00434997"/>
    <w:rsid w:val="00437432"/>
    <w:rsid w:val="00440883"/>
    <w:rsid w:val="004417C7"/>
    <w:rsid w:val="004432EB"/>
    <w:rsid w:val="00444759"/>
    <w:rsid w:val="004450E3"/>
    <w:rsid w:val="00445E17"/>
    <w:rsid w:val="004461A6"/>
    <w:rsid w:val="00446E25"/>
    <w:rsid w:val="00447426"/>
    <w:rsid w:val="00447476"/>
    <w:rsid w:val="004479C3"/>
    <w:rsid w:val="00450D6F"/>
    <w:rsid w:val="00451D6F"/>
    <w:rsid w:val="00452900"/>
    <w:rsid w:val="00453879"/>
    <w:rsid w:val="00453A8F"/>
    <w:rsid w:val="00455B6E"/>
    <w:rsid w:val="00456330"/>
    <w:rsid w:val="00456392"/>
    <w:rsid w:val="00460208"/>
    <w:rsid w:val="0046152A"/>
    <w:rsid w:val="00461BBF"/>
    <w:rsid w:val="00462761"/>
    <w:rsid w:val="00462DA4"/>
    <w:rsid w:val="00462E15"/>
    <w:rsid w:val="004633ED"/>
    <w:rsid w:val="004641CC"/>
    <w:rsid w:val="00464796"/>
    <w:rsid w:val="00464927"/>
    <w:rsid w:val="00464C38"/>
    <w:rsid w:val="004667F4"/>
    <w:rsid w:val="00466D8C"/>
    <w:rsid w:val="00470427"/>
    <w:rsid w:val="00470523"/>
    <w:rsid w:val="00470A53"/>
    <w:rsid w:val="0047101A"/>
    <w:rsid w:val="004710E9"/>
    <w:rsid w:val="0047119A"/>
    <w:rsid w:val="00471ECB"/>
    <w:rsid w:val="00473131"/>
    <w:rsid w:val="004732BF"/>
    <w:rsid w:val="0047511B"/>
    <w:rsid w:val="00475A12"/>
    <w:rsid w:val="004761E4"/>
    <w:rsid w:val="00476CE5"/>
    <w:rsid w:val="004776DB"/>
    <w:rsid w:val="00480396"/>
    <w:rsid w:val="00480653"/>
    <w:rsid w:val="00480B84"/>
    <w:rsid w:val="004817BB"/>
    <w:rsid w:val="00482A92"/>
    <w:rsid w:val="004839C8"/>
    <w:rsid w:val="004849C4"/>
    <w:rsid w:val="004858E9"/>
    <w:rsid w:val="00486113"/>
    <w:rsid w:val="004869E3"/>
    <w:rsid w:val="00486B95"/>
    <w:rsid w:val="004874C5"/>
    <w:rsid w:val="00487660"/>
    <w:rsid w:val="0048772D"/>
    <w:rsid w:val="004877AD"/>
    <w:rsid w:val="004912D9"/>
    <w:rsid w:val="004916AE"/>
    <w:rsid w:val="004919EA"/>
    <w:rsid w:val="00492E5B"/>
    <w:rsid w:val="004933C0"/>
    <w:rsid w:val="00494C69"/>
    <w:rsid w:val="0049506A"/>
    <w:rsid w:val="0049692E"/>
    <w:rsid w:val="00497EFF"/>
    <w:rsid w:val="004A0B3E"/>
    <w:rsid w:val="004A1410"/>
    <w:rsid w:val="004A1991"/>
    <w:rsid w:val="004A24C3"/>
    <w:rsid w:val="004A313A"/>
    <w:rsid w:val="004A5272"/>
    <w:rsid w:val="004A53EF"/>
    <w:rsid w:val="004A577C"/>
    <w:rsid w:val="004A5CA1"/>
    <w:rsid w:val="004A708C"/>
    <w:rsid w:val="004B0586"/>
    <w:rsid w:val="004B0D38"/>
    <w:rsid w:val="004B1260"/>
    <w:rsid w:val="004B1330"/>
    <w:rsid w:val="004B1612"/>
    <w:rsid w:val="004B21A6"/>
    <w:rsid w:val="004B25B1"/>
    <w:rsid w:val="004B32AA"/>
    <w:rsid w:val="004B3688"/>
    <w:rsid w:val="004B55CD"/>
    <w:rsid w:val="004B672C"/>
    <w:rsid w:val="004B7066"/>
    <w:rsid w:val="004C0402"/>
    <w:rsid w:val="004C0427"/>
    <w:rsid w:val="004C0A27"/>
    <w:rsid w:val="004C0DF6"/>
    <w:rsid w:val="004C231A"/>
    <w:rsid w:val="004C2449"/>
    <w:rsid w:val="004C3718"/>
    <w:rsid w:val="004C37B1"/>
    <w:rsid w:val="004C37C0"/>
    <w:rsid w:val="004C3893"/>
    <w:rsid w:val="004C39A3"/>
    <w:rsid w:val="004C4720"/>
    <w:rsid w:val="004C68AF"/>
    <w:rsid w:val="004C7AB4"/>
    <w:rsid w:val="004C7D98"/>
    <w:rsid w:val="004D145E"/>
    <w:rsid w:val="004D2455"/>
    <w:rsid w:val="004D2A26"/>
    <w:rsid w:val="004D2AFF"/>
    <w:rsid w:val="004D5308"/>
    <w:rsid w:val="004D61A4"/>
    <w:rsid w:val="004D6864"/>
    <w:rsid w:val="004D71AB"/>
    <w:rsid w:val="004D7533"/>
    <w:rsid w:val="004D7B86"/>
    <w:rsid w:val="004E1A6E"/>
    <w:rsid w:val="004E31FB"/>
    <w:rsid w:val="004E37D6"/>
    <w:rsid w:val="004E4306"/>
    <w:rsid w:val="004E59A7"/>
    <w:rsid w:val="004E5C75"/>
    <w:rsid w:val="004F0456"/>
    <w:rsid w:val="004F0471"/>
    <w:rsid w:val="004F0EA6"/>
    <w:rsid w:val="004F16DF"/>
    <w:rsid w:val="004F1C97"/>
    <w:rsid w:val="004F24AE"/>
    <w:rsid w:val="004F3177"/>
    <w:rsid w:val="004F31E7"/>
    <w:rsid w:val="004F627C"/>
    <w:rsid w:val="004F6A9A"/>
    <w:rsid w:val="00500096"/>
    <w:rsid w:val="005021FB"/>
    <w:rsid w:val="00502644"/>
    <w:rsid w:val="0050313E"/>
    <w:rsid w:val="00507259"/>
    <w:rsid w:val="005079B2"/>
    <w:rsid w:val="0051072E"/>
    <w:rsid w:val="005115C2"/>
    <w:rsid w:val="005127F8"/>
    <w:rsid w:val="005128C4"/>
    <w:rsid w:val="00512F68"/>
    <w:rsid w:val="00513AA2"/>
    <w:rsid w:val="005143B2"/>
    <w:rsid w:val="0051672B"/>
    <w:rsid w:val="0051793F"/>
    <w:rsid w:val="00520069"/>
    <w:rsid w:val="00520BF7"/>
    <w:rsid w:val="0052105D"/>
    <w:rsid w:val="00521E09"/>
    <w:rsid w:val="00522477"/>
    <w:rsid w:val="005225E3"/>
    <w:rsid w:val="00522B05"/>
    <w:rsid w:val="00522E61"/>
    <w:rsid w:val="0052313A"/>
    <w:rsid w:val="0052344C"/>
    <w:rsid w:val="005247A8"/>
    <w:rsid w:val="0052639D"/>
    <w:rsid w:val="00527179"/>
    <w:rsid w:val="00527415"/>
    <w:rsid w:val="00530846"/>
    <w:rsid w:val="00530BC2"/>
    <w:rsid w:val="00531042"/>
    <w:rsid w:val="005314D3"/>
    <w:rsid w:val="00531B5A"/>
    <w:rsid w:val="005322DA"/>
    <w:rsid w:val="00532BE7"/>
    <w:rsid w:val="00533917"/>
    <w:rsid w:val="005339FB"/>
    <w:rsid w:val="00534AF9"/>
    <w:rsid w:val="00534C3F"/>
    <w:rsid w:val="005353DA"/>
    <w:rsid w:val="0053630A"/>
    <w:rsid w:val="00536AA9"/>
    <w:rsid w:val="00536FDB"/>
    <w:rsid w:val="00537A95"/>
    <w:rsid w:val="0054049D"/>
    <w:rsid w:val="005474DD"/>
    <w:rsid w:val="00547B69"/>
    <w:rsid w:val="0055009F"/>
    <w:rsid w:val="0055027D"/>
    <w:rsid w:val="00551537"/>
    <w:rsid w:val="0055507F"/>
    <w:rsid w:val="005559B1"/>
    <w:rsid w:val="00555E1E"/>
    <w:rsid w:val="00556037"/>
    <w:rsid w:val="00557919"/>
    <w:rsid w:val="00557CD7"/>
    <w:rsid w:val="0056179D"/>
    <w:rsid w:val="00561D04"/>
    <w:rsid w:val="0056219F"/>
    <w:rsid w:val="0056340B"/>
    <w:rsid w:val="005650C4"/>
    <w:rsid w:val="005651F8"/>
    <w:rsid w:val="00565D23"/>
    <w:rsid w:val="0056603C"/>
    <w:rsid w:val="00567CC9"/>
    <w:rsid w:val="00567DFF"/>
    <w:rsid w:val="0057142D"/>
    <w:rsid w:val="00572133"/>
    <w:rsid w:val="0057282A"/>
    <w:rsid w:val="00572E78"/>
    <w:rsid w:val="005733CA"/>
    <w:rsid w:val="00574E4B"/>
    <w:rsid w:val="00575358"/>
    <w:rsid w:val="00576A9E"/>
    <w:rsid w:val="005802B0"/>
    <w:rsid w:val="005804DD"/>
    <w:rsid w:val="0058291E"/>
    <w:rsid w:val="005845C7"/>
    <w:rsid w:val="00584879"/>
    <w:rsid w:val="00584DB3"/>
    <w:rsid w:val="005876BE"/>
    <w:rsid w:val="00587E60"/>
    <w:rsid w:val="00591E60"/>
    <w:rsid w:val="005935FD"/>
    <w:rsid w:val="00594110"/>
    <w:rsid w:val="0059435E"/>
    <w:rsid w:val="00594979"/>
    <w:rsid w:val="0059512E"/>
    <w:rsid w:val="005953BB"/>
    <w:rsid w:val="005958CB"/>
    <w:rsid w:val="00595940"/>
    <w:rsid w:val="00595DAA"/>
    <w:rsid w:val="00596373"/>
    <w:rsid w:val="005A09E9"/>
    <w:rsid w:val="005A0E03"/>
    <w:rsid w:val="005A11C0"/>
    <w:rsid w:val="005A1824"/>
    <w:rsid w:val="005A189D"/>
    <w:rsid w:val="005A27D2"/>
    <w:rsid w:val="005A313B"/>
    <w:rsid w:val="005A35E2"/>
    <w:rsid w:val="005A3C27"/>
    <w:rsid w:val="005A59B1"/>
    <w:rsid w:val="005A613E"/>
    <w:rsid w:val="005B1970"/>
    <w:rsid w:val="005B2E44"/>
    <w:rsid w:val="005B35FC"/>
    <w:rsid w:val="005B4EC5"/>
    <w:rsid w:val="005B5764"/>
    <w:rsid w:val="005B59C5"/>
    <w:rsid w:val="005B7426"/>
    <w:rsid w:val="005B78EF"/>
    <w:rsid w:val="005C11BB"/>
    <w:rsid w:val="005C1F69"/>
    <w:rsid w:val="005C26D4"/>
    <w:rsid w:val="005C3449"/>
    <w:rsid w:val="005C35E3"/>
    <w:rsid w:val="005C57EE"/>
    <w:rsid w:val="005C6FFC"/>
    <w:rsid w:val="005D0571"/>
    <w:rsid w:val="005D1329"/>
    <w:rsid w:val="005D1448"/>
    <w:rsid w:val="005D348D"/>
    <w:rsid w:val="005D4BC9"/>
    <w:rsid w:val="005D4FA7"/>
    <w:rsid w:val="005D5958"/>
    <w:rsid w:val="005D7ABC"/>
    <w:rsid w:val="005D7D9B"/>
    <w:rsid w:val="005E0398"/>
    <w:rsid w:val="005E0460"/>
    <w:rsid w:val="005E04BB"/>
    <w:rsid w:val="005E0CB3"/>
    <w:rsid w:val="005E20F5"/>
    <w:rsid w:val="005E25D8"/>
    <w:rsid w:val="005E37CA"/>
    <w:rsid w:val="005E6AB6"/>
    <w:rsid w:val="005E7258"/>
    <w:rsid w:val="005E7441"/>
    <w:rsid w:val="005E7D69"/>
    <w:rsid w:val="005E7FE7"/>
    <w:rsid w:val="005F1D8D"/>
    <w:rsid w:val="005F36E6"/>
    <w:rsid w:val="005F3C0F"/>
    <w:rsid w:val="005F407F"/>
    <w:rsid w:val="005F4F65"/>
    <w:rsid w:val="005F6480"/>
    <w:rsid w:val="005F66B1"/>
    <w:rsid w:val="005F72DB"/>
    <w:rsid w:val="005F78CA"/>
    <w:rsid w:val="005F7948"/>
    <w:rsid w:val="00602E39"/>
    <w:rsid w:val="006042E4"/>
    <w:rsid w:val="006043F3"/>
    <w:rsid w:val="006044AA"/>
    <w:rsid w:val="00604BCD"/>
    <w:rsid w:val="006053F8"/>
    <w:rsid w:val="0060664E"/>
    <w:rsid w:val="00606794"/>
    <w:rsid w:val="0060688A"/>
    <w:rsid w:val="00606A30"/>
    <w:rsid w:val="00606D4F"/>
    <w:rsid w:val="0061021B"/>
    <w:rsid w:val="00610E5F"/>
    <w:rsid w:val="00613D2A"/>
    <w:rsid w:val="006144BD"/>
    <w:rsid w:val="00615972"/>
    <w:rsid w:val="00615BC4"/>
    <w:rsid w:val="0061634D"/>
    <w:rsid w:val="00616484"/>
    <w:rsid w:val="0061751D"/>
    <w:rsid w:val="006177C3"/>
    <w:rsid w:val="00620290"/>
    <w:rsid w:val="00621235"/>
    <w:rsid w:val="00621517"/>
    <w:rsid w:val="00621598"/>
    <w:rsid w:val="00622387"/>
    <w:rsid w:val="00623304"/>
    <w:rsid w:val="0062405E"/>
    <w:rsid w:val="00625079"/>
    <w:rsid w:val="00625CCD"/>
    <w:rsid w:val="00626056"/>
    <w:rsid w:val="00626470"/>
    <w:rsid w:val="006272B4"/>
    <w:rsid w:val="00627EDF"/>
    <w:rsid w:val="00631FA6"/>
    <w:rsid w:val="0063253A"/>
    <w:rsid w:val="006364FA"/>
    <w:rsid w:val="00637212"/>
    <w:rsid w:val="00637EB9"/>
    <w:rsid w:val="006406E0"/>
    <w:rsid w:val="00640843"/>
    <w:rsid w:val="00640EEB"/>
    <w:rsid w:val="0064106D"/>
    <w:rsid w:val="006419CB"/>
    <w:rsid w:val="00642165"/>
    <w:rsid w:val="00642DA0"/>
    <w:rsid w:val="00643B52"/>
    <w:rsid w:val="00644348"/>
    <w:rsid w:val="00644F5C"/>
    <w:rsid w:val="00646324"/>
    <w:rsid w:val="00647886"/>
    <w:rsid w:val="00647F15"/>
    <w:rsid w:val="0065068F"/>
    <w:rsid w:val="00650BE8"/>
    <w:rsid w:val="00650C34"/>
    <w:rsid w:val="00650C4E"/>
    <w:rsid w:val="00650DD9"/>
    <w:rsid w:val="00651306"/>
    <w:rsid w:val="006514B4"/>
    <w:rsid w:val="0065377A"/>
    <w:rsid w:val="006537B5"/>
    <w:rsid w:val="00654F33"/>
    <w:rsid w:val="006553F4"/>
    <w:rsid w:val="0066035F"/>
    <w:rsid w:val="006607D8"/>
    <w:rsid w:val="006619DB"/>
    <w:rsid w:val="00662649"/>
    <w:rsid w:val="00663C8C"/>
    <w:rsid w:val="00664A39"/>
    <w:rsid w:val="0066551F"/>
    <w:rsid w:val="00665B0F"/>
    <w:rsid w:val="0066670C"/>
    <w:rsid w:val="00670347"/>
    <w:rsid w:val="00670445"/>
    <w:rsid w:val="00670D3D"/>
    <w:rsid w:val="00670D50"/>
    <w:rsid w:val="00671A80"/>
    <w:rsid w:val="00671C99"/>
    <w:rsid w:val="006727DA"/>
    <w:rsid w:val="00672F8A"/>
    <w:rsid w:val="0067303D"/>
    <w:rsid w:val="0067419F"/>
    <w:rsid w:val="0067486F"/>
    <w:rsid w:val="00676905"/>
    <w:rsid w:val="00676BF5"/>
    <w:rsid w:val="0067761A"/>
    <w:rsid w:val="006779D4"/>
    <w:rsid w:val="0068043A"/>
    <w:rsid w:val="00680BAC"/>
    <w:rsid w:val="00680D6B"/>
    <w:rsid w:val="006819AF"/>
    <w:rsid w:val="006823AD"/>
    <w:rsid w:val="00683707"/>
    <w:rsid w:val="006840D3"/>
    <w:rsid w:val="0068410D"/>
    <w:rsid w:val="006844A6"/>
    <w:rsid w:val="00684F49"/>
    <w:rsid w:val="00685E59"/>
    <w:rsid w:val="00687B12"/>
    <w:rsid w:val="006935CB"/>
    <w:rsid w:val="00693AF1"/>
    <w:rsid w:val="00694428"/>
    <w:rsid w:val="00694BEA"/>
    <w:rsid w:val="006955CA"/>
    <w:rsid w:val="00695AC3"/>
    <w:rsid w:val="006963B6"/>
    <w:rsid w:val="00697BE0"/>
    <w:rsid w:val="006A1952"/>
    <w:rsid w:val="006A1C95"/>
    <w:rsid w:val="006A2CB5"/>
    <w:rsid w:val="006A2D4E"/>
    <w:rsid w:val="006A4447"/>
    <w:rsid w:val="006A4EA8"/>
    <w:rsid w:val="006A52C0"/>
    <w:rsid w:val="006A6028"/>
    <w:rsid w:val="006A619D"/>
    <w:rsid w:val="006A6B4E"/>
    <w:rsid w:val="006A714C"/>
    <w:rsid w:val="006A7858"/>
    <w:rsid w:val="006A79F0"/>
    <w:rsid w:val="006B02A3"/>
    <w:rsid w:val="006B1690"/>
    <w:rsid w:val="006B2742"/>
    <w:rsid w:val="006B27DC"/>
    <w:rsid w:val="006B46E7"/>
    <w:rsid w:val="006B4FD6"/>
    <w:rsid w:val="006B55CD"/>
    <w:rsid w:val="006B5B82"/>
    <w:rsid w:val="006B6018"/>
    <w:rsid w:val="006B64D5"/>
    <w:rsid w:val="006B790B"/>
    <w:rsid w:val="006B7AF9"/>
    <w:rsid w:val="006B7C0A"/>
    <w:rsid w:val="006C138A"/>
    <w:rsid w:val="006C1A9B"/>
    <w:rsid w:val="006C2BDE"/>
    <w:rsid w:val="006C4483"/>
    <w:rsid w:val="006C49B2"/>
    <w:rsid w:val="006C4CBD"/>
    <w:rsid w:val="006C4E5E"/>
    <w:rsid w:val="006C6962"/>
    <w:rsid w:val="006C71BE"/>
    <w:rsid w:val="006D04F6"/>
    <w:rsid w:val="006D0776"/>
    <w:rsid w:val="006D07C5"/>
    <w:rsid w:val="006D1318"/>
    <w:rsid w:val="006D2A3E"/>
    <w:rsid w:val="006D3396"/>
    <w:rsid w:val="006D37FA"/>
    <w:rsid w:val="006D4942"/>
    <w:rsid w:val="006D4D21"/>
    <w:rsid w:val="006D5822"/>
    <w:rsid w:val="006D609B"/>
    <w:rsid w:val="006D6BA2"/>
    <w:rsid w:val="006D73A5"/>
    <w:rsid w:val="006E0B6D"/>
    <w:rsid w:val="006E1B4A"/>
    <w:rsid w:val="006E260B"/>
    <w:rsid w:val="006E2C78"/>
    <w:rsid w:val="006E312E"/>
    <w:rsid w:val="006E5882"/>
    <w:rsid w:val="006E73D4"/>
    <w:rsid w:val="006E7A5E"/>
    <w:rsid w:val="006E7CD9"/>
    <w:rsid w:val="006F042F"/>
    <w:rsid w:val="006F0757"/>
    <w:rsid w:val="006F0886"/>
    <w:rsid w:val="006F11ED"/>
    <w:rsid w:val="006F1205"/>
    <w:rsid w:val="006F15A4"/>
    <w:rsid w:val="006F29BA"/>
    <w:rsid w:val="006F35EC"/>
    <w:rsid w:val="006F3E9F"/>
    <w:rsid w:val="006F48D1"/>
    <w:rsid w:val="006F560B"/>
    <w:rsid w:val="006F570A"/>
    <w:rsid w:val="006F5C40"/>
    <w:rsid w:val="006F62DF"/>
    <w:rsid w:val="007000FB"/>
    <w:rsid w:val="007004D6"/>
    <w:rsid w:val="00702F31"/>
    <w:rsid w:val="00703568"/>
    <w:rsid w:val="00703A7D"/>
    <w:rsid w:val="0070454C"/>
    <w:rsid w:val="00704847"/>
    <w:rsid w:val="007053BD"/>
    <w:rsid w:val="00705C90"/>
    <w:rsid w:val="00705E98"/>
    <w:rsid w:val="00706630"/>
    <w:rsid w:val="00706F68"/>
    <w:rsid w:val="00710593"/>
    <w:rsid w:val="00710940"/>
    <w:rsid w:val="0071184F"/>
    <w:rsid w:val="00712107"/>
    <w:rsid w:val="0071243C"/>
    <w:rsid w:val="007125FE"/>
    <w:rsid w:val="007134D1"/>
    <w:rsid w:val="00713F78"/>
    <w:rsid w:val="007141D9"/>
    <w:rsid w:val="007143EA"/>
    <w:rsid w:val="007147AC"/>
    <w:rsid w:val="0071591D"/>
    <w:rsid w:val="007159AA"/>
    <w:rsid w:val="00715F48"/>
    <w:rsid w:val="007160CA"/>
    <w:rsid w:val="00720E09"/>
    <w:rsid w:val="0072286A"/>
    <w:rsid w:val="00722C80"/>
    <w:rsid w:val="00725B9D"/>
    <w:rsid w:val="00725CB3"/>
    <w:rsid w:val="0072652A"/>
    <w:rsid w:val="007274AD"/>
    <w:rsid w:val="00727E6E"/>
    <w:rsid w:val="00727FF4"/>
    <w:rsid w:val="00730FAB"/>
    <w:rsid w:val="007326D7"/>
    <w:rsid w:val="0073299E"/>
    <w:rsid w:val="007338EC"/>
    <w:rsid w:val="007341A9"/>
    <w:rsid w:val="00734CB2"/>
    <w:rsid w:val="007351E5"/>
    <w:rsid w:val="007355AC"/>
    <w:rsid w:val="00735849"/>
    <w:rsid w:val="00735E45"/>
    <w:rsid w:val="0074024C"/>
    <w:rsid w:val="007406BC"/>
    <w:rsid w:val="00740812"/>
    <w:rsid w:val="007416A4"/>
    <w:rsid w:val="007419DC"/>
    <w:rsid w:val="007433C6"/>
    <w:rsid w:val="007440EC"/>
    <w:rsid w:val="007441E5"/>
    <w:rsid w:val="00744B31"/>
    <w:rsid w:val="00746BB7"/>
    <w:rsid w:val="007470FD"/>
    <w:rsid w:val="0075086A"/>
    <w:rsid w:val="00751B0C"/>
    <w:rsid w:val="007525F5"/>
    <w:rsid w:val="00753D9E"/>
    <w:rsid w:val="00753E72"/>
    <w:rsid w:val="00754357"/>
    <w:rsid w:val="00755310"/>
    <w:rsid w:val="00755BD5"/>
    <w:rsid w:val="00755F60"/>
    <w:rsid w:val="00757096"/>
    <w:rsid w:val="007576DB"/>
    <w:rsid w:val="00762DF9"/>
    <w:rsid w:val="00763058"/>
    <w:rsid w:val="00763917"/>
    <w:rsid w:val="007647B4"/>
    <w:rsid w:val="00766054"/>
    <w:rsid w:val="00766746"/>
    <w:rsid w:val="0076772B"/>
    <w:rsid w:val="00770933"/>
    <w:rsid w:val="00770A2C"/>
    <w:rsid w:val="00770ACE"/>
    <w:rsid w:val="00771D4D"/>
    <w:rsid w:val="00771F4C"/>
    <w:rsid w:val="00772B2C"/>
    <w:rsid w:val="007735EE"/>
    <w:rsid w:val="007752C2"/>
    <w:rsid w:val="0077604F"/>
    <w:rsid w:val="00777BF5"/>
    <w:rsid w:val="0078082E"/>
    <w:rsid w:val="00780AC7"/>
    <w:rsid w:val="00780B47"/>
    <w:rsid w:val="00781493"/>
    <w:rsid w:val="007814CA"/>
    <w:rsid w:val="00781AEA"/>
    <w:rsid w:val="00781D29"/>
    <w:rsid w:val="00782696"/>
    <w:rsid w:val="007826BA"/>
    <w:rsid w:val="00783138"/>
    <w:rsid w:val="00783198"/>
    <w:rsid w:val="00784D22"/>
    <w:rsid w:val="007903C3"/>
    <w:rsid w:val="0079082B"/>
    <w:rsid w:val="00790982"/>
    <w:rsid w:val="00791001"/>
    <w:rsid w:val="007912E7"/>
    <w:rsid w:val="0079272D"/>
    <w:rsid w:val="00792B25"/>
    <w:rsid w:val="00792B2C"/>
    <w:rsid w:val="00793058"/>
    <w:rsid w:val="00793220"/>
    <w:rsid w:val="00795CA0"/>
    <w:rsid w:val="00795FE7"/>
    <w:rsid w:val="007960A6"/>
    <w:rsid w:val="007963DE"/>
    <w:rsid w:val="007A0696"/>
    <w:rsid w:val="007A23C0"/>
    <w:rsid w:val="007A381D"/>
    <w:rsid w:val="007A3953"/>
    <w:rsid w:val="007A40C7"/>
    <w:rsid w:val="007A455D"/>
    <w:rsid w:val="007A4A84"/>
    <w:rsid w:val="007A5378"/>
    <w:rsid w:val="007A5E39"/>
    <w:rsid w:val="007A6A17"/>
    <w:rsid w:val="007A6D6F"/>
    <w:rsid w:val="007A73F0"/>
    <w:rsid w:val="007A75E0"/>
    <w:rsid w:val="007A760C"/>
    <w:rsid w:val="007A7A82"/>
    <w:rsid w:val="007B1336"/>
    <w:rsid w:val="007B2D4E"/>
    <w:rsid w:val="007B4067"/>
    <w:rsid w:val="007B43DC"/>
    <w:rsid w:val="007B4511"/>
    <w:rsid w:val="007B5280"/>
    <w:rsid w:val="007B53B7"/>
    <w:rsid w:val="007B5C15"/>
    <w:rsid w:val="007B6E5D"/>
    <w:rsid w:val="007B76DA"/>
    <w:rsid w:val="007B7C65"/>
    <w:rsid w:val="007C023C"/>
    <w:rsid w:val="007C02EE"/>
    <w:rsid w:val="007C0610"/>
    <w:rsid w:val="007C0B99"/>
    <w:rsid w:val="007C0E9D"/>
    <w:rsid w:val="007C13BE"/>
    <w:rsid w:val="007C13FD"/>
    <w:rsid w:val="007C2A56"/>
    <w:rsid w:val="007C2ECC"/>
    <w:rsid w:val="007C2FFC"/>
    <w:rsid w:val="007C310D"/>
    <w:rsid w:val="007C367D"/>
    <w:rsid w:val="007C492F"/>
    <w:rsid w:val="007C6428"/>
    <w:rsid w:val="007C6CB7"/>
    <w:rsid w:val="007C7FC5"/>
    <w:rsid w:val="007D07F2"/>
    <w:rsid w:val="007D0DB9"/>
    <w:rsid w:val="007D11EB"/>
    <w:rsid w:val="007D15AA"/>
    <w:rsid w:val="007D264F"/>
    <w:rsid w:val="007D2E5B"/>
    <w:rsid w:val="007D2EF2"/>
    <w:rsid w:val="007D322C"/>
    <w:rsid w:val="007D4025"/>
    <w:rsid w:val="007D45B4"/>
    <w:rsid w:val="007D6527"/>
    <w:rsid w:val="007E42AE"/>
    <w:rsid w:val="007E6B3B"/>
    <w:rsid w:val="007E6D14"/>
    <w:rsid w:val="007E6F8B"/>
    <w:rsid w:val="007E7D23"/>
    <w:rsid w:val="007E7F53"/>
    <w:rsid w:val="007F099C"/>
    <w:rsid w:val="007F0D65"/>
    <w:rsid w:val="007F1EBD"/>
    <w:rsid w:val="007F23E9"/>
    <w:rsid w:val="007F2D7A"/>
    <w:rsid w:val="007F2DCF"/>
    <w:rsid w:val="007F539E"/>
    <w:rsid w:val="007F546B"/>
    <w:rsid w:val="007F5AEC"/>
    <w:rsid w:val="007F6C9D"/>
    <w:rsid w:val="007F6E82"/>
    <w:rsid w:val="007F7231"/>
    <w:rsid w:val="007F770A"/>
    <w:rsid w:val="00800F1A"/>
    <w:rsid w:val="00801AAC"/>
    <w:rsid w:val="008026AF"/>
    <w:rsid w:val="00802A6C"/>
    <w:rsid w:val="00803032"/>
    <w:rsid w:val="0080352F"/>
    <w:rsid w:val="00803FA8"/>
    <w:rsid w:val="00805024"/>
    <w:rsid w:val="0080558D"/>
    <w:rsid w:val="00805B2D"/>
    <w:rsid w:val="00806EAF"/>
    <w:rsid w:val="0081040D"/>
    <w:rsid w:val="00810983"/>
    <w:rsid w:val="00817CAF"/>
    <w:rsid w:val="008211AB"/>
    <w:rsid w:val="00821316"/>
    <w:rsid w:val="00821791"/>
    <w:rsid w:val="00824DDF"/>
    <w:rsid w:val="008251B9"/>
    <w:rsid w:val="008258B4"/>
    <w:rsid w:val="008264A7"/>
    <w:rsid w:val="008274B4"/>
    <w:rsid w:val="008279B1"/>
    <w:rsid w:val="00830273"/>
    <w:rsid w:val="008319F5"/>
    <w:rsid w:val="0083221C"/>
    <w:rsid w:val="008334CF"/>
    <w:rsid w:val="00835FF7"/>
    <w:rsid w:val="0083633E"/>
    <w:rsid w:val="00837B8D"/>
    <w:rsid w:val="008415E6"/>
    <w:rsid w:val="008434B3"/>
    <w:rsid w:val="00843615"/>
    <w:rsid w:val="00843C54"/>
    <w:rsid w:val="0084535C"/>
    <w:rsid w:val="00845C86"/>
    <w:rsid w:val="00845F67"/>
    <w:rsid w:val="00847BA0"/>
    <w:rsid w:val="008514FC"/>
    <w:rsid w:val="0085169D"/>
    <w:rsid w:val="00852051"/>
    <w:rsid w:val="008520A0"/>
    <w:rsid w:val="00852A34"/>
    <w:rsid w:val="0085355C"/>
    <w:rsid w:val="008553C4"/>
    <w:rsid w:val="008553F9"/>
    <w:rsid w:val="00855C21"/>
    <w:rsid w:val="00856341"/>
    <w:rsid w:val="00856779"/>
    <w:rsid w:val="008569CE"/>
    <w:rsid w:val="00856CCB"/>
    <w:rsid w:val="00856DB9"/>
    <w:rsid w:val="008575E6"/>
    <w:rsid w:val="0086059E"/>
    <w:rsid w:val="00861713"/>
    <w:rsid w:val="008629F3"/>
    <w:rsid w:val="00862A23"/>
    <w:rsid w:val="00866920"/>
    <w:rsid w:val="00867361"/>
    <w:rsid w:val="008702BE"/>
    <w:rsid w:val="00870C70"/>
    <w:rsid w:val="00870E50"/>
    <w:rsid w:val="0087140A"/>
    <w:rsid w:val="00871A19"/>
    <w:rsid w:val="008735D5"/>
    <w:rsid w:val="00873C6B"/>
    <w:rsid w:val="00873FFF"/>
    <w:rsid w:val="00875AD9"/>
    <w:rsid w:val="008762EE"/>
    <w:rsid w:val="00877B03"/>
    <w:rsid w:val="00881157"/>
    <w:rsid w:val="0088144E"/>
    <w:rsid w:val="008818EC"/>
    <w:rsid w:val="0088406F"/>
    <w:rsid w:val="008843E9"/>
    <w:rsid w:val="00884EFC"/>
    <w:rsid w:val="0088555C"/>
    <w:rsid w:val="008868FF"/>
    <w:rsid w:val="00886C5B"/>
    <w:rsid w:val="008874BA"/>
    <w:rsid w:val="008929A4"/>
    <w:rsid w:val="00893017"/>
    <w:rsid w:val="00893A19"/>
    <w:rsid w:val="008943FA"/>
    <w:rsid w:val="00895587"/>
    <w:rsid w:val="008958B8"/>
    <w:rsid w:val="00895F4B"/>
    <w:rsid w:val="008967C9"/>
    <w:rsid w:val="00896BCC"/>
    <w:rsid w:val="008A02B5"/>
    <w:rsid w:val="008A1EF8"/>
    <w:rsid w:val="008A2A39"/>
    <w:rsid w:val="008A2BC0"/>
    <w:rsid w:val="008A475F"/>
    <w:rsid w:val="008A5EBF"/>
    <w:rsid w:val="008A7CE9"/>
    <w:rsid w:val="008B08EB"/>
    <w:rsid w:val="008B1C2D"/>
    <w:rsid w:val="008B1C89"/>
    <w:rsid w:val="008B2E50"/>
    <w:rsid w:val="008B3271"/>
    <w:rsid w:val="008B37E3"/>
    <w:rsid w:val="008B3EE8"/>
    <w:rsid w:val="008B410A"/>
    <w:rsid w:val="008B64EF"/>
    <w:rsid w:val="008C10B6"/>
    <w:rsid w:val="008C1C1C"/>
    <w:rsid w:val="008C378C"/>
    <w:rsid w:val="008C5A14"/>
    <w:rsid w:val="008C5BB5"/>
    <w:rsid w:val="008C6C38"/>
    <w:rsid w:val="008C70BA"/>
    <w:rsid w:val="008C7A77"/>
    <w:rsid w:val="008D0F30"/>
    <w:rsid w:val="008D156E"/>
    <w:rsid w:val="008D233E"/>
    <w:rsid w:val="008D2F34"/>
    <w:rsid w:val="008D3217"/>
    <w:rsid w:val="008D368B"/>
    <w:rsid w:val="008D3771"/>
    <w:rsid w:val="008D433B"/>
    <w:rsid w:val="008D6F25"/>
    <w:rsid w:val="008D7153"/>
    <w:rsid w:val="008E04AC"/>
    <w:rsid w:val="008E136B"/>
    <w:rsid w:val="008E1B64"/>
    <w:rsid w:val="008E26D7"/>
    <w:rsid w:val="008E27E0"/>
    <w:rsid w:val="008E2D4F"/>
    <w:rsid w:val="008E2EDF"/>
    <w:rsid w:val="008E405F"/>
    <w:rsid w:val="008E4404"/>
    <w:rsid w:val="008E463E"/>
    <w:rsid w:val="008E4AFB"/>
    <w:rsid w:val="008E4B9F"/>
    <w:rsid w:val="008E4FBB"/>
    <w:rsid w:val="008E5F54"/>
    <w:rsid w:val="008E7AC4"/>
    <w:rsid w:val="008E7C03"/>
    <w:rsid w:val="008F1C6E"/>
    <w:rsid w:val="008F2A74"/>
    <w:rsid w:val="008F2BE4"/>
    <w:rsid w:val="008F36F5"/>
    <w:rsid w:val="008F5D1F"/>
    <w:rsid w:val="008F5DB0"/>
    <w:rsid w:val="008F69E0"/>
    <w:rsid w:val="008F6CB8"/>
    <w:rsid w:val="008F7B40"/>
    <w:rsid w:val="0090087D"/>
    <w:rsid w:val="00900EBF"/>
    <w:rsid w:val="0090143C"/>
    <w:rsid w:val="00901E21"/>
    <w:rsid w:val="00901E37"/>
    <w:rsid w:val="00902409"/>
    <w:rsid w:val="009028E8"/>
    <w:rsid w:val="00902C31"/>
    <w:rsid w:val="009047C7"/>
    <w:rsid w:val="00904F53"/>
    <w:rsid w:val="00905C71"/>
    <w:rsid w:val="00905E84"/>
    <w:rsid w:val="0090630E"/>
    <w:rsid w:val="00906A9A"/>
    <w:rsid w:val="00906C6E"/>
    <w:rsid w:val="009070C1"/>
    <w:rsid w:val="00907DC4"/>
    <w:rsid w:val="00910136"/>
    <w:rsid w:val="0091089C"/>
    <w:rsid w:val="009114CF"/>
    <w:rsid w:val="00917108"/>
    <w:rsid w:val="00917D21"/>
    <w:rsid w:val="00921AAA"/>
    <w:rsid w:val="00921E0F"/>
    <w:rsid w:val="00922204"/>
    <w:rsid w:val="0092252E"/>
    <w:rsid w:val="009242A3"/>
    <w:rsid w:val="009250C7"/>
    <w:rsid w:val="00925F67"/>
    <w:rsid w:val="00926786"/>
    <w:rsid w:val="00930380"/>
    <w:rsid w:val="00932175"/>
    <w:rsid w:val="0093398B"/>
    <w:rsid w:val="00933C2B"/>
    <w:rsid w:val="00934907"/>
    <w:rsid w:val="00935780"/>
    <w:rsid w:val="00936671"/>
    <w:rsid w:val="00940AD4"/>
    <w:rsid w:val="009417A7"/>
    <w:rsid w:val="00941AE7"/>
    <w:rsid w:val="00942106"/>
    <w:rsid w:val="00942546"/>
    <w:rsid w:val="0094349D"/>
    <w:rsid w:val="00944EE0"/>
    <w:rsid w:val="00945E33"/>
    <w:rsid w:val="00946ECF"/>
    <w:rsid w:val="00947CCF"/>
    <w:rsid w:val="00950805"/>
    <w:rsid w:val="009512D7"/>
    <w:rsid w:val="009539FC"/>
    <w:rsid w:val="00955561"/>
    <w:rsid w:val="0096006C"/>
    <w:rsid w:val="00961C40"/>
    <w:rsid w:val="0096288A"/>
    <w:rsid w:val="00963539"/>
    <w:rsid w:val="00964881"/>
    <w:rsid w:val="00971592"/>
    <w:rsid w:val="009719A6"/>
    <w:rsid w:val="009727EF"/>
    <w:rsid w:val="009729D3"/>
    <w:rsid w:val="00972B9C"/>
    <w:rsid w:val="00972BBA"/>
    <w:rsid w:val="00972FCA"/>
    <w:rsid w:val="00974CC2"/>
    <w:rsid w:val="00975D75"/>
    <w:rsid w:val="00977231"/>
    <w:rsid w:val="00977F57"/>
    <w:rsid w:val="0098056D"/>
    <w:rsid w:val="009807AE"/>
    <w:rsid w:val="00980B9B"/>
    <w:rsid w:val="00980C72"/>
    <w:rsid w:val="009813F2"/>
    <w:rsid w:val="0098172E"/>
    <w:rsid w:val="009836F8"/>
    <w:rsid w:val="009838CA"/>
    <w:rsid w:val="009845F3"/>
    <w:rsid w:val="0099046C"/>
    <w:rsid w:val="0099108B"/>
    <w:rsid w:val="009913BD"/>
    <w:rsid w:val="00992597"/>
    <w:rsid w:val="009937EF"/>
    <w:rsid w:val="00993887"/>
    <w:rsid w:val="00993FDA"/>
    <w:rsid w:val="00995662"/>
    <w:rsid w:val="00995863"/>
    <w:rsid w:val="0099588E"/>
    <w:rsid w:val="00995AF5"/>
    <w:rsid w:val="009964F1"/>
    <w:rsid w:val="009974F1"/>
    <w:rsid w:val="00997E3E"/>
    <w:rsid w:val="009A0378"/>
    <w:rsid w:val="009A0496"/>
    <w:rsid w:val="009A075A"/>
    <w:rsid w:val="009A14C3"/>
    <w:rsid w:val="009A46B3"/>
    <w:rsid w:val="009A4E41"/>
    <w:rsid w:val="009A5C5C"/>
    <w:rsid w:val="009A5EE7"/>
    <w:rsid w:val="009A7E97"/>
    <w:rsid w:val="009B011C"/>
    <w:rsid w:val="009B0269"/>
    <w:rsid w:val="009B10AA"/>
    <w:rsid w:val="009B1F2E"/>
    <w:rsid w:val="009B2906"/>
    <w:rsid w:val="009B29BF"/>
    <w:rsid w:val="009B37B4"/>
    <w:rsid w:val="009B40F3"/>
    <w:rsid w:val="009B4644"/>
    <w:rsid w:val="009B49F9"/>
    <w:rsid w:val="009B60AA"/>
    <w:rsid w:val="009B6AC8"/>
    <w:rsid w:val="009C09F7"/>
    <w:rsid w:val="009C33DF"/>
    <w:rsid w:val="009C447C"/>
    <w:rsid w:val="009C4CD4"/>
    <w:rsid w:val="009C53F6"/>
    <w:rsid w:val="009C6774"/>
    <w:rsid w:val="009C6A72"/>
    <w:rsid w:val="009C7ACD"/>
    <w:rsid w:val="009D07E3"/>
    <w:rsid w:val="009D0C3B"/>
    <w:rsid w:val="009D197D"/>
    <w:rsid w:val="009D1AA7"/>
    <w:rsid w:val="009D1E38"/>
    <w:rsid w:val="009D35A1"/>
    <w:rsid w:val="009D35FD"/>
    <w:rsid w:val="009D39A6"/>
    <w:rsid w:val="009D47D0"/>
    <w:rsid w:val="009D5251"/>
    <w:rsid w:val="009D5989"/>
    <w:rsid w:val="009D6040"/>
    <w:rsid w:val="009D69FF"/>
    <w:rsid w:val="009D7DE7"/>
    <w:rsid w:val="009E0AAB"/>
    <w:rsid w:val="009E0CF2"/>
    <w:rsid w:val="009E2984"/>
    <w:rsid w:val="009E2DC9"/>
    <w:rsid w:val="009E30B8"/>
    <w:rsid w:val="009E3196"/>
    <w:rsid w:val="009E3979"/>
    <w:rsid w:val="009E5705"/>
    <w:rsid w:val="009E5CA8"/>
    <w:rsid w:val="009E6402"/>
    <w:rsid w:val="009E6CF3"/>
    <w:rsid w:val="009E6DE5"/>
    <w:rsid w:val="009E7095"/>
    <w:rsid w:val="009E7781"/>
    <w:rsid w:val="009E79E2"/>
    <w:rsid w:val="009E7B9D"/>
    <w:rsid w:val="009E7C19"/>
    <w:rsid w:val="009F00C1"/>
    <w:rsid w:val="009F117A"/>
    <w:rsid w:val="009F1D8D"/>
    <w:rsid w:val="009F2308"/>
    <w:rsid w:val="009F302C"/>
    <w:rsid w:val="009F41F3"/>
    <w:rsid w:val="009F5320"/>
    <w:rsid w:val="009F5D2E"/>
    <w:rsid w:val="009F7A3D"/>
    <w:rsid w:val="00A00020"/>
    <w:rsid w:val="00A003F7"/>
    <w:rsid w:val="00A004F2"/>
    <w:rsid w:val="00A0079D"/>
    <w:rsid w:val="00A01EF1"/>
    <w:rsid w:val="00A02B96"/>
    <w:rsid w:val="00A0424E"/>
    <w:rsid w:val="00A10805"/>
    <w:rsid w:val="00A1190D"/>
    <w:rsid w:val="00A1227B"/>
    <w:rsid w:val="00A12BF6"/>
    <w:rsid w:val="00A1312F"/>
    <w:rsid w:val="00A13800"/>
    <w:rsid w:val="00A13D5C"/>
    <w:rsid w:val="00A200BC"/>
    <w:rsid w:val="00A202B3"/>
    <w:rsid w:val="00A204C4"/>
    <w:rsid w:val="00A210C1"/>
    <w:rsid w:val="00A21882"/>
    <w:rsid w:val="00A2218B"/>
    <w:rsid w:val="00A236A5"/>
    <w:rsid w:val="00A24961"/>
    <w:rsid w:val="00A25040"/>
    <w:rsid w:val="00A25215"/>
    <w:rsid w:val="00A266B5"/>
    <w:rsid w:val="00A26F15"/>
    <w:rsid w:val="00A2729A"/>
    <w:rsid w:val="00A30418"/>
    <w:rsid w:val="00A3097C"/>
    <w:rsid w:val="00A3146D"/>
    <w:rsid w:val="00A31814"/>
    <w:rsid w:val="00A31E7A"/>
    <w:rsid w:val="00A32038"/>
    <w:rsid w:val="00A32F88"/>
    <w:rsid w:val="00A330C9"/>
    <w:rsid w:val="00A347A6"/>
    <w:rsid w:val="00A35D7A"/>
    <w:rsid w:val="00A3728B"/>
    <w:rsid w:val="00A377B5"/>
    <w:rsid w:val="00A40205"/>
    <w:rsid w:val="00A40773"/>
    <w:rsid w:val="00A4118E"/>
    <w:rsid w:val="00A43190"/>
    <w:rsid w:val="00A43532"/>
    <w:rsid w:val="00A43C2D"/>
    <w:rsid w:val="00A456A2"/>
    <w:rsid w:val="00A457DA"/>
    <w:rsid w:val="00A46708"/>
    <w:rsid w:val="00A46873"/>
    <w:rsid w:val="00A468BF"/>
    <w:rsid w:val="00A4737B"/>
    <w:rsid w:val="00A477D5"/>
    <w:rsid w:val="00A47A20"/>
    <w:rsid w:val="00A47AE5"/>
    <w:rsid w:val="00A5216A"/>
    <w:rsid w:val="00A539BB"/>
    <w:rsid w:val="00A54913"/>
    <w:rsid w:val="00A54B94"/>
    <w:rsid w:val="00A5524A"/>
    <w:rsid w:val="00A56B9C"/>
    <w:rsid w:val="00A56E42"/>
    <w:rsid w:val="00A57414"/>
    <w:rsid w:val="00A57A6B"/>
    <w:rsid w:val="00A6044B"/>
    <w:rsid w:val="00A604DC"/>
    <w:rsid w:val="00A6127C"/>
    <w:rsid w:val="00A61356"/>
    <w:rsid w:val="00A61F8C"/>
    <w:rsid w:val="00A622AA"/>
    <w:rsid w:val="00A63415"/>
    <w:rsid w:val="00A646D9"/>
    <w:rsid w:val="00A6588F"/>
    <w:rsid w:val="00A65A57"/>
    <w:rsid w:val="00A66272"/>
    <w:rsid w:val="00A663F3"/>
    <w:rsid w:val="00A6678D"/>
    <w:rsid w:val="00A7074C"/>
    <w:rsid w:val="00A7158C"/>
    <w:rsid w:val="00A730AF"/>
    <w:rsid w:val="00A741E3"/>
    <w:rsid w:val="00A74D6D"/>
    <w:rsid w:val="00A75871"/>
    <w:rsid w:val="00A75E95"/>
    <w:rsid w:val="00A77359"/>
    <w:rsid w:val="00A7788E"/>
    <w:rsid w:val="00A77ACB"/>
    <w:rsid w:val="00A81895"/>
    <w:rsid w:val="00A8268D"/>
    <w:rsid w:val="00A83826"/>
    <w:rsid w:val="00A840F4"/>
    <w:rsid w:val="00A84E93"/>
    <w:rsid w:val="00A854FB"/>
    <w:rsid w:val="00A858D8"/>
    <w:rsid w:val="00A85A7C"/>
    <w:rsid w:val="00A85B62"/>
    <w:rsid w:val="00A862C3"/>
    <w:rsid w:val="00A86307"/>
    <w:rsid w:val="00A86988"/>
    <w:rsid w:val="00A86A09"/>
    <w:rsid w:val="00A87A78"/>
    <w:rsid w:val="00A91217"/>
    <w:rsid w:val="00A91C20"/>
    <w:rsid w:val="00A94037"/>
    <w:rsid w:val="00A94224"/>
    <w:rsid w:val="00A94799"/>
    <w:rsid w:val="00A96501"/>
    <w:rsid w:val="00A96F05"/>
    <w:rsid w:val="00AA1076"/>
    <w:rsid w:val="00AA4ECA"/>
    <w:rsid w:val="00AA5A02"/>
    <w:rsid w:val="00AA5CB4"/>
    <w:rsid w:val="00AA5CD9"/>
    <w:rsid w:val="00AA5CEB"/>
    <w:rsid w:val="00AA6A13"/>
    <w:rsid w:val="00AB1170"/>
    <w:rsid w:val="00AB171A"/>
    <w:rsid w:val="00AB3551"/>
    <w:rsid w:val="00AB3E58"/>
    <w:rsid w:val="00AB4151"/>
    <w:rsid w:val="00AB4D45"/>
    <w:rsid w:val="00AB5BB9"/>
    <w:rsid w:val="00AB5D5C"/>
    <w:rsid w:val="00AB6186"/>
    <w:rsid w:val="00AB6C9C"/>
    <w:rsid w:val="00AB7755"/>
    <w:rsid w:val="00AB7D51"/>
    <w:rsid w:val="00AC150C"/>
    <w:rsid w:val="00AC1DB6"/>
    <w:rsid w:val="00AC342F"/>
    <w:rsid w:val="00AC413A"/>
    <w:rsid w:val="00AC549A"/>
    <w:rsid w:val="00AC5CEA"/>
    <w:rsid w:val="00AC61AB"/>
    <w:rsid w:val="00AC7471"/>
    <w:rsid w:val="00AD128E"/>
    <w:rsid w:val="00AD29BE"/>
    <w:rsid w:val="00AD2A37"/>
    <w:rsid w:val="00AD40F1"/>
    <w:rsid w:val="00AD4B68"/>
    <w:rsid w:val="00AD4F28"/>
    <w:rsid w:val="00AD664B"/>
    <w:rsid w:val="00AD6C99"/>
    <w:rsid w:val="00AD7345"/>
    <w:rsid w:val="00AE0097"/>
    <w:rsid w:val="00AE1955"/>
    <w:rsid w:val="00AE2504"/>
    <w:rsid w:val="00AE261E"/>
    <w:rsid w:val="00AE28FB"/>
    <w:rsid w:val="00AE2EDC"/>
    <w:rsid w:val="00AE4397"/>
    <w:rsid w:val="00AE46EF"/>
    <w:rsid w:val="00AE4826"/>
    <w:rsid w:val="00AE4D97"/>
    <w:rsid w:val="00AE5153"/>
    <w:rsid w:val="00AE5C89"/>
    <w:rsid w:val="00AE68B6"/>
    <w:rsid w:val="00AE769A"/>
    <w:rsid w:val="00AF03CA"/>
    <w:rsid w:val="00AF0692"/>
    <w:rsid w:val="00AF0E96"/>
    <w:rsid w:val="00AF2D34"/>
    <w:rsid w:val="00AF36FC"/>
    <w:rsid w:val="00AF377C"/>
    <w:rsid w:val="00AF3C35"/>
    <w:rsid w:val="00AF4C61"/>
    <w:rsid w:val="00B0209E"/>
    <w:rsid w:val="00B0356E"/>
    <w:rsid w:val="00B053EE"/>
    <w:rsid w:val="00B05535"/>
    <w:rsid w:val="00B05D60"/>
    <w:rsid w:val="00B06994"/>
    <w:rsid w:val="00B07B28"/>
    <w:rsid w:val="00B1049D"/>
    <w:rsid w:val="00B105C1"/>
    <w:rsid w:val="00B106C3"/>
    <w:rsid w:val="00B10EF3"/>
    <w:rsid w:val="00B11C2D"/>
    <w:rsid w:val="00B1204B"/>
    <w:rsid w:val="00B127B1"/>
    <w:rsid w:val="00B128CA"/>
    <w:rsid w:val="00B12CF1"/>
    <w:rsid w:val="00B12F65"/>
    <w:rsid w:val="00B142B3"/>
    <w:rsid w:val="00B1488F"/>
    <w:rsid w:val="00B152D5"/>
    <w:rsid w:val="00B153BA"/>
    <w:rsid w:val="00B15AC2"/>
    <w:rsid w:val="00B15E1F"/>
    <w:rsid w:val="00B166A0"/>
    <w:rsid w:val="00B16F73"/>
    <w:rsid w:val="00B17BF8"/>
    <w:rsid w:val="00B20E85"/>
    <w:rsid w:val="00B2127F"/>
    <w:rsid w:val="00B216F1"/>
    <w:rsid w:val="00B22A82"/>
    <w:rsid w:val="00B2385C"/>
    <w:rsid w:val="00B268C0"/>
    <w:rsid w:val="00B273AF"/>
    <w:rsid w:val="00B314B5"/>
    <w:rsid w:val="00B3178C"/>
    <w:rsid w:val="00B32349"/>
    <w:rsid w:val="00B34235"/>
    <w:rsid w:val="00B34AF5"/>
    <w:rsid w:val="00B36BFD"/>
    <w:rsid w:val="00B40298"/>
    <w:rsid w:val="00B4056A"/>
    <w:rsid w:val="00B41324"/>
    <w:rsid w:val="00B4238C"/>
    <w:rsid w:val="00B4403E"/>
    <w:rsid w:val="00B44EA4"/>
    <w:rsid w:val="00B456FB"/>
    <w:rsid w:val="00B4623E"/>
    <w:rsid w:val="00B47586"/>
    <w:rsid w:val="00B50433"/>
    <w:rsid w:val="00B50E24"/>
    <w:rsid w:val="00B541D3"/>
    <w:rsid w:val="00B54D13"/>
    <w:rsid w:val="00B604E2"/>
    <w:rsid w:val="00B613A6"/>
    <w:rsid w:val="00B61A1A"/>
    <w:rsid w:val="00B620FA"/>
    <w:rsid w:val="00B62C87"/>
    <w:rsid w:val="00B632A2"/>
    <w:rsid w:val="00B6414D"/>
    <w:rsid w:val="00B64DBA"/>
    <w:rsid w:val="00B64EA2"/>
    <w:rsid w:val="00B65A3B"/>
    <w:rsid w:val="00B65AEA"/>
    <w:rsid w:val="00B65E59"/>
    <w:rsid w:val="00B66732"/>
    <w:rsid w:val="00B6767A"/>
    <w:rsid w:val="00B67C59"/>
    <w:rsid w:val="00B7065F"/>
    <w:rsid w:val="00B70E69"/>
    <w:rsid w:val="00B712C3"/>
    <w:rsid w:val="00B71AE8"/>
    <w:rsid w:val="00B71CB0"/>
    <w:rsid w:val="00B72FD5"/>
    <w:rsid w:val="00B760B6"/>
    <w:rsid w:val="00B776A0"/>
    <w:rsid w:val="00B802EF"/>
    <w:rsid w:val="00B80818"/>
    <w:rsid w:val="00B81A4F"/>
    <w:rsid w:val="00B81DA1"/>
    <w:rsid w:val="00B83055"/>
    <w:rsid w:val="00B848E3"/>
    <w:rsid w:val="00B8520C"/>
    <w:rsid w:val="00B85F29"/>
    <w:rsid w:val="00B86987"/>
    <w:rsid w:val="00B87F07"/>
    <w:rsid w:val="00B9008E"/>
    <w:rsid w:val="00B90EC9"/>
    <w:rsid w:val="00B922EB"/>
    <w:rsid w:val="00B93106"/>
    <w:rsid w:val="00B933D5"/>
    <w:rsid w:val="00B94D7F"/>
    <w:rsid w:val="00B962A7"/>
    <w:rsid w:val="00B96CE2"/>
    <w:rsid w:val="00B97462"/>
    <w:rsid w:val="00BA10BB"/>
    <w:rsid w:val="00BA20AA"/>
    <w:rsid w:val="00BA7151"/>
    <w:rsid w:val="00BA76F7"/>
    <w:rsid w:val="00BB0B3B"/>
    <w:rsid w:val="00BB1F8F"/>
    <w:rsid w:val="00BB25A1"/>
    <w:rsid w:val="00BB2D84"/>
    <w:rsid w:val="00BB4391"/>
    <w:rsid w:val="00BB5937"/>
    <w:rsid w:val="00BB5AFD"/>
    <w:rsid w:val="00BB7761"/>
    <w:rsid w:val="00BC05F1"/>
    <w:rsid w:val="00BC0E7E"/>
    <w:rsid w:val="00BC1450"/>
    <w:rsid w:val="00BC1716"/>
    <w:rsid w:val="00BC1780"/>
    <w:rsid w:val="00BC1EEE"/>
    <w:rsid w:val="00BC20A2"/>
    <w:rsid w:val="00BC268E"/>
    <w:rsid w:val="00BC2923"/>
    <w:rsid w:val="00BC2A2C"/>
    <w:rsid w:val="00BC33DD"/>
    <w:rsid w:val="00BC3C2C"/>
    <w:rsid w:val="00BC5728"/>
    <w:rsid w:val="00BC5DC9"/>
    <w:rsid w:val="00BC5E03"/>
    <w:rsid w:val="00BC6CE6"/>
    <w:rsid w:val="00BC75F3"/>
    <w:rsid w:val="00BC76F6"/>
    <w:rsid w:val="00BD035A"/>
    <w:rsid w:val="00BD2898"/>
    <w:rsid w:val="00BD29F8"/>
    <w:rsid w:val="00BD2E51"/>
    <w:rsid w:val="00BD3843"/>
    <w:rsid w:val="00BD3B1C"/>
    <w:rsid w:val="00BD3F20"/>
    <w:rsid w:val="00BD43D7"/>
    <w:rsid w:val="00BD53B0"/>
    <w:rsid w:val="00BD5C77"/>
    <w:rsid w:val="00BD5E71"/>
    <w:rsid w:val="00BD6744"/>
    <w:rsid w:val="00BE0194"/>
    <w:rsid w:val="00BE0AEC"/>
    <w:rsid w:val="00BE2C5F"/>
    <w:rsid w:val="00BE3ABE"/>
    <w:rsid w:val="00BE52E5"/>
    <w:rsid w:val="00BE57B7"/>
    <w:rsid w:val="00BE63C0"/>
    <w:rsid w:val="00BE65B1"/>
    <w:rsid w:val="00BE712E"/>
    <w:rsid w:val="00BE745C"/>
    <w:rsid w:val="00BE791E"/>
    <w:rsid w:val="00BE7AE9"/>
    <w:rsid w:val="00BE7F2B"/>
    <w:rsid w:val="00BF106C"/>
    <w:rsid w:val="00BF10E8"/>
    <w:rsid w:val="00BF13B4"/>
    <w:rsid w:val="00BF274A"/>
    <w:rsid w:val="00BF33D0"/>
    <w:rsid w:val="00BF371F"/>
    <w:rsid w:val="00BF3966"/>
    <w:rsid w:val="00BF45BC"/>
    <w:rsid w:val="00BF4947"/>
    <w:rsid w:val="00BF541E"/>
    <w:rsid w:val="00BF578B"/>
    <w:rsid w:val="00BF652B"/>
    <w:rsid w:val="00BF6B64"/>
    <w:rsid w:val="00BF7B2E"/>
    <w:rsid w:val="00C01219"/>
    <w:rsid w:val="00C015F5"/>
    <w:rsid w:val="00C0167E"/>
    <w:rsid w:val="00C01E86"/>
    <w:rsid w:val="00C0444D"/>
    <w:rsid w:val="00C04E98"/>
    <w:rsid w:val="00C05023"/>
    <w:rsid w:val="00C0757D"/>
    <w:rsid w:val="00C11DAB"/>
    <w:rsid w:val="00C120D3"/>
    <w:rsid w:val="00C1261B"/>
    <w:rsid w:val="00C1312E"/>
    <w:rsid w:val="00C13CD9"/>
    <w:rsid w:val="00C1468B"/>
    <w:rsid w:val="00C14E6D"/>
    <w:rsid w:val="00C1520B"/>
    <w:rsid w:val="00C17B5D"/>
    <w:rsid w:val="00C17EAF"/>
    <w:rsid w:val="00C2022D"/>
    <w:rsid w:val="00C21472"/>
    <w:rsid w:val="00C2246F"/>
    <w:rsid w:val="00C229E3"/>
    <w:rsid w:val="00C23FA3"/>
    <w:rsid w:val="00C24DD1"/>
    <w:rsid w:val="00C24F98"/>
    <w:rsid w:val="00C25AE6"/>
    <w:rsid w:val="00C268C3"/>
    <w:rsid w:val="00C27B5C"/>
    <w:rsid w:val="00C30746"/>
    <w:rsid w:val="00C320FD"/>
    <w:rsid w:val="00C32673"/>
    <w:rsid w:val="00C3277A"/>
    <w:rsid w:val="00C3410E"/>
    <w:rsid w:val="00C3675A"/>
    <w:rsid w:val="00C37666"/>
    <w:rsid w:val="00C37690"/>
    <w:rsid w:val="00C40B70"/>
    <w:rsid w:val="00C41271"/>
    <w:rsid w:val="00C4188F"/>
    <w:rsid w:val="00C4192A"/>
    <w:rsid w:val="00C42B19"/>
    <w:rsid w:val="00C43B8A"/>
    <w:rsid w:val="00C440AA"/>
    <w:rsid w:val="00C456A2"/>
    <w:rsid w:val="00C462B5"/>
    <w:rsid w:val="00C46E72"/>
    <w:rsid w:val="00C47195"/>
    <w:rsid w:val="00C47703"/>
    <w:rsid w:val="00C5149C"/>
    <w:rsid w:val="00C5177A"/>
    <w:rsid w:val="00C5415B"/>
    <w:rsid w:val="00C55BBA"/>
    <w:rsid w:val="00C55D75"/>
    <w:rsid w:val="00C5644A"/>
    <w:rsid w:val="00C5654B"/>
    <w:rsid w:val="00C56999"/>
    <w:rsid w:val="00C57AFC"/>
    <w:rsid w:val="00C60946"/>
    <w:rsid w:val="00C626E9"/>
    <w:rsid w:val="00C62873"/>
    <w:rsid w:val="00C62B67"/>
    <w:rsid w:val="00C62D52"/>
    <w:rsid w:val="00C6427B"/>
    <w:rsid w:val="00C65DC0"/>
    <w:rsid w:val="00C66EAF"/>
    <w:rsid w:val="00C67CD9"/>
    <w:rsid w:val="00C703B0"/>
    <w:rsid w:val="00C706E7"/>
    <w:rsid w:val="00C70C8F"/>
    <w:rsid w:val="00C70CDA"/>
    <w:rsid w:val="00C712F7"/>
    <w:rsid w:val="00C71521"/>
    <w:rsid w:val="00C75332"/>
    <w:rsid w:val="00C76B4E"/>
    <w:rsid w:val="00C815DC"/>
    <w:rsid w:val="00C82F4C"/>
    <w:rsid w:val="00C8343A"/>
    <w:rsid w:val="00C8370A"/>
    <w:rsid w:val="00C83C37"/>
    <w:rsid w:val="00C841A2"/>
    <w:rsid w:val="00C848CF"/>
    <w:rsid w:val="00C84E8F"/>
    <w:rsid w:val="00C84F53"/>
    <w:rsid w:val="00C904F2"/>
    <w:rsid w:val="00C9136B"/>
    <w:rsid w:val="00C9165C"/>
    <w:rsid w:val="00C92BC2"/>
    <w:rsid w:val="00C92C2F"/>
    <w:rsid w:val="00C933C2"/>
    <w:rsid w:val="00C9356A"/>
    <w:rsid w:val="00C93790"/>
    <w:rsid w:val="00C95A78"/>
    <w:rsid w:val="00C9759A"/>
    <w:rsid w:val="00C97795"/>
    <w:rsid w:val="00CA01CC"/>
    <w:rsid w:val="00CA4F77"/>
    <w:rsid w:val="00CA5EA4"/>
    <w:rsid w:val="00CA6767"/>
    <w:rsid w:val="00CA7875"/>
    <w:rsid w:val="00CB0C7C"/>
    <w:rsid w:val="00CB26A0"/>
    <w:rsid w:val="00CB35C3"/>
    <w:rsid w:val="00CB55FE"/>
    <w:rsid w:val="00CB7F92"/>
    <w:rsid w:val="00CC0341"/>
    <w:rsid w:val="00CC1EBF"/>
    <w:rsid w:val="00CC28E7"/>
    <w:rsid w:val="00CC2D28"/>
    <w:rsid w:val="00CC3B9D"/>
    <w:rsid w:val="00CC427E"/>
    <w:rsid w:val="00CC5BDA"/>
    <w:rsid w:val="00CC5C47"/>
    <w:rsid w:val="00CC6A2E"/>
    <w:rsid w:val="00CD1251"/>
    <w:rsid w:val="00CD2821"/>
    <w:rsid w:val="00CD2B29"/>
    <w:rsid w:val="00CD2FD5"/>
    <w:rsid w:val="00CD310C"/>
    <w:rsid w:val="00CD31D2"/>
    <w:rsid w:val="00CD3EFC"/>
    <w:rsid w:val="00CD51FC"/>
    <w:rsid w:val="00CD580C"/>
    <w:rsid w:val="00CD5CDD"/>
    <w:rsid w:val="00CD6191"/>
    <w:rsid w:val="00CD67C4"/>
    <w:rsid w:val="00CD7320"/>
    <w:rsid w:val="00CD7A0F"/>
    <w:rsid w:val="00CE0655"/>
    <w:rsid w:val="00CE0798"/>
    <w:rsid w:val="00CE490C"/>
    <w:rsid w:val="00CE4DCF"/>
    <w:rsid w:val="00CE5316"/>
    <w:rsid w:val="00CE533A"/>
    <w:rsid w:val="00CF0475"/>
    <w:rsid w:val="00CF187E"/>
    <w:rsid w:val="00CF1B7F"/>
    <w:rsid w:val="00CF3477"/>
    <w:rsid w:val="00CF4047"/>
    <w:rsid w:val="00CF4FEF"/>
    <w:rsid w:val="00CF5436"/>
    <w:rsid w:val="00CF5BD1"/>
    <w:rsid w:val="00CF5DD6"/>
    <w:rsid w:val="00CF63ED"/>
    <w:rsid w:val="00CF75FE"/>
    <w:rsid w:val="00D003D9"/>
    <w:rsid w:val="00D0062E"/>
    <w:rsid w:val="00D00FD5"/>
    <w:rsid w:val="00D0137E"/>
    <w:rsid w:val="00D014BE"/>
    <w:rsid w:val="00D01E08"/>
    <w:rsid w:val="00D02F5C"/>
    <w:rsid w:val="00D03954"/>
    <w:rsid w:val="00D04456"/>
    <w:rsid w:val="00D04B7C"/>
    <w:rsid w:val="00D04D75"/>
    <w:rsid w:val="00D055DB"/>
    <w:rsid w:val="00D05E94"/>
    <w:rsid w:val="00D05F2F"/>
    <w:rsid w:val="00D066C4"/>
    <w:rsid w:val="00D06B8D"/>
    <w:rsid w:val="00D0709A"/>
    <w:rsid w:val="00D0715D"/>
    <w:rsid w:val="00D07DE6"/>
    <w:rsid w:val="00D1151E"/>
    <w:rsid w:val="00D1213A"/>
    <w:rsid w:val="00D129A4"/>
    <w:rsid w:val="00D12EC2"/>
    <w:rsid w:val="00D132A6"/>
    <w:rsid w:val="00D138B9"/>
    <w:rsid w:val="00D13B85"/>
    <w:rsid w:val="00D13F14"/>
    <w:rsid w:val="00D15689"/>
    <w:rsid w:val="00D164B6"/>
    <w:rsid w:val="00D16C89"/>
    <w:rsid w:val="00D1727A"/>
    <w:rsid w:val="00D17AE6"/>
    <w:rsid w:val="00D17BA1"/>
    <w:rsid w:val="00D17E87"/>
    <w:rsid w:val="00D200CC"/>
    <w:rsid w:val="00D20606"/>
    <w:rsid w:val="00D21AEE"/>
    <w:rsid w:val="00D21B28"/>
    <w:rsid w:val="00D23B70"/>
    <w:rsid w:val="00D2405B"/>
    <w:rsid w:val="00D241A3"/>
    <w:rsid w:val="00D24522"/>
    <w:rsid w:val="00D24902"/>
    <w:rsid w:val="00D26797"/>
    <w:rsid w:val="00D267D6"/>
    <w:rsid w:val="00D26EA3"/>
    <w:rsid w:val="00D30627"/>
    <w:rsid w:val="00D31818"/>
    <w:rsid w:val="00D34722"/>
    <w:rsid w:val="00D3490E"/>
    <w:rsid w:val="00D35221"/>
    <w:rsid w:val="00D35484"/>
    <w:rsid w:val="00D41367"/>
    <w:rsid w:val="00D41D95"/>
    <w:rsid w:val="00D422C8"/>
    <w:rsid w:val="00D42CB9"/>
    <w:rsid w:val="00D43126"/>
    <w:rsid w:val="00D459A5"/>
    <w:rsid w:val="00D45D04"/>
    <w:rsid w:val="00D46144"/>
    <w:rsid w:val="00D476CB"/>
    <w:rsid w:val="00D503D2"/>
    <w:rsid w:val="00D51AC2"/>
    <w:rsid w:val="00D52D94"/>
    <w:rsid w:val="00D536EB"/>
    <w:rsid w:val="00D542A3"/>
    <w:rsid w:val="00D54612"/>
    <w:rsid w:val="00D54EDD"/>
    <w:rsid w:val="00D5650B"/>
    <w:rsid w:val="00D56679"/>
    <w:rsid w:val="00D57106"/>
    <w:rsid w:val="00D57F7A"/>
    <w:rsid w:val="00D618E2"/>
    <w:rsid w:val="00D61F61"/>
    <w:rsid w:val="00D64723"/>
    <w:rsid w:val="00D64865"/>
    <w:rsid w:val="00D64AC7"/>
    <w:rsid w:val="00D65785"/>
    <w:rsid w:val="00D661A7"/>
    <w:rsid w:val="00D66600"/>
    <w:rsid w:val="00D703C8"/>
    <w:rsid w:val="00D70AC1"/>
    <w:rsid w:val="00D72810"/>
    <w:rsid w:val="00D72CA9"/>
    <w:rsid w:val="00D73433"/>
    <w:rsid w:val="00D74D91"/>
    <w:rsid w:val="00D758BB"/>
    <w:rsid w:val="00D75E68"/>
    <w:rsid w:val="00D76C45"/>
    <w:rsid w:val="00D77732"/>
    <w:rsid w:val="00D77FEB"/>
    <w:rsid w:val="00D80FEE"/>
    <w:rsid w:val="00D81199"/>
    <w:rsid w:val="00D8455D"/>
    <w:rsid w:val="00D84D4C"/>
    <w:rsid w:val="00D851D6"/>
    <w:rsid w:val="00D852F7"/>
    <w:rsid w:val="00D86072"/>
    <w:rsid w:val="00D870A3"/>
    <w:rsid w:val="00D900E3"/>
    <w:rsid w:val="00D908AA"/>
    <w:rsid w:val="00D916DF"/>
    <w:rsid w:val="00D91B20"/>
    <w:rsid w:val="00D928D1"/>
    <w:rsid w:val="00D94B5A"/>
    <w:rsid w:val="00D95012"/>
    <w:rsid w:val="00D95F7D"/>
    <w:rsid w:val="00D96A6D"/>
    <w:rsid w:val="00D978B9"/>
    <w:rsid w:val="00DA01A5"/>
    <w:rsid w:val="00DA0E3E"/>
    <w:rsid w:val="00DA1B30"/>
    <w:rsid w:val="00DA2E20"/>
    <w:rsid w:val="00DA3297"/>
    <w:rsid w:val="00DA4A89"/>
    <w:rsid w:val="00DA6047"/>
    <w:rsid w:val="00DA6734"/>
    <w:rsid w:val="00DA6970"/>
    <w:rsid w:val="00DA756E"/>
    <w:rsid w:val="00DA7E11"/>
    <w:rsid w:val="00DB0CB0"/>
    <w:rsid w:val="00DB11A6"/>
    <w:rsid w:val="00DB17AE"/>
    <w:rsid w:val="00DB2A13"/>
    <w:rsid w:val="00DB51FE"/>
    <w:rsid w:val="00DB5404"/>
    <w:rsid w:val="00DB64E5"/>
    <w:rsid w:val="00DB72EC"/>
    <w:rsid w:val="00DB7323"/>
    <w:rsid w:val="00DB7E8E"/>
    <w:rsid w:val="00DC0C1D"/>
    <w:rsid w:val="00DC1E85"/>
    <w:rsid w:val="00DC22F3"/>
    <w:rsid w:val="00DC267F"/>
    <w:rsid w:val="00DC2740"/>
    <w:rsid w:val="00DC3EC0"/>
    <w:rsid w:val="00DC425C"/>
    <w:rsid w:val="00DC43D6"/>
    <w:rsid w:val="00DC4B16"/>
    <w:rsid w:val="00DC51FB"/>
    <w:rsid w:val="00DC62F5"/>
    <w:rsid w:val="00DC6D48"/>
    <w:rsid w:val="00DC71AA"/>
    <w:rsid w:val="00DC7642"/>
    <w:rsid w:val="00DC7B68"/>
    <w:rsid w:val="00DC7C8F"/>
    <w:rsid w:val="00DD1585"/>
    <w:rsid w:val="00DD30D9"/>
    <w:rsid w:val="00DD553A"/>
    <w:rsid w:val="00DD5D4C"/>
    <w:rsid w:val="00DD5D9E"/>
    <w:rsid w:val="00DD60B1"/>
    <w:rsid w:val="00DD7B62"/>
    <w:rsid w:val="00DD7E93"/>
    <w:rsid w:val="00DE0089"/>
    <w:rsid w:val="00DE0D51"/>
    <w:rsid w:val="00DE1483"/>
    <w:rsid w:val="00DE14E9"/>
    <w:rsid w:val="00DE1CD2"/>
    <w:rsid w:val="00DE209B"/>
    <w:rsid w:val="00DE2A07"/>
    <w:rsid w:val="00DE585E"/>
    <w:rsid w:val="00DE5A27"/>
    <w:rsid w:val="00DE73B7"/>
    <w:rsid w:val="00DE7A63"/>
    <w:rsid w:val="00DE7C05"/>
    <w:rsid w:val="00DF028C"/>
    <w:rsid w:val="00DF0655"/>
    <w:rsid w:val="00DF3891"/>
    <w:rsid w:val="00DF3FCB"/>
    <w:rsid w:val="00DF46A6"/>
    <w:rsid w:val="00DF4DC5"/>
    <w:rsid w:val="00DF510B"/>
    <w:rsid w:val="00DF606B"/>
    <w:rsid w:val="00DF6943"/>
    <w:rsid w:val="00DF7EDD"/>
    <w:rsid w:val="00E0001C"/>
    <w:rsid w:val="00E004F2"/>
    <w:rsid w:val="00E00FD4"/>
    <w:rsid w:val="00E031F3"/>
    <w:rsid w:val="00E03631"/>
    <w:rsid w:val="00E04198"/>
    <w:rsid w:val="00E0486D"/>
    <w:rsid w:val="00E05416"/>
    <w:rsid w:val="00E068B7"/>
    <w:rsid w:val="00E06991"/>
    <w:rsid w:val="00E1069D"/>
    <w:rsid w:val="00E119A1"/>
    <w:rsid w:val="00E11CCA"/>
    <w:rsid w:val="00E121A7"/>
    <w:rsid w:val="00E1235C"/>
    <w:rsid w:val="00E123DC"/>
    <w:rsid w:val="00E124C2"/>
    <w:rsid w:val="00E132A2"/>
    <w:rsid w:val="00E14505"/>
    <w:rsid w:val="00E152B0"/>
    <w:rsid w:val="00E153E1"/>
    <w:rsid w:val="00E153E4"/>
    <w:rsid w:val="00E15A9C"/>
    <w:rsid w:val="00E1691D"/>
    <w:rsid w:val="00E16EFC"/>
    <w:rsid w:val="00E17725"/>
    <w:rsid w:val="00E17737"/>
    <w:rsid w:val="00E17DEC"/>
    <w:rsid w:val="00E20CC1"/>
    <w:rsid w:val="00E21EC3"/>
    <w:rsid w:val="00E22D18"/>
    <w:rsid w:val="00E244E7"/>
    <w:rsid w:val="00E24BD5"/>
    <w:rsid w:val="00E25222"/>
    <w:rsid w:val="00E26FBC"/>
    <w:rsid w:val="00E27A64"/>
    <w:rsid w:val="00E27A6A"/>
    <w:rsid w:val="00E32F09"/>
    <w:rsid w:val="00E3310D"/>
    <w:rsid w:val="00E36974"/>
    <w:rsid w:val="00E37FAF"/>
    <w:rsid w:val="00E40163"/>
    <w:rsid w:val="00E409AC"/>
    <w:rsid w:val="00E40B0F"/>
    <w:rsid w:val="00E41723"/>
    <w:rsid w:val="00E420C7"/>
    <w:rsid w:val="00E42901"/>
    <w:rsid w:val="00E448FA"/>
    <w:rsid w:val="00E461C1"/>
    <w:rsid w:val="00E467A6"/>
    <w:rsid w:val="00E46BFB"/>
    <w:rsid w:val="00E470DB"/>
    <w:rsid w:val="00E47A94"/>
    <w:rsid w:val="00E47FE7"/>
    <w:rsid w:val="00E503F0"/>
    <w:rsid w:val="00E50CCC"/>
    <w:rsid w:val="00E514B9"/>
    <w:rsid w:val="00E51EF8"/>
    <w:rsid w:val="00E525B2"/>
    <w:rsid w:val="00E54A08"/>
    <w:rsid w:val="00E54C9D"/>
    <w:rsid w:val="00E556A8"/>
    <w:rsid w:val="00E6089B"/>
    <w:rsid w:val="00E61766"/>
    <w:rsid w:val="00E62307"/>
    <w:rsid w:val="00E628B2"/>
    <w:rsid w:val="00E62930"/>
    <w:rsid w:val="00E62BB2"/>
    <w:rsid w:val="00E645A9"/>
    <w:rsid w:val="00E66630"/>
    <w:rsid w:val="00E670F6"/>
    <w:rsid w:val="00E67BEC"/>
    <w:rsid w:val="00E703B8"/>
    <w:rsid w:val="00E7158A"/>
    <w:rsid w:val="00E719E9"/>
    <w:rsid w:val="00E71DA9"/>
    <w:rsid w:val="00E71F41"/>
    <w:rsid w:val="00E725AE"/>
    <w:rsid w:val="00E72AD7"/>
    <w:rsid w:val="00E75234"/>
    <w:rsid w:val="00E75443"/>
    <w:rsid w:val="00E7580E"/>
    <w:rsid w:val="00E7595F"/>
    <w:rsid w:val="00E8129F"/>
    <w:rsid w:val="00E812ED"/>
    <w:rsid w:val="00E821CF"/>
    <w:rsid w:val="00E82B8D"/>
    <w:rsid w:val="00E83081"/>
    <w:rsid w:val="00E835E1"/>
    <w:rsid w:val="00E840E4"/>
    <w:rsid w:val="00E90444"/>
    <w:rsid w:val="00E90784"/>
    <w:rsid w:val="00E91575"/>
    <w:rsid w:val="00E9212A"/>
    <w:rsid w:val="00E92D48"/>
    <w:rsid w:val="00E9302D"/>
    <w:rsid w:val="00E93FB9"/>
    <w:rsid w:val="00E9414D"/>
    <w:rsid w:val="00E960FF"/>
    <w:rsid w:val="00E966F4"/>
    <w:rsid w:val="00EA11D8"/>
    <w:rsid w:val="00EA220E"/>
    <w:rsid w:val="00EA2242"/>
    <w:rsid w:val="00EA2C87"/>
    <w:rsid w:val="00EA34FC"/>
    <w:rsid w:val="00EA41A0"/>
    <w:rsid w:val="00EA575E"/>
    <w:rsid w:val="00EA6246"/>
    <w:rsid w:val="00EA7D30"/>
    <w:rsid w:val="00EB0D37"/>
    <w:rsid w:val="00EB13EB"/>
    <w:rsid w:val="00EB1D1A"/>
    <w:rsid w:val="00EB1EEE"/>
    <w:rsid w:val="00EB1F4D"/>
    <w:rsid w:val="00EB2374"/>
    <w:rsid w:val="00EB26DB"/>
    <w:rsid w:val="00EB3FAB"/>
    <w:rsid w:val="00EB48BE"/>
    <w:rsid w:val="00EB4EC8"/>
    <w:rsid w:val="00EB4F7F"/>
    <w:rsid w:val="00EB578B"/>
    <w:rsid w:val="00EB6EA4"/>
    <w:rsid w:val="00EC00D7"/>
    <w:rsid w:val="00EC087C"/>
    <w:rsid w:val="00EC2345"/>
    <w:rsid w:val="00EC2D23"/>
    <w:rsid w:val="00EC381C"/>
    <w:rsid w:val="00EC4129"/>
    <w:rsid w:val="00EC6869"/>
    <w:rsid w:val="00EC78C1"/>
    <w:rsid w:val="00EC7F14"/>
    <w:rsid w:val="00ED2E83"/>
    <w:rsid w:val="00ED38DA"/>
    <w:rsid w:val="00ED393F"/>
    <w:rsid w:val="00ED475E"/>
    <w:rsid w:val="00ED484D"/>
    <w:rsid w:val="00ED4B7C"/>
    <w:rsid w:val="00ED59FE"/>
    <w:rsid w:val="00ED5E10"/>
    <w:rsid w:val="00ED63C3"/>
    <w:rsid w:val="00ED754F"/>
    <w:rsid w:val="00ED760A"/>
    <w:rsid w:val="00ED7811"/>
    <w:rsid w:val="00ED7B9B"/>
    <w:rsid w:val="00EE03AF"/>
    <w:rsid w:val="00EE08BA"/>
    <w:rsid w:val="00EE11B0"/>
    <w:rsid w:val="00EE2796"/>
    <w:rsid w:val="00EE3015"/>
    <w:rsid w:val="00EE340E"/>
    <w:rsid w:val="00EE35BC"/>
    <w:rsid w:val="00EE3AB0"/>
    <w:rsid w:val="00EE3EFC"/>
    <w:rsid w:val="00EE704D"/>
    <w:rsid w:val="00EF05DD"/>
    <w:rsid w:val="00EF05DE"/>
    <w:rsid w:val="00EF097F"/>
    <w:rsid w:val="00EF0E21"/>
    <w:rsid w:val="00EF2760"/>
    <w:rsid w:val="00EF2853"/>
    <w:rsid w:val="00EF4078"/>
    <w:rsid w:val="00EF49B5"/>
    <w:rsid w:val="00EF4F76"/>
    <w:rsid w:val="00EF500A"/>
    <w:rsid w:val="00EF55F8"/>
    <w:rsid w:val="00EF746A"/>
    <w:rsid w:val="00F00FFE"/>
    <w:rsid w:val="00F01148"/>
    <w:rsid w:val="00F018B5"/>
    <w:rsid w:val="00F01B97"/>
    <w:rsid w:val="00F01D8F"/>
    <w:rsid w:val="00F02C39"/>
    <w:rsid w:val="00F02DE9"/>
    <w:rsid w:val="00F032A2"/>
    <w:rsid w:val="00F0365E"/>
    <w:rsid w:val="00F03CBD"/>
    <w:rsid w:val="00F048E4"/>
    <w:rsid w:val="00F04919"/>
    <w:rsid w:val="00F052AF"/>
    <w:rsid w:val="00F056E9"/>
    <w:rsid w:val="00F05F17"/>
    <w:rsid w:val="00F05F6A"/>
    <w:rsid w:val="00F060BF"/>
    <w:rsid w:val="00F071C3"/>
    <w:rsid w:val="00F07632"/>
    <w:rsid w:val="00F07796"/>
    <w:rsid w:val="00F07B72"/>
    <w:rsid w:val="00F12850"/>
    <w:rsid w:val="00F132D1"/>
    <w:rsid w:val="00F138E5"/>
    <w:rsid w:val="00F139B5"/>
    <w:rsid w:val="00F13AA5"/>
    <w:rsid w:val="00F146B4"/>
    <w:rsid w:val="00F14D85"/>
    <w:rsid w:val="00F14D89"/>
    <w:rsid w:val="00F155DF"/>
    <w:rsid w:val="00F15C24"/>
    <w:rsid w:val="00F16E9A"/>
    <w:rsid w:val="00F170F5"/>
    <w:rsid w:val="00F17355"/>
    <w:rsid w:val="00F17EED"/>
    <w:rsid w:val="00F20A0A"/>
    <w:rsid w:val="00F21B82"/>
    <w:rsid w:val="00F21D3D"/>
    <w:rsid w:val="00F21DD7"/>
    <w:rsid w:val="00F221D0"/>
    <w:rsid w:val="00F225DC"/>
    <w:rsid w:val="00F22BDB"/>
    <w:rsid w:val="00F235C4"/>
    <w:rsid w:val="00F2493F"/>
    <w:rsid w:val="00F2495D"/>
    <w:rsid w:val="00F25308"/>
    <w:rsid w:val="00F25318"/>
    <w:rsid w:val="00F257BD"/>
    <w:rsid w:val="00F2731E"/>
    <w:rsid w:val="00F30073"/>
    <w:rsid w:val="00F3023A"/>
    <w:rsid w:val="00F311B1"/>
    <w:rsid w:val="00F312A9"/>
    <w:rsid w:val="00F3204D"/>
    <w:rsid w:val="00F321AB"/>
    <w:rsid w:val="00F321D3"/>
    <w:rsid w:val="00F33752"/>
    <w:rsid w:val="00F33E7F"/>
    <w:rsid w:val="00F36514"/>
    <w:rsid w:val="00F379FD"/>
    <w:rsid w:val="00F40715"/>
    <w:rsid w:val="00F40E24"/>
    <w:rsid w:val="00F44334"/>
    <w:rsid w:val="00F44BBD"/>
    <w:rsid w:val="00F4580C"/>
    <w:rsid w:val="00F45AB2"/>
    <w:rsid w:val="00F46771"/>
    <w:rsid w:val="00F46B30"/>
    <w:rsid w:val="00F47689"/>
    <w:rsid w:val="00F500CD"/>
    <w:rsid w:val="00F50F69"/>
    <w:rsid w:val="00F51A4C"/>
    <w:rsid w:val="00F52318"/>
    <w:rsid w:val="00F525A6"/>
    <w:rsid w:val="00F52B17"/>
    <w:rsid w:val="00F52CB7"/>
    <w:rsid w:val="00F53B9E"/>
    <w:rsid w:val="00F53C79"/>
    <w:rsid w:val="00F554A9"/>
    <w:rsid w:val="00F56DB6"/>
    <w:rsid w:val="00F578B9"/>
    <w:rsid w:val="00F63F3B"/>
    <w:rsid w:val="00F64557"/>
    <w:rsid w:val="00F6456F"/>
    <w:rsid w:val="00F6491C"/>
    <w:rsid w:val="00F65263"/>
    <w:rsid w:val="00F6529E"/>
    <w:rsid w:val="00F655F7"/>
    <w:rsid w:val="00F65CFD"/>
    <w:rsid w:val="00F66D69"/>
    <w:rsid w:val="00F6712B"/>
    <w:rsid w:val="00F73308"/>
    <w:rsid w:val="00F756D3"/>
    <w:rsid w:val="00F75A5A"/>
    <w:rsid w:val="00F76115"/>
    <w:rsid w:val="00F768F9"/>
    <w:rsid w:val="00F77041"/>
    <w:rsid w:val="00F77996"/>
    <w:rsid w:val="00F77CAA"/>
    <w:rsid w:val="00F8163F"/>
    <w:rsid w:val="00F823D5"/>
    <w:rsid w:val="00F83E7A"/>
    <w:rsid w:val="00F841DF"/>
    <w:rsid w:val="00F84790"/>
    <w:rsid w:val="00F85135"/>
    <w:rsid w:val="00F85145"/>
    <w:rsid w:val="00F869F8"/>
    <w:rsid w:val="00F872BC"/>
    <w:rsid w:val="00F9033A"/>
    <w:rsid w:val="00F9050F"/>
    <w:rsid w:val="00F90F11"/>
    <w:rsid w:val="00F930A5"/>
    <w:rsid w:val="00F931D7"/>
    <w:rsid w:val="00F933B0"/>
    <w:rsid w:val="00F93940"/>
    <w:rsid w:val="00F93977"/>
    <w:rsid w:val="00F941F3"/>
    <w:rsid w:val="00F945DB"/>
    <w:rsid w:val="00F9586E"/>
    <w:rsid w:val="00F979DC"/>
    <w:rsid w:val="00FA09CD"/>
    <w:rsid w:val="00FA0E63"/>
    <w:rsid w:val="00FA1E02"/>
    <w:rsid w:val="00FA31EE"/>
    <w:rsid w:val="00FA346D"/>
    <w:rsid w:val="00FA4286"/>
    <w:rsid w:val="00FA5970"/>
    <w:rsid w:val="00FA5D9B"/>
    <w:rsid w:val="00FA7E09"/>
    <w:rsid w:val="00FB0884"/>
    <w:rsid w:val="00FB0934"/>
    <w:rsid w:val="00FB314D"/>
    <w:rsid w:val="00FB3955"/>
    <w:rsid w:val="00FB46C8"/>
    <w:rsid w:val="00FB61E3"/>
    <w:rsid w:val="00FB65F2"/>
    <w:rsid w:val="00FB781A"/>
    <w:rsid w:val="00FC0922"/>
    <w:rsid w:val="00FC1141"/>
    <w:rsid w:val="00FC19BC"/>
    <w:rsid w:val="00FC1A64"/>
    <w:rsid w:val="00FC1E36"/>
    <w:rsid w:val="00FC305B"/>
    <w:rsid w:val="00FC31AA"/>
    <w:rsid w:val="00FC3CE2"/>
    <w:rsid w:val="00FC3D18"/>
    <w:rsid w:val="00FC3EC3"/>
    <w:rsid w:val="00FC476B"/>
    <w:rsid w:val="00FC6240"/>
    <w:rsid w:val="00FC6D8C"/>
    <w:rsid w:val="00FC6F35"/>
    <w:rsid w:val="00FD1690"/>
    <w:rsid w:val="00FD3492"/>
    <w:rsid w:val="00FD3CD6"/>
    <w:rsid w:val="00FD4005"/>
    <w:rsid w:val="00FD43B6"/>
    <w:rsid w:val="00FD6636"/>
    <w:rsid w:val="00FE005D"/>
    <w:rsid w:val="00FE040C"/>
    <w:rsid w:val="00FE0488"/>
    <w:rsid w:val="00FE096C"/>
    <w:rsid w:val="00FE1271"/>
    <w:rsid w:val="00FE167B"/>
    <w:rsid w:val="00FE2419"/>
    <w:rsid w:val="00FE26C5"/>
    <w:rsid w:val="00FE3542"/>
    <w:rsid w:val="00FE45C9"/>
    <w:rsid w:val="00FE7D48"/>
    <w:rsid w:val="00FF088E"/>
    <w:rsid w:val="00FF1669"/>
    <w:rsid w:val="00FF1E73"/>
    <w:rsid w:val="00FF2CCC"/>
    <w:rsid w:val="00FF2D19"/>
    <w:rsid w:val="00FF306A"/>
    <w:rsid w:val="00FF49C8"/>
    <w:rsid w:val="00FF67C9"/>
    <w:rsid w:val="00FF7F4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E4209"/>
  <w15:chartTrackingRefBased/>
  <w15:docId w15:val="{EB7DA340-9581-1647-90E4-85AFC4561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5F54"/>
  </w:style>
  <w:style w:type="paragraph" w:styleId="Heading1">
    <w:name w:val="heading 1"/>
    <w:basedOn w:val="Normal"/>
    <w:next w:val="Normal"/>
    <w:link w:val="Heading1Char"/>
    <w:uiPriority w:val="9"/>
    <w:qFormat/>
    <w:rsid w:val="009F7A3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7A3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7A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096DA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2E5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B44EA4"/>
    <w:pPr>
      <w:jc w:val="center"/>
    </w:pPr>
    <w:rPr>
      <w:rFonts w:ascii="Calibri" w:hAnsi="Calibri" w:cs="Calibri"/>
    </w:rPr>
  </w:style>
  <w:style w:type="character" w:customStyle="1" w:styleId="EndNoteBibliographyTitleChar">
    <w:name w:val="EndNote Bibliography Title Char"/>
    <w:basedOn w:val="DefaultParagraphFont"/>
    <w:link w:val="EndNoteBibliographyTitle"/>
    <w:rsid w:val="00B44EA4"/>
    <w:rPr>
      <w:rFonts w:ascii="Calibri" w:hAnsi="Calibri" w:cs="Calibri"/>
    </w:rPr>
  </w:style>
  <w:style w:type="paragraph" w:customStyle="1" w:styleId="EndNoteBibliography">
    <w:name w:val="EndNote Bibliography"/>
    <w:basedOn w:val="Normal"/>
    <w:link w:val="EndNoteBibliographyChar"/>
    <w:rsid w:val="00B44EA4"/>
    <w:rPr>
      <w:rFonts w:ascii="Calibri" w:hAnsi="Calibri" w:cs="Calibri"/>
    </w:rPr>
  </w:style>
  <w:style w:type="character" w:customStyle="1" w:styleId="EndNoteBibliographyChar">
    <w:name w:val="EndNote Bibliography Char"/>
    <w:basedOn w:val="DefaultParagraphFont"/>
    <w:link w:val="EndNoteBibliography"/>
    <w:rsid w:val="00B44EA4"/>
    <w:rPr>
      <w:rFonts w:ascii="Calibri" w:hAnsi="Calibri" w:cs="Calibri"/>
    </w:rPr>
  </w:style>
  <w:style w:type="paragraph" w:styleId="ListParagraph">
    <w:name w:val="List Paragraph"/>
    <w:basedOn w:val="Normal"/>
    <w:uiPriority w:val="34"/>
    <w:qFormat/>
    <w:rsid w:val="00470A53"/>
    <w:pPr>
      <w:ind w:left="720"/>
      <w:contextualSpacing/>
    </w:pPr>
  </w:style>
  <w:style w:type="character" w:customStyle="1" w:styleId="Heading2Char">
    <w:name w:val="Heading 2 Char"/>
    <w:basedOn w:val="DefaultParagraphFont"/>
    <w:link w:val="Heading2"/>
    <w:uiPriority w:val="9"/>
    <w:rsid w:val="009F7A3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F7A3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F7A3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096DA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2E5B"/>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A12BF6"/>
    <w:rPr>
      <w:sz w:val="16"/>
      <w:szCs w:val="16"/>
    </w:rPr>
  </w:style>
  <w:style w:type="paragraph" w:styleId="CommentText">
    <w:name w:val="annotation text"/>
    <w:basedOn w:val="Normal"/>
    <w:link w:val="CommentTextChar"/>
    <w:uiPriority w:val="99"/>
    <w:unhideWhenUsed/>
    <w:rsid w:val="00A12BF6"/>
    <w:rPr>
      <w:sz w:val="20"/>
      <w:szCs w:val="20"/>
    </w:rPr>
  </w:style>
  <w:style w:type="character" w:customStyle="1" w:styleId="CommentTextChar">
    <w:name w:val="Comment Text Char"/>
    <w:basedOn w:val="DefaultParagraphFont"/>
    <w:link w:val="CommentText"/>
    <w:uiPriority w:val="99"/>
    <w:rsid w:val="00A12BF6"/>
    <w:rPr>
      <w:sz w:val="20"/>
      <w:szCs w:val="20"/>
    </w:rPr>
  </w:style>
  <w:style w:type="paragraph" w:styleId="CommentSubject">
    <w:name w:val="annotation subject"/>
    <w:basedOn w:val="CommentText"/>
    <w:next w:val="CommentText"/>
    <w:link w:val="CommentSubjectChar"/>
    <w:uiPriority w:val="99"/>
    <w:semiHidden/>
    <w:unhideWhenUsed/>
    <w:rsid w:val="00A12BF6"/>
    <w:rPr>
      <w:b/>
      <w:bCs/>
    </w:rPr>
  </w:style>
  <w:style w:type="character" w:customStyle="1" w:styleId="CommentSubjectChar">
    <w:name w:val="Comment Subject Char"/>
    <w:basedOn w:val="CommentTextChar"/>
    <w:link w:val="CommentSubject"/>
    <w:uiPriority w:val="99"/>
    <w:semiHidden/>
    <w:rsid w:val="00A12BF6"/>
    <w:rPr>
      <w:b/>
      <w:bCs/>
      <w:sz w:val="20"/>
      <w:szCs w:val="20"/>
    </w:rPr>
  </w:style>
  <w:style w:type="character" w:styleId="Hyperlink">
    <w:name w:val="Hyperlink"/>
    <w:basedOn w:val="DefaultParagraphFont"/>
    <w:uiPriority w:val="99"/>
    <w:unhideWhenUsed/>
    <w:rsid w:val="00AA5CB4"/>
    <w:rPr>
      <w:color w:val="0563C1" w:themeColor="hyperlink"/>
      <w:u w:val="single"/>
    </w:rPr>
  </w:style>
  <w:style w:type="character" w:styleId="UnresolvedMention">
    <w:name w:val="Unresolved Mention"/>
    <w:basedOn w:val="DefaultParagraphFont"/>
    <w:uiPriority w:val="99"/>
    <w:semiHidden/>
    <w:unhideWhenUsed/>
    <w:rsid w:val="00AA5CB4"/>
    <w:rPr>
      <w:color w:val="605E5C"/>
      <w:shd w:val="clear" w:color="auto" w:fill="E1DFDD"/>
    </w:rPr>
  </w:style>
  <w:style w:type="paragraph" w:styleId="NormalWeb">
    <w:name w:val="Normal (Web)"/>
    <w:basedOn w:val="Normal"/>
    <w:uiPriority w:val="99"/>
    <w:unhideWhenUsed/>
    <w:rsid w:val="00C21472"/>
    <w:pPr>
      <w:spacing w:before="100" w:beforeAutospacing="1" w:after="100" w:afterAutospacing="1"/>
    </w:pPr>
    <w:rPr>
      <w:rFonts w:ascii="Times New Roman" w:eastAsia="Times New Roman" w:hAnsi="Times New Roman" w:cs="Times New Roman"/>
      <w:kern w:val="0"/>
      <w14:ligatures w14:val="none"/>
    </w:rPr>
  </w:style>
  <w:style w:type="paragraph" w:styleId="Caption">
    <w:name w:val="caption"/>
    <w:basedOn w:val="Normal"/>
    <w:next w:val="Normal"/>
    <w:uiPriority w:val="35"/>
    <w:unhideWhenUsed/>
    <w:qFormat/>
    <w:rsid w:val="00531B5A"/>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263A2E"/>
    <w:rPr>
      <w:color w:val="954F72" w:themeColor="followedHyperlink"/>
      <w:u w:val="single"/>
    </w:rPr>
  </w:style>
  <w:style w:type="character" w:styleId="PlaceholderText">
    <w:name w:val="Placeholder Text"/>
    <w:basedOn w:val="DefaultParagraphFont"/>
    <w:uiPriority w:val="99"/>
    <w:semiHidden/>
    <w:rsid w:val="00902C31"/>
    <w:rPr>
      <w:color w:val="666666"/>
    </w:rPr>
  </w:style>
  <w:style w:type="paragraph" w:styleId="Revision">
    <w:name w:val="Revision"/>
    <w:hidden/>
    <w:uiPriority w:val="99"/>
    <w:semiHidden/>
    <w:rsid w:val="009715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4578414">
      <w:bodyDiv w:val="1"/>
      <w:marLeft w:val="0"/>
      <w:marRight w:val="0"/>
      <w:marTop w:val="0"/>
      <w:marBottom w:val="0"/>
      <w:divBdr>
        <w:top w:val="none" w:sz="0" w:space="0" w:color="auto"/>
        <w:left w:val="none" w:sz="0" w:space="0" w:color="auto"/>
        <w:bottom w:val="none" w:sz="0" w:space="0" w:color="auto"/>
        <w:right w:val="none" w:sz="0" w:space="0" w:color="auto"/>
      </w:divBdr>
      <w:divsChild>
        <w:div w:id="1795097511">
          <w:marLeft w:val="0"/>
          <w:marRight w:val="0"/>
          <w:marTop w:val="0"/>
          <w:marBottom w:val="0"/>
          <w:divBdr>
            <w:top w:val="none" w:sz="0" w:space="0" w:color="auto"/>
            <w:left w:val="none" w:sz="0" w:space="0" w:color="auto"/>
            <w:bottom w:val="none" w:sz="0" w:space="0" w:color="auto"/>
            <w:right w:val="none" w:sz="0" w:space="0" w:color="auto"/>
          </w:divBdr>
          <w:divsChild>
            <w:div w:id="1539928218">
              <w:marLeft w:val="0"/>
              <w:marRight w:val="0"/>
              <w:marTop w:val="0"/>
              <w:marBottom w:val="0"/>
              <w:divBdr>
                <w:top w:val="none" w:sz="0" w:space="0" w:color="auto"/>
                <w:left w:val="none" w:sz="0" w:space="0" w:color="auto"/>
                <w:bottom w:val="none" w:sz="0" w:space="0" w:color="auto"/>
                <w:right w:val="none" w:sz="0" w:space="0" w:color="auto"/>
              </w:divBdr>
              <w:divsChild>
                <w:div w:id="82798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960810">
      <w:bodyDiv w:val="1"/>
      <w:marLeft w:val="0"/>
      <w:marRight w:val="0"/>
      <w:marTop w:val="0"/>
      <w:marBottom w:val="0"/>
      <w:divBdr>
        <w:top w:val="none" w:sz="0" w:space="0" w:color="auto"/>
        <w:left w:val="none" w:sz="0" w:space="0" w:color="auto"/>
        <w:bottom w:val="none" w:sz="0" w:space="0" w:color="auto"/>
        <w:right w:val="none" w:sz="0" w:space="0" w:color="auto"/>
      </w:divBdr>
    </w:div>
    <w:div w:id="699863126">
      <w:bodyDiv w:val="1"/>
      <w:marLeft w:val="0"/>
      <w:marRight w:val="0"/>
      <w:marTop w:val="0"/>
      <w:marBottom w:val="0"/>
      <w:divBdr>
        <w:top w:val="none" w:sz="0" w:space="0" w:color="auto"/>
        <w:left w:val="none" w:sz="0" w:space="0" w:color="auto"/>
        <w:bottom w:val="none" w:sz="0" w:space="0" w:color="auto"/>
        <w:right w:val="none" w:sz="0" w:space="0" w:color="auto"/>
      </w:divBdr>
      <w:divsChild>
        <w:div w:id="1133789910">
          <w:marLeft w:val="0"/>
          <w:marRight w:val="0"/>
          <w:marTop w:val="0"/>
          <w:marBottom w:val="0"/>
          <w:divBdr>
            <w:top w:val="none" w:sz="0" w:space="0" w:color="auto"/>
            <w:left w:val="none" w:sz="0" w:space="0" w:color="auto"/>
            <w:bottom w:val="none" w:sz="0" w:space="0" w:color="auto"/>
            <w:right w:val="none" w:sz="0" w:space="0" w:color="auto"/>
          </w:divBdr>
          <w:divsChild>
            <w:div w:id="681981137">
              <w:marLeft w:val="0"/>
              <w:marRight w:val="0"/>
              <w:marTop w:val="0"/>
              <w:marBottom w:val="0"/>
              <w:divBdr>
                <w:top w:val="none" w:sz="0" w:space="0" w:color="auto"/>
                <w:left w:val="none" w:sz="0" w:space="0" w:color="auto"/>
                <w:bottom w:val="none" w:sz="0" w:space="0" w:color="auto"/>
                <w:right w:val="none" w:sz="0" w:space="0" w:color="auto"/>
              </w:divBdr>
              <w:divsChild>
                <w:div w:id="121847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500606">
      <w:bodyDiv w:val="1"/>
      <w:marLeft w:val="0"/>
      <w:marRight w:val="0"/>
      <w:marTop w:val="0"/>
      <w:marBottom w:val="0"/>
      <w:divBdr>
        <w:top w:val="none" w:sz="0" w:space="0" w:color="auto"/>
        <w:left w:val="none" w:sz="0" w:space="0" w:color="auto"/>
        <w:bottom w:val="none" w:sz="0" w:space="0" w:color="auto"/>
        <w:right w:val="none" w:sz="0" w:space="0" w:color="auto"/>
      </w:divBdr>
      <w:divsChild>
        <w:div w:id="140855406">
          <w:marLeft w:val="0"/>
          <w:marRight w:val="0"/>
          <w:marTop w:val="0"/>
          <w:marBottom w:val="0"/>
          <w:divBdr>
            <w:top w:val="none" w:sz="0" w:space="0" w:color="auto"/>
            <w:left w:val="none" w:sz="0" w:space="0" w:color="auto"/>
            <w:bottom w:val="none" w:sz="0" w:space="0" w:color="auto"/>
            <w:right w:val="none" w:sz="0" w:space="0" w:color="auto"/>
          </w:divBdr>
          <w:divsChild>
            <w:div w:id="1075930743">
              <w:marLeft w:val="0"/>
              <w:marRight w:val="0"/>
              <w:marTop w:val="0"/>
              <w:marBottom w:val="0"/>
              <w:divBdr>
                <w:top w:val="none" w:sz="0" w:space="0" w:color="auto"/>
                <w:left w:val="none" w:sz="0" w:space="0" w:color="auto"/>
                <w:bottom w:val="none" w:sz="0" w:space="0" w:color="auto"/>
                <w:right w:val="none" w:sz="0" w:space="0" w:color="auto"/>
              </w:divBdr>
              <w:divsChild>
                <w:div w:id="75085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5277442">
      <w:bodyDiv w:val="1"/>
      <w:marLeft w:val="0"/>
      <w:marRight w:val="0"/>
      <w:marTop w:val="0"/>
      <w:marBottom w:val="0"/>
      <w:divBdr>
        <w:top w:val="none" w:sz="0" w:space="0" w:color="auto"/>
        <w:left w:val="none" w:sz="0" w:space="0" w:color="auto"/>
        <w:bottom w:val="none" w:sz="0" w:space="0" w:color="auto"/>
        <w:right w:val="none" w:sz="0" w:space="0" w:color="auto"/>
      </w:divBdr>
      <w:divsChild>
        <w:div w:id="1098016714">
          <w:marLeft w:val="0"/>
          <w:marRight w:val="0"/>
          <w:marTop w:val="0"/>
          <w:marBottom w:val="0"/>
          <w:divBdr>
            <w:top w:val="none" w:sz="0" w:space="0" w:color="auto"/>
            <w:left w:val="none" w:sz="0" w:space="0" w:color="auto"/>
            <w:bottom w:val="none" w:sz="0" w:space="0" w:color="auto"/>
            <w:right w:val="none" w:sz="0" w:space="0" w:color="auto"/>
          </w:divBdr>
          <w:divsChild>
            <w:div w:id="1751002567">
              <w:marLeft w:val="0"/>
              <w:marRight w:val="0"/>
              <w:marTop w:val="0"/>
              <w:marBottom w:val="0"/>
              <w:divBdr>
                <w:top w:val="none" w:sz="0" w:space="0" w:color="auto"/>
                <w:left w:val="none" w:sz="0" w:space="0" w:color="auto"/>
                <w:bottom w:val="none" w:sz="0" w:space="0" w:color="auto"/>
                <w:right w:val="none" w:sz="0" w:space="0" w:color="auto"/>
              </w:divBdr>
              <w:divsChild>
                <w:div w:id="5520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9099994">
      <w:bodyDiv w:val="1"/>
      <w:marLeft w:val="0"/>
      <w:marRight w:val="0"/>
      <w:marTop w:val="0"/>
      <w:marBottom w:val="0"/>
      <w:divBdr>
        <w:top w:val="none" w:sz="0" w:space="0" w:color="auto"/>
        <w:left w:val="none" w:sz="0" w:space="0" w:color="auto"/>
        <w:bottom w:val="none" w:sz="0" w:space="0" w:color="auto"/>
        <w:right w:val="none" w:sz="0" w:space="0" w:color="auto"/>
      </w:divBdr>
      <w:divsChild>
        <w:div w:id="897017398">
          <w:marLeft w:val="0"/>
          <w:marRight w:val="0"/>
          <w:marTop w:val="0"/>
          <w:marBottom w:val="0"/>
          <w:divBdr>
            <w:top w:val="none" w:sz="0" w:space="0" w:color="auto"/>
            <w:left w:val="none" w:sz="0" w:space="0" w:color="auto"/>
            <w:bottom w:val="none" w:sz="0" w:space="0" w:color="auto"/>
            <w:right w:val="none" w:sz="0" w:space="0" w:color="auto"/>
          </w:divBdr>
          <w:divsChild>
            <w:div w:id="1708525697">
              <w:marLeft w:val="0"/>
              <w:marRight w:val="0"/>
              <w:marTop w:val="0"/>
              <w:marBottom w:val="0"/>
              <w:divBdr>
                <w:top w:val="none" w:sz="0" w:space="0" w:color="auto"/>
                <w:left w:val="none" w:sz="0" w:space="0" w:color="auto"/>
                <w:bottom w:val="none" w:sz="0" w:space="0" w:color="auto"/>
                <w:right w:val="none" w:sz="0" w:space="0" w:color="auto"/>
              </w:divBdr>
              <w:divsChild>
                <w:div w:id="128157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527466">
      <w:bodyDiv w:val="1"/>
      <w:marLeft w:val="0"/>
      <w:marRight w:val="0"/>
      <w:marTop w:val="0"/>
      <w:marBottom w:val="0"/>
      <w:divBdr>
        <w:top w:val="none" w:sz="0" w:space="0" w:color="auto"/>
        <w:left w:val="none" w:sz="0" w:space="0" w:color="auto"/>
        <w:bottom w:val="none" w:sz="0" w:space="0" w:color="auto"/>
        <w:right w:val="none" w:sz="0" w:space="0" w:color="auto"/>
      </w:divBdr>
      <w:divsChild>
        <w:div w:id="313484922">
          <w:marLeft w:val="0"/>
          <w:marRight w:val="0"/>
          <w:marTop w:val="0"/>
          <w:marBottom w:val="0"/>
          <w:divBdr>
            <w:top w:val="none" w:sz="0" w:space="0" w:color="auto"/>
            <w:left w:val="none" w:sz="0" w:space="0" w:color="auto"/>
            <w:bottom w:val="none" w:sz="0" w:space="0" w:color="auto"/>
            <w:right w:val="none" w:sz="0" w:space="0" w:color="auto"/>
          </w:divBdr>
          <w:divsChild>
            <w:div w:id="1820269697">
              <w:marLeft w:val="0"/>
              <w:marRight w:val="0"/>
              <w:marTop w:val="0"/>
              <w:marBottom w:val="0"/>
              <w:divBdr>
                <w:top w:val="none" w:sz="0" w:space="0" w:color="auto"/>
                <w:left w:val="none" w:sz="0" w:space="0" w:color="auto"/>
                <w:bottom w:val="none" w:sz="0" w:space="0" w:color="auto"/>
                <w:right w:val="none" w:sz="0" w:space="0" w:color="auto"/>
              </w:divBdr>
              <w:divsChild>
                <w:div w:id="187237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0704">
      <w:bodyDiv w:val="1"/>
      <w:marLeft w:val="0"/>
      <w:marRight w:val="0"/>
      <w:marTop w:val="0"/>
      <w:marBottom w:val="0"/>
      <w:divBdr>
        <w:top w:val="none" w:sz="0" w:space="0" w:color="auto"/>
        <w:left w:val="none" w:sz="0" w:space="0" w:color="auto"/>
        <w:bottom w:val="none" w:sz="0" w:space="0" w:color="auto"/>
        <w:right w:val="none" w:sz="0" w:space="0" w:color="auto"/>
      </w:divBdr>
    </w:div>
    <w:div w:id="2123838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hyperlink" Target="https://doi.org/10.1038/s41467-022-31273-9"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1038/s41467-024-45880-1" TargetMode="Externa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doi.org/10.1016/j.cub.2019.12.007" TargetMode="External"/><Relationship Id="rId25" Type="http://schemas.openxmlformats.org/officeDocument/2006/relationships/hyperlink" Target="https://doi.org/10.1016/j.neuroimage.2015.10.071" TargetMode="External"/><Relationship Id="rId2" Type="http://schemas.openxmlformats.org/officeDocument/2006/relationships/numbering" Target="numbering.xml"/><Relationship Id="rId16" Type="http://schemas.openxmlformats.org/officeDocument/2006/relationships/hyperlink" Target="https://doi.org/10.1523/JNEUROSCI.3473-16.2017" TargetMode="External"/><Relationship Id="rId20" Type="http://schemas.openxmlformats.org/officeDocument/2006/relationships/hyperlink" Target="https://doi.org/10.1038/s41467-018-04055-5" TargetMode="Externa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24" Type="http://schemas.openxmlformats.org/officeDocument/2006/relationships/hyperlink" Target="https://doi.org/10.1002/mrm.20900" TargetMode="External"/><Relationship Id="rId5" Type="http://schemas.openxmlformats.org/officeDocument/2006/relationships/webSettings" Target="webSettings.xml"/><Relationship Id="rId15" Type="http://schemas.openxmlformats.org/officeDocument/2006/relationships/hyperlink" Target="https://doi.org/10.1126/science.1087919" TargetMode="External"/><Relationship Id="rId23" Type="http://schemas.openxmlformats.org/officeDocument/2006/relationships/hyperlink" Target="https://doi.org/10.1016/j.neuroimage.2017.05.005"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doi.org/10.1073/pnas.1503550112"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5.png"/><Relationship Id="rId22" Type="http://schemas.openxmlformats.org/officeDocument/2006/relationships/hyperlink" Target="https://doi.org/10.1523/JNEUROSCI.1680-20.2020" TargetMode="External"/><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4EE4B-B6F0-4F13-8A19-FFD9EA308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13</Pages>
  <Words>7056</Words>
  <Characters>40222</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Qingfang (NIH/NIDA) [E]</dc:creator>
  <cp:keywords/>
  <dc:description/>
  <cp:lastModifiedBy>Liu, Qingfang (NIH/NIDA) [E]</cp:lastModifiedBy>
  <cp:revision>23</cp:revision>
  <dcterms:created xsi:type="dcterms:W3CDTF">2024-10-11T11:12:00Z</dcterms:created>
  <dcterms:modified xsi:type="dcterms:W3CDTF">2024-10-11T12:07:00Z</dcterms:modified>
</cp:coreProperties>
</file>