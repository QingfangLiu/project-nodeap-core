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CA669" w14:textId="7C325954" w:rsidR="00836F9D" w:rsidRPr="00434DC6" w:rsidRDefault="00836F9D" w:rsidP="0061666B">
      <w:pPr>
        <w:rPr>
          <w:rFonts w:ascii="Arial" w:hAnsi="Arial" w:cs="Arial"/>
          <w:b/>
          <w:bCs/>
        </w:rPr>
      </w:pPr>
      <w:bookmarkStart w:id="0" w:name="OLE_LINK66"/>
      <w:r w:rsidRPr="00836F9D">
        <w:rPr>
          <w:rFonts w:ascii="Arial" w:hAnsi="Arial" w:cs="Arial"/>
          <w:b/>
          <w:bCs/>
        </w:rPr>
        <w:t>Distinct Roles of the Anterior and Posterior Orbitofrontal Cortex in the Acquisition and Utilization of Stimulus-Outcome Associations for Adaptive Decision-Making</w:t>
      </w:r>
    </w:p>
    <w:bookmarkEnd w:id="0"/>
    <w:p w14:paraId="184E83F3" w14:textId="77777777" w:rsidR="00C467A8" w:rsidRDefault="00C467A8" w:rsidP="0091089C">
      <w:pPr>
        <w:spacing w:after="120"/>
        <w:rPr>
          <w:ins w:id="1" w:author="Kahnt, Thorsten (NIH/NIDA) [E]" w:date="2025-01-21T10:20:00Z"/>
          <w:rFonts w:ascii="Arial" w:hAnsi="Arial" w:cs="Arial"/>
          <w:color w:val="000000" w:themeColor="text1"/>
          <w:sz w:val="22"/>
          <w:szCs w:val="22"/>
        </w:rPr>
      </w:pPr>
    </w:p>
    <w:p w14:paraId="595B3C65" w14:textId="5EC28EA4" w:rsidR="00EB52DC" w:rsidRPr="00434DC6" w:rsidRDefault="00EB52DC" w:rsidP="00EB52DC">
      <w:pPr>
        <w:rPr>
          <w:ins w:id="2" w:author="Kahnt, Thorsten (NIH/NIDA) [E]" w:date="2025-01-21T10:20:00Z"/>
          <w:rFonts w:ascii="Arial" w:hAnsi="Arial" w:cs="Arial"/>
          <w:b/>
          <w:bCs/>
        </w:rPr>
      </w:pPr>
      <w:commentRangeStart w:id="3"/>
      <w:ins w:id="4" w:author="Kahnt, Thorsten (NIH/NIDA) [E]" w:date="2025-01-21T10:21:00Z">
        <w:r>
          <w:rPr>
            <w:rFonts w:ascii="Arial" w:hAnsi="Arial" w:cs="Arial"/>
            <w:b/>
            <w:bCs/>
          </w:rPr>
          <w:t>Distinct contributions of a</w:t>
        </w:r>
      </w:ins>
      <w:ins w:id="5" w:author="Kahnt, Thorsten (NIH/NIDA) [E]" w:date="2025-01-21T10:20:00Z">
        <w:r>
          <w:rPr>
            <w:rFonts w:ascii="Arial" w:hAnsi="Arial" w:cs="Arial"/>
            <w:b/>
            <w:bCs/>
          </w:rPr>
          <w:t xml:space="preserve">nterior and </w:t>
        </w:r>
      </w:ins>
      <w:ins w:id="6" w:author="Kahnt, Thorsten (NIH/NIDA) [E]" w:date="2025-01-21T10:21:00Z">
        <w:r>
          <w:rPr>
            <w:rFonts w:ascii="Arial" w:hAnsi="Arial" w:cs="Arial"/>
            <w:b/>
            <w:bCs/>
          </w:rPr>
          <w:t>p</w:t>
        </w:r>
      </w:ins>
      <w:ins w:id="7" w:author="Kahnt, Thorsten (NIH/NIDA) [E]" w:date="2025-01-21T10:20:00Z">
        <w:r>
          <w:rPr>
            <w:rFonts w:ascii="Arial" w:hAnsi="Arial" w:cs="Arial"/>
            <w:b/>
            <w:bCs/>
          </w:rPr>
          <w:t xml:space="preserve">osterior </w:t>
        </w:r>
      </w:ins>
      <w:ins w:id="8" w:author="Kahnt, Thorsten (NIH/NIDA) [E]" w:date="2025-01-21T10:21:00Z">
        <w:r>
          <w:rPr>
            <w:rFonts w:ascii="Arial" w:hAnsi="Arial" w:cs="Arial"/>
            <w:b/>
            <w:bCs/>
          </w:rPr>
          <w:t>o</w:t>
        </w:r>
      </w:ins>
      <w:ins w:id="9" w:author="Kahnt, Thorsten (NIH/NIDA) [E]" w:date="2025-01-21T10:20:00Z">
        <w:r w:rsidRPr="00836F9D">
          <w:rPr>
            <w:rFonts w:ascii="Arial" w:hAnsi="Arial" w:cs="Arial"/>
            <w:b/>
            <w:bCs/>
          </w:rPr>
          <w:t xml:space="preserve">rbitofrontal </w:t>
        </w:r>
      </w:ins>
      <w:ins w:id="10" w:author="Kahnt, Thorsten (NIH/NIDA) [E]" w:date="2025-01-21T10:21:00Z">
        <w:r>
          <w:rPr>
            <w:rFonts w:ascii="Arial" w:hAnsi="Arial" w:cs="Arial"/>
            <w:b/>
            <w:bCs/>
          </w:rPr>
          <w:t>c</w:t>
        </w:r>
      </w:ins>
      <w:ins w:id="11" w:author="Kahnt, Thorsten (NIH/NIDA) [E]" w:date="2025-01-21T10:20:00Z">
        <w:r w:rsidRPr="00836F9D">
          <w:rPr>
            <w:rFonts w:ascii="Arial" w:hAnsi="Arial" w:cs="Arial"/>
            <w:b/>
            <w:bCs/>
          </w:rPr>
          <w:t xml:space="preserve">ortex </w:t>
        </w:r>
      </w:ins>
      <w:ins w:id="12" w:author="Kahnt, Thorsten (NIH/NIDA) [E]" w:date="2025-01-21T10:21:00Z">
        <w:r>
          <w:rPr>
            <w:rFonts w:ascii="Arial" w:hAnsi="Arial" w:cs="Arial"/>
            <w:b/>
            <w:bCs/>
          </w:rPr>
          <w:t>to</w:t>
        </w:r>
      </w:ins>
      <w:ins w:id="13" w:author="Kahnt, Thorsten (NIH/NIDA) [E]" w:date="2025-01-21T10:20:00Z">
        <w:r w:rsidRPr="00836F9D">
          <w:rPr>
            <w:rFonts w:ascii="Arial" w:hAnsi="Arial" w:cs="Arial"/>
            <w:b/>
            <w:bCs/>
          </w:rPr>
          <w:t xml:space="preserve"> </w:t>
        </w:r>
      </w:ins>
      <w:ins w:id="14" w:author="Kahnt, Thorsten (NIH/NIDA) [E]" w:date="2025-01-21T10:21:00Z">
        <w:r>
          <w:rPr>
            <w:rFonts w:ascii="Arial" w:hAnsi="Arial" w:cs="Arial"/>
            <w:b/>
            <w:bCs/>
          </w:rPr>
          <w:t>a</w:t>
        </w:r>
      </w:ins>
      <w:ins w:id="15" w:author="Kahnt, Thorsten (NIH/NIDA) [E]" w:date="2025-01-21T10:20:00Z">
        <w:r w:rsidRPr="00836F9D">
          <w:rPr>
            <w:rFonts w:ascii="Arial" w:hAnsi="Arial" w:cs="Arial"/>
            <w:b/>
            <w:bCs/>
          </w:rPr>
          <w:t xml:space="preserve">daptive </w:t>
        </w:r>
      </w:ins>
      <w:ins w:id="16" w:author="Kahnt, Thorsten (NIH/NIDA) [E]" w:date="2025-01-21T10:21:00Z">
        <w:r>
          <w:rPr>
            <w:rFonts w:ascii="Arial" w:hAnsi="Arial" w:cs="Arial"/>
            <w:b/>
            <w:bCs/>
          </w:rPr>
          <w:t>d</w:t>
        </w:r>
      </w:ins>
      <w:ins w:id="17" w:author="Kahnt, Thorsten (NIH/NIDA) [E]" w:date="2025-01-21T10:20:00Z">
        <w:r w:rsidRPr="00836F9D">
          <w:rPr>
            <w:rFonts w:ascii="Arial" w:hAnsi="Arial" w:cs="Arial"/>
            <w:b/>
            <w:bCs/>
          </w:rPr>
          <w:t>ecision-</w:t>
        </w:r>
      </w:ins>
      <w:ins w:id="18" w:author="Kahnt, Thorsten (NIH/NIDA) [E]" w:date="2025-01-21T10:21:00Z">
        <w:r>
          <w:rPr>
            <w:rFonts w:ascii="Arial" w:hAnsi="Arial" w:cs="Arial"/>
            <w:b/>
            <w:bCs/>
          </w:rPr>
          <w:t>m</w:t>
        </w:r>
      </w:ins>
      <w:ins w:id="19" w:author="Kahnt, Thorsten (NIH/NIDA) [E]" w:date="2025-01-21T10:20:00Z">
        <w:r w:rsidRPr="00836F9D">
          <w:rPr>
            <w:rFonts w:ascii="Arial" w:hAnsi="Arial" w:cs="Arial"/>
            <w:b/>
            <w:bCs/>
          </w:rPr>
          <w:t>aking</w:t>
        </w:r>
      </w:ins>
      <w:commentRangeEnd w:id="3"/>
      <w:ins w:id="20" w:author="Kahnt, Thorsten (NIH/NIDA) [E]" w:date="2025-01-21T10:22:00Z">
        <w:r>
          <w:rPr>
            <w:rStyle w:val="CommentReference"/>
          </w:rPr>
          <w:commentReference w:id="3"/>
        </w:r>
      </w:ins>
    </w:p>
    <w:p w14:paraId="435F3B7C" w14:textId="77777777" w:rsidR="00EB52DC" w:rsidRDefault="00EB52DC" w:rsidP="0091089C">
      <w:pPr>
        <w:spacing w:after="120"/>
        <w:rPr>
          <w:rFonts w:ascii="Arial" w:hAnsi="Arial" w:cs="Arial"/>
          <w:color w:val="000000" w:themeColor="text1"/>
          <w:sz w:val="22"/>
          <w:szCs w:val="22"/>
        </w:rPr>
      </w:pPr>
    </w:p>
    <w:p w14:paraId="4C0D4F18" w14:textId="72016078" w:rsidR="00AB4B80" w:rsidRPr="00FC6D8C" w:rsidRDefault="00422DA2" w:rsidP="00AB4B80">
      <w:pPr>
        <w:pStyle w:val="Heading2"/>
        <w:spacing w:before="0" w:after="120"/>
        <w:rPr>
          <w:rFonts w:ascii="Arial" w:hAnsi="Arial" w:cs="Arial"/>
          <w:b/>
          <w:bCs/>
          <w:color w:val="000000" w:themeColor="text1"/>
          <w:sz w:val="22"/>
          <w:szCs w:val="22"/>
        </w:rPr>
      </w:pPr>
      <w:commentRangeStart w:id="21"/>
      <w:r>
        <w:rPr>
          <w:rFonts w:ascii="Arial" w:hAnsi="Arial" w:cs="Arial"/>
          <w:b/>
          <w:bCs/>
          <w:color w:val="000000" w:themeColor="text1"/>
          <w:sz w:val="22"/>
          <w:szCs w:val="22"/>
        </w:rPr>
        <w:t>Abstract</w:t>
      </w:r>
      <w:commentRangeEnd w:id="21"/>
      <w:r w:rsidR="00EB52DC">
        <w:rPr>
          <w:rStyle w:val="CommentReference"/>
          <w:rFonts w:asciiTheme="minorHAnsi" w:eastAsiaTheme="minorHAnsi" w:hAnsiTheme="minorHAnsi" w:cstheme="minorBidi"/>
          <w:color w:val="auto"/>
        </w:rPr>
        <w:commentReference w:id="21"/>
      </w:r>
    </w:p>
    <w:p w14:paraId="54E6656A" w14:textId="011903B2" w:rsidR="00AB4B80" w:rsidRPr="00AB4B80" w:rsidRDefault="00AB4B80" w:rsidP="00AB4B80">
      <w:pPr>
        <w:spacing w:after="120"/>
        <w:rPr>
          <w:rFonts w:ascii="Arial" w:hAnsi="Arial" w:cs="Arial"/>
          <w:color w:val="000000" w:themeColor="text1"/>
          <w:sz w:val="22"/>
          <w:szCs w:val="22"/>
        </w:rPr>
      </w:pPr>
      <w:bookmarkStart w:id="22" w:name="OLE_LINK1"/>
      <w:bookmarkStart w:id="23" w:name="OLE_LINK2"/>
      <w:del w:id="24" w:author="Kahnt, Thorsten (NIH/NIDA) [E]" w:date="2025-01-21T10:32:00Z">
        <w:r w:rsidRPr="00AB4B80" w:rsidDel="001E11CC">
          <w:rPr>
            <w:rFonts w:ascii="Arial" w:hAnsi="Arial" w:cs="Arial"/>
            <w:color w:val="000000" w:themeColor="text1"/>
            <w:sz w:val="22"/>
            <w:szCs w:val="22"/>
          </w:rPr>
          <w:delText>Previous work across species has implicated t</w:delText>
        </w:r>
      </w:del>
      <w:ins w:id="25" w:author="Kahnt, Thorsten (NIH/NIDA) [E]" w:date="2025-01-21T10:32:00Z">
        <w:r w:rsidR="001E11CC">
          <w:rPr>
            <w:rFonts w:ascii="Arial" w:hAnsi="Arial" w:cs="Arial"/>
            <w:color w:val="000000" w:themeColor="text1"/>
            <w:sz w:val="22"/>
            <w:szCs w:val="22"/>
          </w:rPr>
          <w:t>T</w:t>
        </w:r>
      </w:ins>
      <w:r w:rsidRPr="00AB4B80">
        <w:rPr>
          <w:rFonts w:ascii="Arial" w:hAnsi="Arial" w:cs="Arial"/>
          <w:color w:val="000000" w:themeColor="text1"/>
          <w:sz w:val="22"/>
          <w:szCs w:val="22"/>
        </w:rPr>
        <w:t xml:space="preserve">he lateral orbitofrontal cortex (OFC) </w:t>
      </w:r>
      <w:ins w:id="26" w:author="Kahnt, Thorsten (NIH/NIDA) [E]" w:date="2025-01-21T10:32:00Z">
        <w:r w:rsidR="001E11CC">
          <w:rPr>
            <w:rFonts w:ascii="Arial" w:hAnsi="Arial" w:cs="Arial"/>
            <w:color w:val="000000" w:themeColor="text1"/>
            <w:sz w:val="22"/>
            <w:szCs w:val="22"/>
          </w:rPr>
          <w:t xml:space="preserve">is critical </w:t>
        </w:r>
      </w:ins>
      <w:del w:id="27" w:author="Kahnt, Thorsten (NIH/NIDA) [E]" w:date="2025-01-21T10:32:00Z">
        <w:r w:rsidRPr="00AB4B80" w:rsidDel="001E11CC">
          <w:rPr>
            <w:rFonts w:ascii="Arial" w:hAnsi="Arial" w:cs="Arial"/>
            <w:color w:val="000000" w:themeColor="text1"/>
            <w:sz w:val="22"/>
            <w:szCs w:val="22"/>
          </w:rPr>
          <w:delText>in</w:delText>
        </w:r>
        <w:r w:rsidR="0017210E" w:rsidDel="001E11CC">
          <w:rPr>
            <w:rFonts w:ascii="Arial" w:hAnsi="Arial" w:cs="Arial"/>
            <w:color w:val="000000" w:themeColor="text1"/>
            <w:sz w:val="22"/>
            <w:szCs w:val="22"/>
          </w:rPr>
          <w:delText xml:space="preserve"> </w:delText>
        </w:r>
      </w:del>
      <w:ins w:id="28" w:author="Kahnt, Thorsten (NIH/NIDA) [E]" w:date="2025-01-21T10:32:00Z">
        <w:r w:rsidR="001E11CC">
          <w:rPr>
            <w:rFonts w:ascii="Arial" w:hAnsi="Arial" w:cs="Arial"/>
            <w:color w:val="000000" w:themeColor="text1"/>
            <w:sz w:val="22"/>
            <w:szCs w:val="22"/>
          </w:rPr>
          <w:t>for</w:t>
        </w:r>
        <w:r w:rsidR="001E11CC">
          <w:rPr>
            <w:rFonts w:ascii="Arial" w:hAnsi="Arial" w:cs="Arial"/>
            <w:color w:val="000000" w:themeColor="text1"/>
            <w:sz w:val="22"/>
            <w:szCs w:val="22"/>
          </w:rPr>
          <w:t xml:space="preserve"> </w:t>
        </w:r>
      </w:ins>
      <w:del w:id="29" w:author="Kahnt, Thorsten (NIH/NIDA) [E]" w:date="2025-01-21T10:24:00Z">
        <w:r w:rsidR="0017210E" w:rsidDel="00EB52DC">
          <w:rPr>
            <w:rFonts w:ascii="Arial" w:hAnsi="Arial" w:cs="Arial"/>
            <w:color w:val="000000" w:themeColor="text1"/>
            <w:sz w:val="22"/>
            <w:szCs w:val="22"/>
          </w:rPr>
          <w:delText>adaptive decision-making</w:delText>
        </w:r>
        <w:r w:rsidR="0082273B" w:rsidDel="00EB52DC">
          <w:rPr>
            <w:rFonts w:ascii="Arial" w:hAnsi="Arial" w:cs="Arial"/>
            <w:color w:val="000000" w:themeColor="text1"/>
            <w:sz w:val="22"/>
            <w:szCs w:val="22"/>
          </w:rPr>
          <w:delText xml:space="preserve">, namely, </w:delText>
        </w:r>
      </w:del>
      <w:r w:rsidRPr="00AB4B80">
        <w:rPr>
          <w:rFonts w:ascii="Arial" w:hAnsi="Arial" w:cs="Arial"/>
          <w:color w:val="000000" w:themeColor="text1"/>
          <w:sz w:val="22"/>
          <w:szCs w:val="22"/>
        </w:rPr>
        <w:t>flexibly adjust</w:t>
      </w:r>
      <w:ins w:id="30" w:author="Kahnt, Thorsten (NIH/NIDA) [E]" w:date="2025-01-21T10:24:00Z">
        <w:r w:rsidR="00EB52DC">
          <w:rPr>
            <w:rFonts w:ascii="Arial" w:hAnsi="Arial" w:cs="Arial"/>
            <w:color w:val="000000" w:themeColor="text1"/>
            <w:sz w:val="22"/>
            <w:szCs w:val="22"/>
          </w:rPr>
          <w:t>ing</w:t>
        </w:r>
      </w:ins>
      <w:r w:rsidRPr="00AB4B80">
        <w:rPr>
          <w:rFonts w:ascii="Arial" w:hAnsi="Arial" w:cs="Arial"/>
          <w:color w:val="000000" w:themeColor="text1"/>
          <w:sz w:val="22"/>
          <w:szCs w:val="22"/>
        </w:rPr>
        <w:t xml:space="preserve"> choices </w:t>
      </w:r>
      <w:del w:id="31" w:author="Kahnt, Thorsten (NIH/NIDA) [E]" w:date="2025-01-21T10:25:00Z">
        <w:r w:rsidRPr="00AB4B80" w:rsidDel="00EB52DC">
          <w:rPr>
            <w:rFonts w:ascii="Arial" w:hAnsi="Arial" w:cs="Arial"/>
            <w:color w:val="000000" w:themeColor="text1"/>
            <w:sz w:val="22"/>
            <w:szCs w:val="22"/>
          </w:rPr>
          <w:delText xml:space="preserve">for specific outcomes </w:delText>
        </w:r>
      </w:del>
      <w:r w:rsidRPr="00AB4B80">
        <w:rPr>
          <w:rFonts w:ascii="Arial" w:hAnsi="Arial" w:cs="Arial"/>
          <w:color w:val="000000" w:themeColor="text1"/>
          <w:sz w:val="22"/>
          <w:szCs w:val="22"/>
        </w:rPr>
        <w:t xml:space="preserve">when </w:t>
      </w:r>
      <w:del w:id="32" w:author="Kahnt, Thorsten (NIH/NIDA) [E]" w:date="2025-01-21T10:25:00Z">
        <w:r w:rsidRPr="00AB4B80" w:rsidDel="00EB52DC">
          <w:rPr>
            <w:rFonts w:ascii="Arial" w:hAnsi="Arial" w:cs="Arial"/>
            <w:color w:val="000000" w:themeColor="text1"/>
            <w:sz w:val="22"/>
            <w:szCs w:val="22"/>
          </w:rPr>
          <w:delText xml:space="preserve">their </w:delText>
        </w:r>
      </w:del>
      <w:ins w:id="33" w:author="Kahnt, Thorsten (NIH/NIDA) [E]" w:date="2025-01-21T10:25:00Z">
        <w:r w:rsidR="00EB52DC">
          <w:rPr>
            <w:rFonts w:ascii="Arial" w:hAnsi="Arial" w:cs="Arial"/>
            <w:color w:val="000000" w:themeColor="text1"/>
            <w:sz w:val="22"/>
            <w:szCs w:val="22"/>
          </w:rPr>
          <w:t xml:space="preserve">outcome </w:t>
        </w:r>
      </w:ins>
      <w:r w:rsidRPr="00AB4B80">
        <w:rPr>
          <w:rFonts w:ascii="Arial" w:hAnsi="Arial" w:cs="Arial"/>
          <w:color w:val="000000" w:themeColor="text1"/>
          <w:sz w:val="22"/>
          <w:szCs w:val="22"/>
        </w:rPr>
        <w:t>value</w:t>
      </w:r>
      <w:ins w:id="34" w:author="Kahnt, Thorsten (NIH/NIDA) [E]" w:date="2025-01-21T10:25:00Z">
        <w:r w:rsidR="00EB52DC">
          <w:rPr>
            <w:rFonts w:ascii="Arial" w:hAnsi="Arial" w:cs="Arial"/>
            <w:color w:val="000000" w:themeColor="text1"/>
            <w:sz w:val="22"/>
            <w:szCs w:val="22"/>
          </w:rPr>
          <w:t>s</w:t>
        </w:r>
      </w:ins>
      <w:r w:rsidRPr="00AB4B80">
        <w:rPr>
          <w:rFonts w:ascii="Arial" w:hAnsi="Arial" w:cs="Arial"/>
          <w:color w:val="000000" w:themeColor="text1"/>
          <w:sz w:val="22"/>
          <w:szCs w:val="22"/>
        </w:rPr>
        <w:t xml:space="preserve"> change</w:t>
      </w:r>
      <w:del w:id="35" w:author="Kahnt, Thorsten (NIH/NIDA) [E]" w:date="2025-01-21T10:32:00Z">
        <w:r w:rsidRPr="00AB4B80" w:rsidDel="001E11CC">
          <w:rPr>
            <w:rFonts w:ascii="Arial" w:hAnsi="Arial" w:cs="Arial"/>
            <w:color w:val="000000" w:themeColor="text1"/>
            <w:sz w:val="22"/>
            <w:szCs w:val="22"/>
          </w:rPr>
          <w:delText>s</w:delText>
        </w:r>
      </w:del>
      <w:r w:rsidRPr="00AB4B80">
        <w:rPr>
          <w:rFonts w:ascii="Arial" w:hAnsi="Arial" w:cs="Arial"/>
          <w:color w:val="000000" w:themeColor="text1"/>
          <w:sz w:val="22"/>
          <w:szCs w:val="22"/>
        </w:rPr>
        <w:t xml:space="preserve">. </w:t>
      </w:r>
      <w:r w:rsidRPr="00AB4B80" w:rsidDel="00EB52DC">
        <w:rPr>
          <w:rFonts w:ascii="Arial" w:hAnsi="Arial" w:cs="Arial"/>
          <w:color w:val="000000" w:themeColor="text1"/>
          <w:sz w:val="22"/>
          <w:szCs w:val="22"/>
        </w:rPr>
        <w:t xml:space="preserve">This requires </w:t>
      </w:r>
      <w:del w:id="36" w:author="Kahnt, Thorsten (NIH/NIDA) [E]" w:date="2025-01-21T10:37:00Z">
        <w:r w:rsidRPr="00AB4B80" w:rsidDel="001E11CC">
          <w:rPr>
            <w:rFonts w:ascii="Arial" w:hAnsi="Arial" w:cs="Arial"/>
            <w:color w:val="000000" w:themeColor="text1"/>
            <w:sz w:val="22"/>
            <w:szCs w:val="22"/>
          </w:rPr>
          <w:delText xml:space="preserve">both </w:delText>
        </w:r>
      </w:del>
      <w:r w:rsidRPr="00AB4B80" w:rsidDel="00EB52DC">
        <w:rPr>
          <w:rFonts w:ascii="Arial" w:hAnsi="Arial" w:cs="Arial"/>
          <w:color w:val="000000" w:themeColor="text1"/>
          <w:sz w:val="22"/>
          <w:szCs w:val="22"/>
        </w:rPr>
        <w:t xml:space="preserve">representations of stimulus-outcome associations and </w:t>
      </w:r>
      <w:del w:id="37" w:author="Kahnt, Thorsten (NIH/NIDA) [E]" w:date="2025-01-21T10:33:00Z">
        <w:r w:rsidRPr="00AB4B80" w:rsidDel="001E11CC">
          <w:rPr>
            <w:rFonts w:ascii="Arial" w:hAnsi="Arial" w:cs="Arial"/>
            <w:color w:val="000000" w:themeColor="text1"/>
            <w:sz w:val="22"/>
            <w:szCs w:val="22"/>
          </w:rPr>
          <w:delText xml:space="preserve">their use for </w:delText>
        </w:r>
      </w:del>
      <w:r w:rsidRPr="00AB4B80" w:rsidDel="00EB52DC">
        <w:rPr>
          <w:rFonts w:ascii="Arial" w:hAnsi="Arial" w:cs="Arial"/>
          <w:color w:val="000000" w:themeColor="text1"/>
          <w:sz w:val="22"/>
          <w:szCs w:val="22"/>
        </w:rPr>
        <w:t>inferring the updated value of outcomes</w:t>
      </w:r>
      <w:del w:id="38" w:author="Kahnt, Thorsten (NIH/NIDA) [E]" w:date="2025-01-21T10:34:00Z">
        <w:r w:rsidRPr="00AB4B80" w:rsidDel="001E11CC">
          <w:rPr>
            <w:rFonts w:ascii="Arial" w:hAnsi="Arial" w:cs="Arial"/>
            <w:color w:val="000000" w:themeColor="text1"/>
            <w:sz w:val="22"/>
            <w:szCs w:val="22"/>
          </w:rPr>
          <w:delText xml:space="preserve">. </w:delText>
        </w:r>
      </w:del>
      <w:ins w:id="39" w:author="Kahnt, Thorsten (NIH/NIDA) [E]" w:date="2025-01-21T10:34:00Z">
        <w:r w:rsidR="001E11CC">
          <w:rPr>
            <w:rFonts w:ascii="Arial" w:hAnsi="Arial" w:cs="Arial"/>
            <w:color w:val="000000" w:themeColor="text1"/>
            <w:sz w:val="22"/>
            <w:szCs w:val="22"/>
          </w:rPr>
          <w:t xml:space="preserve">, but </w:t>
        </w:r>
      </w:ins>
      <w:del w:id="40" w:author="Kahnt, Thorsten (NIH/NIDA) [E]" w:date="2025-01-21T10:34:00Z">
        <w:r w:rsidRPr="00AB4B80" w:rsidDel="001E11CC">
          <w:rPr>
            <w:rFonts w:ascii="Arial" w:hAnsi="Arial" w:cs="Arial"/>
            <w:color w:val="000000" w:themeColor="text1"/>
            <w:sz w:val="22"/>
            <w:szCs w:val="22"/>
          </w:rPr>
          <w:delText xml:space="preserve">Whereas </w:delText>
        </w:r>
      </w:del>
      <w:del w:id="41" w:author="Kahnt, Thorsten (NIH/NIDA) [E]" w:date="2025-01-21T10:33:00Z">
        <w:r w:rsidRPr="00AB4B80" w:rsidDel="001E11CC">
          <w:rPr>
            <w:rFonts w:ascii="Arial" w:hAnsi="Arial" w:cs="Arial"/>
            <w:color w:val="000000" w:themeColor="text1"/>
            <w:sz w:val="22"/>
            <w:szCs w:val="22"/>
          </w:rPr>
          <w:delText xml:space="preserve">lesions and inactivation of the </w:delText>
        </w:r>
      </w:del>
      <w:del w:id="42" w:author="Kahnt, Thorsten (NIH/NIDA) [E]" w:date="2025-01-21T10:34:00Z">
        <w:r w:rsidRPr="00AB4B80" w:rsidDel="001E11CC">
          <w:rPr>
            <w:rFonts w:ascii="Arial" w:hAnsi="Arial" w:cs="Arial"/>
            <w:color w:val="000000" w:themeColor="text1"/>
            <w:sz w:val="22"/>
            <w:szCs w:val="22"/>
          </w:rPr>
          <w:delText xml:space="preserve">OFC disrupt goal-directed behavior, it is unclear </w:delText>
        </w:r>
      </w:del>
      <w:del w:id="43" w:author="Kahnt, Thorsten (NIH/NIDA) [E]" w:date="2025-01-21T10:29:00Z">
        <w:r w:rsidRPr="00AB4B80" w:rsidDel="00EB52DC">
          <w:rPr>
            <w:rFonts w:ascii="Arial" w:hAnsi="Arial" w:cs="Arial"/>
            <w:color w:val="000000" w:themeColor="text1"/>
            <w:sz w:val="22"/>
            <w:szCs w:val="22"/>
          </w:rPr>
          <w:delText xml:space="preserve">which </w:delText>
        </w:r>
      </w:del>
      <w:del w:id="44" w:author="Kahnt, Thorsten (NIH/NIDA) [E]" w:date="2025-01-21T10:28:00Z">
        <w:r w:rsidRPr="00AB4B80" w:rsidDel="00EB52DC">
          <w:rPr>
            <w:rFonts w:ascii="Arial" w:hAnsi="Arial" w:cs="Arial"/>
            <w:color w:val="000000" w:themeColor="text1"/>
            <w:sz w:val="22"/>
            <w:szCs w:val="22"/>
          </w:rPr>
          <w:delText xml:space="preserve">of these two </w:delText>
        </w:r>
      </w:del>
      <w:del w:id="45" w:author="Kahnt, Thorsten (NIH/NIDA) [E]" w:date="2025-01-21T10:29:00Z">
        <w:r w:rsidRPr="00AB4B80" w:rsidDel="00EB52DC">
          <w:rPr>
            <w:rFonts w:ascii="Arial" w:hAnsi="Arial" w:cs="Arial"/>
            <w:color w:val="000000" w:themeColor="text1"/>
            <w:sz w:val="22"/>
            <w:szCs w:val="22"/>
          </w:rPr>
          <w:delText>functions the OFC supports. Moreover, the lateral OFC is an anatomically heterogeneous region</w:delText>
        </w:r>
      </w:del>
      <w:ins w:id="46" w:author="Kahnt, Thorsten (NIH/NIDA) [E]" w:date="2025-01-21T10:41:00Z">
        <w:r w:rsidR="00286923">
          <w:rPr>
            <w:rFonts w:ascii="Arial" w:hAnsi="Arial" w:cs="Arial"/>
            <w:color w:val="000000" w:themeColor="text1"/>
            <w:sz w:val="22"/>
            <w:szCs w:val="22"/>
          </w:rPr>
          <w:t>whether and how</w:t>
        </w:r>
      </w:ins>
      <w:ins w:id="47" w:author="Kahnt, Thorsten (NIH/NIDA) [E]" w:date="2025-01-21T10:37:00Z">
        <w:r w:rsidR="001E11CC">
          <w:rPr>
            <w:rFonts w:ascii="Arial" w:hAnsi="Arial" w:cs="Arial"/>
            <w:color w:val="000000" w:themeColor="text1"/>
            <w:sz w:val="22"/>
            <w:szCs w:val="22"/>
          </w:rPr>
          <w:t xml:space="preserve"> </w:t>
        </w:r>
      </w:ins>
      <w:ins w:id="48" w:author="Kahnt, Thorsten (NIH/NIDA) [E]" w:date="2025-01-21T10:41:00Z">
        <w:r w:rsidR="00286923">
          <w:rPr>
            <w:rFonts w:ascii="Arial" w:hAnsi="Arial" w:cs="Arial"/>
            <w:color w:val="000000" w:themeColor="text1"/>
            <w:sz w:val="22"/>
            <w:szCs w:val="22"/>
          </w:rPr>
          <w:t>different parts of OFC contribute to</w:t>
        </w:r>
      </w:ins>
      <w:del w:id="49" w:author="Kahnt, Thorsten (NIH/NIDA) [E]" w:date="2025-01-21T10:29:00Z">
        <w:r w:rsidRPr="00AB4B80" w:rsidDel="00EB52DC">
          <w:rPr>
            <w:rFonts w:ascii="Arial" w:hAnsi="Arial" w:cs="Arial"/>
            <w:color w:val="000000" w:themeColor="text1"/>
            <w:sz w:val="22"/>
            <w:szCs w:val="22"/>
          </w:rPr>
          <w:delText>, and different</w:delText>
        </w:r>
      </w:del>
      <w:ins w:id="50" w:author="Kahnt, Thorsten (NIH/NIDA) [E]" w:date="2025-01-21T10:29:00Z">
        <w:r w:rsidR="00EB52DC">
          <w:rPr>
            <w:rFonts w:ascii="Arial" w:hAnsi="Arial" w:cs="Arial"/>
            <w:color w:val="000000" w:themeColor="text1"/>
            <w:sz w:val="22"/>
            <w:szCs w:val="22"/>
          </w:rPr>
          <w:t>these</w:t>
        </w:r>
      </w:ins>
      <w:r w:rsidRPr="00AB4B80">
        <w:rPr>
          <w:rFonts w:ascii="Arial" w:hAnsi="Arial" w:cs="Arial"/>
          <w:color w:val="000000" w:themeColor="text1"/>
          <w:sz w:val="22"/>
          <w:szCs w:val="22"/>
        </w:rPr>
        <w:t xml:space="preserve"> functions </w:t>
      </w:r>
      <w:del w:id="51" w:author="Kahnt, Thorsten (NIH/NIDA) [E]" w:date="2025-01-21T10:29:00Z">
        <w:r w:rsidRPr="00AB4B80" w:rsidDel="00EB52DC">
          <w:rPr>
            <w:rFonts w:ascii="Arial" w:hAnsi="Arial" w:cs="Arial"/>
            <w:color w:val="000000" w:themeColor="text1"/>
            <w:sz w:val="22"/>
            <w:szCs w:val="22"/>
          </w:rPr>
          <w:delText>underlying</w:delText>
        </w:r>
        <w:r w:rsidR="00512DB9" w:rsidDel="00EB52DC">
          <w:rPr>
            <w:rFonts w:ascii="Arial" w:hAnsi="Arial" w:cs="Arial"/>
            <w:color w:val="000000" w:themeColor="text1"/>
            <w:sz w:val="22"/>
            <w:szCs w:val="22"/>
          </w:rPr>
          <w:delText xml:space="preserve"> adaptive behavior </w:delText>
        </w:r>
        <w:r w:rsidRPr="00AB4B80" w:rsidDel="00EB52DC">
          <w:rPr>
            <w:rFonts w:ascii="Arial" w:hAnsi="Arial" w:cs="Arial"/>
            <w:color w:val="000000" w:themeColor="text1"/>
            <w:sz w:val="22"/>
            <w:szCs w:val="22"/>
          </w:rPr>
          <w:delText>may be</w:delText>
        </w:r>
      </w:del>
      <w:del w:id="52" w:author="Kahnt, Thorsten (NIH/NIDA) [E]" w:date="2025-01-21T10:37:00Z">
        <w:r w:rsidRPr="00AB4B80" w:rsidDel="001E11CC">
          <w:rPr>
            <w:rFonts w:ascii="Arial" w:hAnsi="Arial" w:cs="Arial"/>
            <w:color w:val="000000" w:themeColor="text1"/>
            <w:sz w:val="22"/>
            <w:szCs w:val="22"/>
          </w:rPr>
          <w:delText xml:space="preserve"> distributed across</w:delText>
        </w:r>
      </w:del>
      <w:del w:id="53" w:author="Kahnt, Thorsten (NIH/NIDA) [E]" w:date="2025-01-21T10:40:00Z">
        <w:r w:rsidRPr="00AB4B80" w:rsidDel="00286923">
          <w:rPr>
            <w:rFonts w:ascii="Arial" w:hAnsi="Arial" w:cs="Arial"/>
            <w:color w:val="000000" w:themeColor="text1"/>
            <w:sz w:val="22"/>
            <w:szCs w:val="22"/>
          </w:rPr>
          <w:delText xml:space="preserve"> </w:delText>
        </w:r>
      </w:del>
      <w:del w:id="54" w:author="Kahnt, Thorsten (NIH/NIDA) [E]" w:date="2025-01-21T10:37:00Z">
        <w:r w:rsidRPr="00AB4B80" w:rsidDel="001E11CC">
          <w:rPr>
            <w:rFonts w:ascii="Arial" w:hAnsi="Arial" w:cs="Arial"/>
            <w:color w:val="000000" w:themeColor="text1"/>
            <w:sz w:val="22"/>
            <w:szCs w:val="22"/>
          </w:rPr>
          <w:delText xml:space="preserve">different </w:delText>
        </w:r>
      </w:del>
      <w:ins w:id="55" w:author="Kahnt, Thorsten (NIH/NIDA) [E]" w:date="2025-01-21T10:34:00Z">
        <w:r w:rsidR="001E11CC">
          <w:rPr>
            <w:rFonts w:ascii="Arial" w:hAnsi="Arial" w:cs="Arial"/>
            <w:color w:val="000000" w:themeColor="text1"/>
            <w:sz w:val="22"/>
            <w:szCs w:val="22"/>
          </w:rPr>
          <w:t xml:space="preserve"> </w:t>
        </w:r>
      </w:ins>
      <w:del w:id="56" w:author="Kahnt, Thorsten (NIH/NIDA) [E]" w:date="2025-01-21T10:37:00Z">
        <w:r w:rsidRPr="00AB4B80" w:rsidDel="001E11CC">
          <w:rPr>
            <w:rFonts w:ascii="Arial" w:hAnsi="Arial" w:cs="Arial"/>
            <w:color w:val="000000" w:themeColor="text1"/>
            <w:sz w:val="22"/>
            <w:szCs w:val="22"/>
          </w:rPr>
          <w:delText>subregions</w:delText>
        </w:r>
      </w:del>
      <w:ins w:id="57" w:author="Kahnt, Thorsten (NIH/NIDA) [E]" w:date="2025-01-21T10:37:00Z">
        <w:r w:rsidR="001E11CC">
          <w:rPr>
            <w:rFonts w:ascii="Arial" w:hAnsi="Arial" w:cs="Arial"/>
            <w:color w:val="000000" w:themeColor="text1"/>
            <w:sz w:val="22"/>
            <w:szCs w:val="22"/>
          </w:rPr>
          <w:t>ha</w:t>
        </w:r>
      </w:ins>
      <w:ins w:id="58" w:author="Kahnt, Thorsten (NIH/NIDA) [E]" w:date="2025-01-21T10:38:00Z">
        <w:r w:rsidR="001E11CC">
          <w:rPr>
            <w:rFonts w:ascii="Arial" w:hAnsi="Arial" w:cs="Arial"/>
            <w:color w:val="000000" w:themeColor="text1"/>
            <w:sz w:val="22"/>
            <w:szCs w:val="22"/>
          </w:rPr>
          <w:t>s remained</w:t>
        </w:r>
      </w:ins>
      <w:ins w:id="59" w:author="Kahnt, Thorsten (NIH/NIDA) [E]" w:date="2025-01-21T10:34:00Z">
        <w:r w:rsidR="001E11CC" w:rsidRPr="00AB4B80">
          <w:rPr>
            <w:rFonts w:ascii="Arial" w:hAnsi="Arial" w:cs="Arial"/>
            <w:color w:val="000000" w:themeColor="text1"/>
            <w:sz w:val="22"/>
            <w:szCs w:val="22"/>
          </w:rPr>
          <w:t xml:space="preserve"> unclear</w:t>
        </w:r>
      </w:ins>
      <w:r w:rsidRPr="00AB4B80">
        <w:rPr>
          <w:rFonts w:ascii="Arial" w:hAnsi="Arial" w:cs="Arial"/>
          <w:color w:val="000000" w:themeColor="text1"/>
          <w:sz w:val="22"/>
          <w:szCs w:val="22"/>
        </w:rPr>
        <w:t xml:space="preserve">. </w:t>
      </w:r>
      <w:del w:id="60" w:author="Kahnt, Thorsten (NIH/NIDA) [E]" w:date="2025-01-21T10:30:00Z">
        <w:r w:rsidRPr="00AB4B80" w:rsidDel="00EB52DC">
          <w:rPr>
            <w:rFonts w:ascii="Arial" w:hAnsi="Arial" w:cs="Arial"/>
            <w:color w:val="000000" w:themeColor="text1"/>
            <w:sz w:val="22"/>
            <w:szCs w:val="22"/>
          </w:rPr>
          <w:delText xml:space="preserve">To address these questions, </w:delText>
        </w:r>
      </w:del>
      <w:ins w:id="61" w:author="Kahnt, Thorsten (NIH/NIDA) [E]" w:date="2025-01-21T10:30:00Z">
        <w:r w:rsidR="00EB52DC">
          <w:rPr>
            <w:rFonts w:ascii="Arial" w:hAnsi="Arial" w:cs="Arial"/>
            <w:color w:val="000000" w:themeColor="text1"/>
            <w:sz w:val="22"/>
            <w:szCs w:val="22"/>
          </w:rPr>
          <w:t xml:space="preserve">Here </w:t>
        </w:r>
      </w:ins>
      <w:r w:rsidRPr="00AB4B80">
        <w:rPr>
          <w:rFonts w:ascii="Arial" w:hAnsi="Arial" w:cs="Arial"/>
          <w:color w:val="000000" w:themeColor="text1"/>
          <w:sz w:val="22"/>
          <w:szCs w:val="22"/>
        </w:rPr>
        <w:t xml:space="preserve">we used transcranial magnetic stimulation (TMS) to disrupt activity in functional </w:t>
      </w:r>
      <w:del w:id="62" w:author="Kahnt, Thorsten (NIH/NIDA) [E]" w:date="2025-01-21T10:38:00Z">
        <w:r w:rsidRPr="00AB4B80" w:rsidDel="001E11CC">
          <w:rPr>
            <w:rFonts w:ascii="Arial" w:hAnsi="Arial" w:cs="Arial"/>
            <w:color w:val="000000" w:themeColor="text1"/>
            <w:sz w:val="22"/>
            <w:szCs w:val="22"/>
          </w:rPr>
          <w:delText xml:space="preserve">brain </w:delText>
        </w:r>
      </w:del>
      <w:r w:rsidRPr="00AB4B80">
        <w:rPr>
          <w:rFonts w:ascii="Arial" w:hAnsi="Arial" w:cs="Arial"/>
          <w:color w:val="000000" w:themeColor="text1"/>
          <w:sz w:val="22"/>
          <w:szCs w:val="22"/>
        </w:rPr>
        <w:t xml:space="preserve">networks centered on the anterior (aOFC) and posterior (pOFC) </w:t>
      </w:r>
      <w:del w:id="63" w:author="Kahnt, Thorsten (NIH/NIDA) [E]" w:date="2025-01-21T10:38:00Z">
        <w:r w:rsidRPr="00AB4B80" w:rsidDel="001E11CC">
          <w:rPr>
            <w:rFonts w:ascii="Arial" w:hAnsi="Arial" w:cs="Arial"/>
            <w:color w:val="000000" w:themeColor="text1"/>
            <w:sz w:val="22"/>
            <w:szCs w:val="22"/>
          </w:rPr>
          <w:delText xml:space="preserve">part of the </w:delText>
        </w:r>
      </w:del>
      <w:r w:rsidRPr="00AB4B80">
        <w:rPr>
          <w:rFonts w:ascii="Arial" w:hAnsi="Arial" w:cs="Arial"/>
          <w:color w:val="000000" w:themeColor="text1"/>
          <w:sz w:val="22"/>
          <w:szCs w:val="22"/>
        </w:rPr>
        <w:t xml:space="preserve">lateral OFC. </w:t>
      </w:r>
      <w:del w:id="64" w:author="Kahnt, Thorsten (NIH/NIDA) [E]" w:date="2025-01-21T10:38:00Z">
        <w:r w:rsidRPr="00AB4B80" w:rsidDel="001E11CC">
          <w:rPr>
            <w:rFonts w:ascii="Arial" w:hAnsi="Arial" w:cs="Arial"/>
            <w:color w:val="000000" w:themeColor="text1"/>
            <w:sz w:val="22"/>
            <w:szCs w:val="22"/>
          </w:rPr>
          <w:delText>To dissociate the acquisition and use of stimulus-outcome associations, p</w:delText>
        </w:r>
      </w:del>
      <w:ins w:id="65" w:author="Kahnt, Thorsten (NIH/NIDA) [E]" w:date="2025-01-21T10:38:00Z">
        <w:r w:rsidR="001E11CC">
          <w:rPr>
            <w:rFonts w:ascii="Arial" w:hAnsi="Arial" w:cs="Arial"/>
            <w:color w:val="000000" w:themeColor="text1"/>
            <w:sz w:val="22"/>
            <w:szCs w:val="22"/>
          </w:rPr>
          <w:t>P</w:t>
        </w:r>
      </w:ins>
      <w:r w:rsidRPr="00AB4B80">
        <w:rPr>
          <w:rFonts w:ascii="Arial" w:hAnsi="Arial" w:cs="Arial"/>
          <w:color w:val="000000" w:themeColor="text1"/>
          <w:sz w:val="22"/>
          <w:szCs w:val="22"/>
        </w:rPr>
        <w:t>articipants (n=48) received aOFC or pOFC network</w:t>
      </w:r>
      <w:r w:rsidR="0069794B">
        <w:rPr>
          <w:rFonts w:ascii="Arial" w:hAnsi="Arial" w:cs="Arial"/>
          <w:color w:val="000000" w:themeColor="text1"/>
          <w:sz w:val="22"/>
          <w:szCs w:val="22"/>
        </w:rPr>
        <w:t>-</w:t>
      </w:r>
      <w:r w:rsidRPr="00AB4B80">
        <w:rPr>
          <w:rFonts w:ascii="Arial" w:hAnsi="Arial" w:cs="Arial"/>
          <w:color w:val="000000" w:themeColor="text1"/>
          <w:sz w:val="22"/>
          <w:szCs w:val="22"/>
        </w:rPr>
        <w:t>targeted TMS either before learning associations between visual stimuli and sweet or savory food odor rewards, or, on the next day, before a meal to selectively devalue one of these rewards</w:t>
      </w:r>
      <w:del w:id="66" w:author="Kahnt, Thorsten (NIH/NIDA) [E]" w:date="2025-01-21T10:35:00Z">
        <w:r w:rsidRPr="00AB4B80" w:rsidDel="001E11CC">
          <w:rPr>
            <w:rFonts w:ascii="Arial" w:hAnsi="Arial" w:cs="Arial"/>
            <w:color w:val="000000" w:themeColor="text1"/>
            <w:sz w:val="22"/>
            <w:szCs w:val="22"/>
          </w:rPr>
          <w:delText>, which was followed by a probe choice test in extinction</w:delText>
        </w:r>
      </w:del>
      <w:r w:rsidRPr="00AB4B80">
        <w:rPr>
          <w:rFonts w:ascii="Arial" w:hAnsi="Arial" w:cs="Arial"/>
          <w:color w:val="000000" w:themeColor="text1"/>
          <w:sz w:val="22"/>
          <w:szCs w:val="22"/>
        </w:rPr>
        <w:t xml:space="preserve">. </w:t>
      </w:r>
      <w:del w:id="67" w:author="Kahnt, Thorsten (NIH/NIDA) [E]" w:date="2025-01-21T10:35:00Z">
        <w:r w:rsidRPr="00AB4B80" w:rsidDel="001E11CC">
          <w:rPr>
            <w:rFonts w:ascii="Arial" w:hAnsi="Arial" w:cs="Arial"/>
            <w:color w:val="000000" w:themeColor="text1"/>
            <w:sz w:val="22"/>
            <w:szCs w:val="22"/>
          </w:rPr>
          <w:delText xml:space="preserve">Crucially, </w:delText>
        </w:r>
      </w:del>
      <w:r w:rsidRPr="00AB4B80">
        <w:rPr>
          <w:rFonts w:ascii="Arial" w:hAnsi="Arial" w:cs="Arial"/>
          <w:color w:val="000000" w:themeColor="text1"/>
          <w:sz w:val="22"/>
          <w:szCs w:val="22"/>
        </w:rPr>
        <w:t xml:space="preserve">TMS targeting </w:t>
      </w:r>
      <w:del w:id="68" w:author="Kahnt, Thorsten (NIH/NIDA) [E]" w:date="2025-01-21T10:36:00Z">
        <w:r w:rsidRPr="00AB4B80" w:rsidDel="001E11CC">
          <w:rPr>
            <w:rFonts w:ascii="Arial" w:hAnsi="Arial" w:cs="Arial"/>
            <w:color w:val="000000" w:themeColor="text1"/>
            <w:sz w:val="22"/>
            <w:szCs w:val="22"/>
          </w:rPr>
          <w:delText xml:space="preserve">the </w:delText>
        </w:r>
      </w:del>
      <w:r w:rsidRPr="00AB4B80">
        <w:rPr>
          <w:rFonts w:ascii="Arial" w:hAnsi="Arial" w:cs="Arial"/>
          <w:color w:val="000000" w:themeColor="text1"/>
          <w:sz w:val="22"/>
          <w:szCs w:val="22"/>
        </w:rPr>
        <w:t xml:space="preserve">pOFC </w:t>
      </w:r>
      <w:del w:id="69" w:author="Kahnt, Thorsten (NIH/NIDA) [E]" w:date="2025-01-21T10:31:00Z">
        <w:r w:rsidRPr="00AB4B80" w:rsidDel="001E11CC">
          <w:rPr>
            <w:rFonts w:ascii="Arial" w:hAnsi="Arial" w:cs="Arial"/>
            <w:color w:val="000000" w:themeColor="text1"/>
            <w:sz w:val="22"/>
            <w:szCs w:val="22"/>
          </w:rPr>
          <w:delText xml:space="preserve">(but not the aOFC) </w:delText>
        </w:r>
      </w:del>
      <w:r w:rsidRPr="00AB4B80">
        <w:rPr>
          <w:rFonts w:ascii="Arial" w:hAnsi="Arial" w:cs="Arial"/>
          <w:color w:val="000000" w:themeColor="text1"/>
          <w:sz w:val="22"/>
          <w:szCs w:val="22"/>
        </w:rPr>
        <w:t xml:space="preserve">before the meal disrupted goal-directed behavior, as measured by choices of stimuli predicting non-sated rewards in </w:t>
      </w:r>
      <w:del w:id="70" w:author="Kahnt, Thorsten (NIH/NIDA) [E]" w:date="2025-01-21T10:35:00Z">
        <w:r w:rsidRPr="00AB4B80" w:rsidDel="001E11CC">
          <w:rPr>
            <w:rFonts w:ascii="Arial" w:hAnsi="Arial" w:cs="Arial"/>
            <w:color w:val="000000" w:themeColor="text1"/>
            <w:sz w:val="22"/>
            <w:szCs w:val="22"/>
          </w:rPr>
          <w:delText xml:space="preserve">the </w:delText>
        </w:r>
      </w:del>
      <w:ins w:id="71" w:author="Kahnt, Thorsten (NIH/NIDA) [E]" w:date="2025-01-21T10:35:00Z">
        <w:r w:rsidR="001E11CC">
          <w:rPr>
            <w:rFonts w:ascii="Arial" w:hAnsi="Arial" w:cs="Arial"/>
            <w:color w:val="000000" w:themeColor="text1"/>
            <w:sz w:val="22"/>
            <w:szCs w:val="22"/>
          </w:rPr>
          <w:t>a</w:t>
        </w:r>
        <w:r w:rsidR="001E11CC" w:rsidRPr="00AB4B80">
          <w:rPr>
            <w:rFonts w:ascii="Arial" w:hAnsi="Arial" w:cs="Arial"/>
            <w:color w:val="000000" w:themeColor="text1"/>
            <w:sz w:val="22"/>
            <w:szCs w:val="22"/>
          </w:rPr>
          <w:t xml:space="preserve"> </w:t>
        </w:r>
      </w:ins>
      <w:r w:rsidRPr="00AB4B80">
        <w:rPr>
          <w:rFonts w:ascii="Arial" w:hAnsi="Arial" w:cs="Arial"/>
          <w:color w:val="000000" w:themeColor="text1"/>
          <w:sz w:val="22"/>
          <w:szCs w:val="22"/>
        </w:rPr>
        <w:t>probe test</w:t>
      </w:r>
      <w:del w:id="72" w:author="Kahnt, Thorsten (NIH/NIDA) [E]" w:date="2025-01-21T10:39:00Z">
        <w:r w:rsidRPr="00AB4B80" w:rsidDel="001E11CC">
          <w:rPr>
            <w:rFonts w:ascii="Arial" w:hAnsi="Arial" w:cs="Arial"/>
            <w:color w:val="000000" w:themeColor="text1"/>
            <w:sz w:val="22"/>
            <w:szCs w:val="22"/>
          </w:rPr>
          <w:delText xml:space="preserve">. </w:delText>
        </w:r>
      </w:del>
      <w:ins w:id="73" w:author="Kahnt, Thorsten (NIH/NIDA) [E]" w:date="2025-01-21T10:39:00Z">
        <w:r w:rsidR="001E11CC">
          <w:rPr>
            <w:rFonts w:ascii="Arial" w:hAnsi="Arial" w:cs="Arial"/>
            <w:color w:val="000000" w:themeColor="text1"/>
            <w:sz w:val="22"/>
            <w:szCs w:val="22"/>
          </w:rPr>
          <w:t>, whereas</w:t>
        </w:r>
        <w:r w:rsidR="001E11CC" w:rsidRPr="00AB4B80">
          <w:rPr>
            <w:rFonts w:ascii="Arial" w:hAnsi="Arial" w:cs="Arial"/>
            <w:color w:val="000000" w:themeColor="text1"/>
            <w:sz w:val="22"/>
            <w:szCs w:val="22"/>
          </w:rPr>
          <w:t xml:space="preserve"> </w:t>
        </w:r>
      </w:ins>
      <w:del w:id="74" w:author="Kahnt, Thorsten (NIH/NIDA) [E]" w:date="2025-01-21T10:31:00Z">
        <w:r w:rsidRPr="00AB4B80" w:rsidDel="001E11CC">
          <w:rPr>
            <w:rFonts w:ascii="Arial" w:hAnsi="Arial" w:cs="Arial"/>
            <w:color w:val="000000" w:themeColor="text1"/>
            <w:sz w:val="22"/>
            <w:szCs w:val="22"/>
          </w:rPr>
          <w:delText>Importantly</w:delText>
        </w:r>
      </w:del>
      <w:ins w:id="75" w:author="Kahnt, Thorsten (NIH/NIDA) [E]" w:date="2025-01-21T10:39:00Z">
        <w:r w:rsidR="001E11CC">
          <w:rPr>
            <w:rFonts w:ascii="Arial" w:hAnsi="Arial" w:cs="Arial"/>
            <w:color w:val="000000" w:themeColor="text1"/>
            <w:sz w:val="22"/>
            <w:szCs w:val="22"/>
          </w:rPr>
          <w:t>d</w:t>
        </w:r>
      </w:ins>
      <w:del w:id="76" w:author="Kahnt, Thorsten (NIH/NIDA) [E]" w:date="2025-01-21T10:36:00Z">
        <w:r w:rsidRPr="00AB4B80" w:rsidDel="001E11CC">
          <w:rPr>
            <w:rFonts w:ascii="Arial" w:hAnsi="Arial" w:cs="Arial"/>
            <w:color w:val="000000" w:themeColor="text1"/>
            <w:sz w:val="22"/>
            <w:szCs w:val="22"/>
          </w:rPr>
          <w:delText>, d</w:delText>
        </w:r>
      </w:del>
      <w:r w:rsidRPr="00AB4B80">
        <w:rPr>
          <w:rFonts w:ascii="Arial" w:hAnsi="Arial" w:cs="Arial"/>
          <w:color w:val="000000" w:themeColor="text1"/>
          <w:sz w:val="22"/>
          <w:szCs w:val="22"/>
        </w:rPr>
        <w:t xml:space="preserve">isrupting </w:t>
      </w:r>
      <w:del w:id="77" w:author="Kahnt, Thorsten (NIH/NIDA) [E]" w:date="2025-01-21T10:36:00Z">
        <w:r w:rsidRPr="00AB4B80" w:rsidDel="001E11CC">
          <w:rPr>
            <w:rFonts w:ascii="Arial" w:hAnsi="Arial" w:cs="Arial"/>
            <w:color w:val="000000" w:themeColor="text1"/>
            <w:sz w:val="22"/>
            <w:szCs w:val="22"/>
          </w:rPr>
          <w:delText xml:space="preserve">the </w:delText>
        </w:r>
      </w:del>
      <w:r w:rsidR="00625FB5">
        <w:rPr>
          <w:rFonts w:ascii="Arial" w:hAnsi="Arial" w:cs="Arial"/>
          <w:color w:val="000000" w:themeColor="text1"/>
          <w:sz w:val="22"/>
          <w:szCs w:val="22"/>
        </w:rPr>
        <w:t>a</w:t>
      </w:r>
      <w:r w:rsidRPr="00AB4B80">
        <w:rPr>
          <w:rFonts w:ascii="Arial" w:hAnsi="Arial" w:cs="Arial"/>
          <w:color w:val="000000" w:themeColor="text1"/>
          <w:sz w:val="22"/>
          <w:szCs w:val="22"/>
        </w:rPr>
        <w:t xml:space="preserve">OFC </w:t>
      </w:r>
      <w:del w:id="78" w:author="Kahnt, Thorsten (NIH/NIDA) [E]" w:date="2025-01-21T10:31:00Z">
        <w:r w:rsidRPr="00AB4B80" w:rsidDel="001E11CC">
          <w:rPr>
            <w:rFonts w:ascii="Arial" w:hAnsi="Arial" w:cs="Arial"/>
            <w:color w:val="000000" w:themeColor="text1"/>
            <w:sz w:val="22"/>
            <w:szCs w:val="22"/>
          </w:rPr>
          <w:delText xml:space="preserve">(but not the </w:delText>
        </w:r>
        <w:r w:rsidR="00625FB5" w:rsidDel="001E11CC">
          <w:rPr>
            <w:rFonts w:ascii="Arial" w:hAnsi="Arial" w:cs="Arial"/>
            <w:color w:val="000000" w:themeColor="text1"/>
            <w:sz w:val="22"/>
            <w:szCs w:val="22"/>
          </w:rPr>
          <w:delText>p</w:delText>
        </w:r>
        <w:r w:rsidRPr="00AB4B80" w:rsidDel="001E11CC">
          <w:rPr>
            <w:rFonts w:ascii="Arial" w:hAnsi="Arial" w:cs="Arial"/>
            <w:color w:val="000000" w:themeColor="text1"/>
            <w:sz w:val="22"/>
            <w:szCs w:val="22"/>
          </w:rPr>
          <w:delText xml:space="preserve">OFC) </w:delText>
        </w:r>
      </w:del>
      <w:r w:rsidRPr="00AB4B80">
        <w:rPr>
          <w:rFonts w:ascii="Arial" w:hAnsi="Arial" w:cs="Arial"/>
          <w:color w:val="000000" w:themeColor="text1"/>
          <w:sz w:val="22"/>
          <w:szCs w:val="22"/>
        </w:rPr>
        <w:t xml:space="preserve">before learning stimulus-outcome associations similarly impaired </w:t>
      </w:r>
      <w:del w:id="79" w:author="Kahnt, Thorsten (NIH/NIDA) [E]" w:date="2025-01-21T10:40:00Z">
        <w:r w:rsidRPr="00AB4B80" w:rsidDel="001E11CC">
          <w:rPr>
            <w:rFonts w:ascii="Arial" w:hAnsi="Arial" w:cs="Arial"/>
            <w:color w:val="000000" w:themeColor="text1"/>
            <w:sz w:val="22"/>
            <w:szCs w:val="22"/>
          </w:rPr>
          <w:delText xml:space="preserve">behavior </w:delText>
        </w:r>
      </w:del>
      <w:ins w:id="80" w:author="Kahnt, Thorsten (NIH/NIDA) [E]" w:date="2025-01-21T10:40:00Z">
        <w:r w:rsidR="001E11CC">
          <w:rPr>
            <w:rFonts w:ascii="Arial" w:hAnsi="Arial" w:cs="Arial"/>
            <w:color w:val="000000" w:themeColor="text1"/>
            <w:sz w:val="22"/>
            <w:szCs w:val="22"/>
          </w:rPr>
          <w:t>choices</w:t>
        </w:r>
        <w:r w:rsidR="001E11CC" w:rsidRPr="00AB4B80">
          <w:rPr>
            <w:rFonts w:ascii="Arial" w:hAnsi="Arial" w:cs="Arial"/>
            <w:color w:val="000000" w:themeColor="text1"/>
            <w:sz w:val="22"/>
            <w:szCs w:val="22"/>
          </w:rPr>
          <w:t xml:space="preserve"> </w:t>
        </w:r>
      </w:ins>
      <w:r w:rsidRPr="00AB4B80">
        <w:rPr>
          <w:rFonts w:ascii="Arial" w:hAnsi="Arial" w:cs="Arial"/>
          <w:color w:val="000000" w:themeColor="text1"/>
          <w:sz w:val="22"/>
          <w:szCs w:val="22"/>
        </w:rPr>
        <w:t>in the probe test</w:t>
      </w:r>
      <w:del w:id="81" w:author="Kahnt, Thorsten (NIH/NIDA) [E]" w:date="2025-01-21T10:36:00Z">
        <w:r w:rsidRPr="00AB4B80" w:rsidDel="001E11CC">
          <w:rPr>
            <w:rFonts w:ascii="Arial" w:hAnsi="Arial" w:cs="Arial"/>
            <w:color w:val="000000" w:themeColor="text1"/>
            <w:sz w:val="22"/>
            <w:szCs w:val="22"/>
          </w:rPr>
          <w:delText xml:space="preserve"> on the next day</w:delText>
        </w:r>
      </w:del>
      <w:r w:rsidRPr="00AB4B80">
        <w:rPr>
          <w:rFonts w:ascii="Arial" w:hAnsi="Arial" w:cs="Arial"/>
          <w:color w:val="000000" w:themeColor="text1"/>
          <w:sz w:val="22"/>
          <w:szCs w:val="22"/>
        </w:rPr>
        <w:t xml:space="preserve">. </w:t>
      </w:r>
      <w:bookmarkStart w:id="82" w:name="OLE_LINK65"/>
      <w:r w:rsidRPr="00AB4B80">
        <w:rPr>
          <w:rFonts w:ascii="Arial" w:hAnsi="Arial" w:cs="Arial"/>
          <w:color w:val="000000" w:themeColor="text1"/>
          <w:sz w:val="22"/>
          <w:szCs w:val="22"/>
        </w:rPr>
        <w:t xml:space="preserve">These findings </w:t>
      </w:r>
      <w:r w:rsidR="00AF7686">
        <w:rPr>
          <w:rFonts w:ascii="Arial" w:hAnsi="Arial" w:cs="Arial"/>
          <w:color w:val="000000" w:themeColor="text1"/>
          <w:sz w:val="22"/>
          <w:szCs w:val="22"/>
        </w:rPr>
        <w:t>demonstrate</w:t>
      </w:r>
      <w:r w:rsidRPr="00AB4B80">
        <w:rPr>
          <w:rFonts w:ascii="Arial" w:hAnsi="Arial" w:cs="Arial"/>
          <w:color w:val="000000" w:themeColor="text1"/>
          <w:sz w:val="22"/>
          <w:szCs w:val="22"/>
        </w:rPr>
        <w:t xml:space="preserve"> </w:t>
      </w:r>
      <w:del w:id="83" w:author="Kahnt, Thorsten (NIH/NIDA) [E]" w:date="2025-01-21T10:36:00Z">
        <w:r w:rsidRPr="00AB4B80" w:rsidDel="001E11CC">
          <w:rPr>
            <w:rFonts w:ascii="Arial" w:hAnsi="Arial" w:cs="Arial"/>
            <w:color w:val="000000" w:themeColor="text1"/>
            <w:sz w:val="22"/>
            <w:szCs w:val="22"/>
          </w:rPr>
          <w:delText xml:space="preserve">that </w:delText>
        </w:r>
      </w:del>
      <w:del w:id="84" w:author="Kahnt, Thorsten (NIH/NIDA) [E]" w:date="2025-01-21T10:31:00Z">
        <w:r w:rsidRPr="00AB4B80" w:rsidDel="001E11CC">
          <w:rPr>
            <w:rFonts w:ascii="Arial" w:hAnsi="Arial" w:cs="Arial"/>
            <w:color w:val="000000" w:themeColor="text1"/>
            <w:sz w:val="22"/>
            <w:szCs w:val="22"/>
          </w:rPr>
          <w:delText>the pOFC</w:delText>
        </w:r>
      </w:del>
      <w:del w:id="85" w:author="Kahnt, Thorsten (NIH/NIDA) [E]" w:date="2025-01-21T10:32:00Z">
        <w:r w:rsidRPr="00AB4B80" w:rsidDel="001E11CC">
          <w:rPr>
            <w:rFonts w:ascii="Arial" w:hAnsi="Arial" w:cs="Arial"/>
            <w:color w:val="000000" w:themeColor="text1"/>
            <w:sz w:val="22"/>
            <w:szCs w:val="22"/>
          </w:rPr>
          <w:delText xml:space="preserve"> </w:delText>
        </w:r>
      </w:del>
      <w:ins w:id="86" w:author="Kahnt, Thorsten (NIH/NIDA) [E]" w:date="2025-01-21T10:32:00Z">
        <w:r w:rsidR="001E11CC">
          <w:rPr>
            <w:rFonts w:ascii="Arial" w:hAnsi="Arial" w:cs="Arial"/>
            <w:color w:val="000000" w:themeColor="text1"/>
            <w:sz w:val="22"/>
            <w:szCs w:val="22"/>
          </w:rPr>
          <w:t xml:space="preserve">distinct </w:t>
        </w:r>
      </w:ins>
      <w:del w:id="87" w:author="Kahnt, Thorsten (NIH/NIDA) [E]" w:date="2025-01-21T10:32:00Z">
        <w:r w:rsidRPr="00AB4B80" w:rsidDel="001E11CC">
          <w:rPr>
            <w:rFonts w:ascii="Arial" w:hAnsi="Arial" w:cs="Arial"/>
            <w:color w:val="000000" w:themeColor="text1"/>
            <w:sz w:val="22"/>
            <w:szCs w:val="22"/>
          </w:rPr>
          <w:delText xml:space="preserve">contributes </w:delText>
        </w:r>
      </w:del>
      <w:ins w:id="88" w:author="Kahnt, Thorsten (NIH/NIDA) [E]" w:date="2025-01-21T10:32:00Z">
        <w:r w:rsidR="001E11CC" w:rsidRPr="00AB4B80">
          <w:rPr>
            <w:rFonts w:ascii="Arial" w:hAnsi="Arial" w:cs="Arial"/>
            <w:color w:val="000000" w:themeColor="text1"/>
            <w:sz w:val="22"/>
            <w:szCs w:val="22"/>
          </w:rPr>
          <w:t>contribut</w:t>
        </w:r>
        <w:r w:rsidR="001E11CC">
          <w:rPr>
            <w:rFonts w:ascii="Arial" w:hAnsi="Arial" w:cs="Arial"/>
            <w:color w:val="000000" w:themeColor="text1"/>
            <w:sz w:val="22"/>
            <w:szCs w:val="22"/>
          </w:rPr>
          <w:t>ions</w:t>
        </w:r>
        <w:r w:rsidR="001E11CC" w:rsidRPr="00AB4B80">
          <w:rPr>
            <w:rFonts w:ascii="Arial" w:hAnsi="Arial" w:cs="Arial"/>
            <w:color w:val="000000" w:themeColor="text1"/>
            <w:sz w:val="22"/>
            <w:szCs w:val="22"/>
          </w:rPr>
          <w:t xml:space="preserve"> </w:t>
        </w:r>
      </w:ins>
      <w:ins w:id="89" w:author="Kahnt, Thorsten (NIH/NIDA) [E]" w:date="2025-01-21T10:36:00Z">
        <w:r w:rsidR="001E11CC">
          <w:rPr>
            <w:rFonts w:ascii="Arial" w:hAnsi="Arial" w:cs="Arial"/>
            <w:color w:val="000000" w:themeColor="text1"/>
            <w:sz w:val="22"/>
            <w:szCs w:val="22"/>
          </w:rPr>
          <w:t xml:space="preserve">of </w:t>
        </w:r>
        <w:r w:rsidR="001E11CC">
          <w:rPr>
            <w:rFonts w:ascii="Arial" w:hAnsi="Arial" w:cs="Arial"/>
            <w:color w:val="000000" w:themeColor="text1"/>
            <w:sz w:val="22"/>
            <w:szCs w:val="22"/>
          </w:rPr>
          <w:t xml:space="preserve">different OFC </w:t>
        </w:r>
        <w:r w:rsidR="001E11CC">
          <w:rPr>
            <w:rFonts w:ascii="Arial" w:hAnsi="Arial" w:cs="Arial"/>
            <w:color w:val="000000" w:themeColor="text1"/>
            <w:sz w:val="22"/>
            <w:szCs w:val="22"/>
          </w:rPr>
          <w:t>subregions</w:t>
        </w:r>
        <w:r w:rsidR="001E11CC">
          <w:rPr>
            <w:rFonts w:ascii="Arial" w:hAnsi="Arial" w:cs="Arial"/>
            <w:color w:val="000000" w:themeColor="text1"/>
            <w:sz w:val="22"/>
            <w:szCs w:val="22"/>
          </w:rPr>
          <w:t xml:space="preserve"> </w:t>
        </w:r>
      </w:ins>
      <w:r w:rsidRPr="00AB4B80">
        <w:rPr>
          <w:rFonts w:ascii="Arial" w:hAnsi="Arial" w:cs="Arial"/>
          <w:color w:val="000000" w:themeColor="text1"/>
          <w:sz w:val="22"/>
          <w:szCs w:val="22"/>
        </w:rPr>
        <w:t>to goal-directed behavior</w:t>
      </w:r>
      <w:del w:id="90" w:author="Kahnt, Thorsten (NIH/NIDA) [E]" w:date="2025-01-21T10:32:00Z">
        <w:r w:rsidRPr="00AB4B80" w:rsidDel="001E11CC">
          <w:rPr>
            <w:rFonts w:ascii="Arial" w:hAnsi="Arial" w:cs="Arial"/>
            <w:color w:val="000000" w:themeColor="text1"/>
            <w:sz w:val="22"/>
            <w:szCs w:val="22"/>
          </w:rPr>
          <w:delText xml:space="preserve"> by supporting </w:delText>
        </w:r>
        <w:r w:rsidR="0027542C" w:rsidDel="001E11CC">
          <w:rPr>
            <w:rFonts w:ascii="Arial" w:hAnsi="Arial" w:cs="Arial"/>
            <w:color w:val="000000" w:themeColor="text1"/>
            <w:sz w:val="22"/>
            <w:szCs w:val="22"/>
          </w:rPr>
          <w:delText xml:space="preserve">the use of </w:delText>
        </w:r>
        <w:r w:rsidR="0027542C" w:rsidRPr="00AB4B80" w:rsidDel="001E11CC">
          <w:rPr>
            <w:rFonts w:ascii="Arial" w:hAnsi="Arial" w:cs="Arial"/>
            <w:color w:val="000000" w:themeColor="text1"/>
            <w:sz w:val="22"/>
            <w:szCs w:val="22"/>
          </w:rPr>
          <w:delText>stimulus-outcome associations</w:delText>
        </w:r>
        <w:r w:rsidR="00AF7686" w:rsidDel="001E11CC">
          <w:rPr>
            <w:rFonts w:ascii="Arial" w:hAnsi="Arial" w:cs="Arial"/>
            <w:color w:val="000000" w:themeColor="text1"/>
            <w:sz w:val="22"/>
            <w:szCs w:val="22"/>
          </w:rPr>
          <w:delText xml:space="preserve">, while </w:delText>
        </w:r>
        <w:r w:rsidR="0027542C" w:rsidDel="001E11CC">
          <w:rPr>
            <w:rFonts w:ascii="Arial" w:hAnsi="Arial" w:cs="Arial"/>
            <w:color w:val="000000" w:themeColor="text1"/>
            <w:sz w:val="22"/>
            <w:szCs w:val="22"/>
          </w:rPr>
          <w:delText xml:space="preserve">the aOFC contributes by supporting </w:delText>
        </w:r>
        <w:r w:rsidRPr="00AB4B80" w:rsidDel="001E11CC">
          <w:rPr>
            <w:rFonts w:ascii="Arial" w:hAnsi="Arial" w:cs="Arial"/>
            <w:color w:val="000000" w:themeColor="text1"/>
            <w:sz w:val="22"/>
            <w:szCs w:val="22"/>
          </w:rPr>
          <w:delText>the</w:delText>
        </w:r>
        <w:r w:rsidR="00AF7686" w:rsidDel="001E11CC">
          <w:rPr>
            <w:rFonts w:ascii="Arial" w:hAnsi="Arial" w:cs="Arial"/>
            <w:color w:val="000000" w:themeColor="text1"/>
            <w:sz w:val="22"/>
            <w:szCs w:val="22"/>
          </w:rPr>
          <w:delText>ir</w:delText>
        </w:r>
        <w:r w:rsidRPr="00AB4B80" w:rsidDel="001E11CC">
          <w:rPr>
            <w:rFonts w:ascii="Arial" w:hAnsi="Arial" w:cs="Arial"/>
            <w:color w:val="000000" w:themeColor="text1"/>
            <w:sz w:val="22"/>
            <w:szCs w:val="22"/>
          </w:rPr>
          <w:delText xml:space="preserve"> acquisitio</w:delText>
        </w:r>
        <w:r w:rsidR="00AF7686" w:rsidDel="001E11CC">
          <w:rPr>
            <w:rFonts w:ascii="Arial" w:hAnsi="Arial" w:cs="Arial"/>
            <w:color w:val="000000" w:themeColor="text1"/>
            <w:sz w:val="22"/>
            <w:szCs w:val="22"/>
          </w:rPr>
          <w:delText>n</w:delText>
        </w:r>
      </w:del>
      <w:r w:rsidRPr="00AB4B80">
        <w:rPr>
          <w:rFonts w:ascii="Arial" w:hAnsi="Arial" w:cs="Arial"/>
          <w:color w:val="000000" w:themeColor="text1"/>
          <w:sz w:val="22"/>
          <w:szCs w:val="22"/>
        </w:rPr>
        <w:t>.</w:t>
      </w:r>
      <w:bookmarkEnd w:id="22"/>
      <w:bookmarkEnd w:id="23"/>
    </w:p>
    <w:bookmarkEnd w:id="82"/>
    <w:p w14:paraId="02024CBD" w14:textId="41D79651" w:rsidR="00C467A8" w:rsidRPr="00244866" w:rsidRDefault="00C467A8" w:rsidP="0091089C">
      <w:pPr>
        <w:spacing w:after="120"/>
        <w:rPr>
          <w:rFonts w:ascii="Arial" w:hAnsi="Arial" w:cs="Arial"/>
          <w:color w:val="000000" w:themeColor="text1"/>
          <w:sz w:val="22"/>
          <w:szCs w:val="22"/>
        </w:rPr>
      </w:pPr>
    </w:p>
    <w:p w14:paraId="6930C6F0" w14:textId="7288CE2C" w:rsidR="00C015F5" w:rsidRPr="00FC6D8C" w:rsidRDefault="000E168D" w:rsidP="0091089C">
      <w:pPr>
        <w:pStyle w:val="Heading2"/>
        <w:spacing w:before="0" w:after="120"/>
        <w:rPr>
          <w:rFonts w:ascii="Arial" w:hAnsi="Arial" w:cs="Arial"/>
          <w:b/>
          <w:bCs/>
          <w:color w:val="000000" w:themeColor="text1"/>
          <w:sz w:val="22"/>
          <w:szCs w:val="22"/>
        </w:rPr>
      </w:pPr>
      <w:commentRangeStart w:id="91"/>
      <w:r w:rsidRPr="00FC6D8C">
        <w:rPr>
          <w:rFonts w:ascii="Arial" w:hAnsi="Arial" w:cs="Arial"/>
          <w:b/>
          <w:bCs/>
          <w:color w:val="000000" w:themeColor="text1"/>
          <w:sz w:val="22"/>
          <w:szCs w:val="22"/>
        </w:rPr>
        <w:t>Introduction</w:t>
      </w:r>
      <w:commentRangeEnd w:id="91"/>
      <w:r w:rsidR="002566AF">
        <w:rPr>
          <w:rStyle w:val="CommentReference"/>
          <w:rFonts w:asciiTheme="minorHAnsi" w:eastAsiaTheme="minorHAnsi" w:hAnsiTheme="minorHAnsi" w:cstheme="minorBidi"/>
          <w:color w:val="auto"/>
        </w:rPr>
        <w:commentReference w:id="91"/>
      </w:r>
    </w:p>
    <w:p w14:paraId="34E1AAF8" w14:textId="5E8E14B5" w:rsidR="00994119" w:rsidRDefault="005E4153" w:rsidP="005E4153">
      <w:pPr>
        <w:spacing w:after="120"/>
        <w:rPr>
          <w:rFonts w:ascii="Arial" w:hAnsi="Arial" w:cs="Arial"/>
          <w:color w:val="000000" w:themeColor="text1"/>
          <w:sz w:val="22"/>
          <w:szCs w:val="22"/>
        </w:rPr>
      </w:pPr>
      <w:bookmarkStart w:id="92" w:name="OLE_LINK30"/>
      <w:bookmarkStart w:id="93" w:name="OLE_LINK29"/>
      <w:r w:rsidRPr="0010593A">
        <w:rPr>
          <w:rFonts w:ascii="Arial" w:hAnsi="Arial" w:cs="Arial"/>
          <w:color w:val="000000" w:themeColor="text1"/>
          <w:sz w:val="22"/>
          <w:szCs w:val="22"/>
        </w:rPr>
        <w:t>Humans and animals effortlessly adapt to changing environments</w:t>
      </w:r>
      <w:r w:rsidR="00BA0522">
        <w:rPr>
          <w:rFonts w:ascii="Arial" w:hAnsi="Arial" w:cs="Arial"/>
          <w:color w:val="000000" w:themeColor="text1"/>
          <w:sz w:val="22"/>
          <w:szCs w:val="22"/>
        </w:rPr>
        <w:t xml:space="preserve"> by</w:t>
      </w:r>
      <w:r w:rsidRPr="0010593A">
        <w:rPr>
          <w:rFonts w:ascii="Arial" w:hAnsi="Arial" w:cs="Arial"/>
          <w:color w:val="000000" w:themeColor="text1"/>
          <w:sz w:val="22"/>
          <w:szCs w:val="22"/>
        </w:rPr>
        <w:t xml:space="preserve"> </w:t>
      </w:r>
      <w:r>
        <w:rPr>
          <w:rFonts w:ascii="Arial" w:hAnsi="Arial" w:cs="Arial"/>
          <w:color w:val="000000" w:themeColor="text1"/>
          <w:sz w:val="22"/>
          <w:szCs w:val="22"/>
        </w:rPr>
        <w:t xml:space="preserve">flexibly </w:t>
      </w:r>
      <w:r w:rsidRPr="0010593A">
        <w:rPr>
          <w:rFonts w:ascii="Arial" w:hAnsi="Arial" w:cs="Arial"/>
          <w:color w:val="000000" w:themeColor="text1"/>
          <w:sz w:val="22"/>
          <w:szCs w:val="22"/>
        </w:rPr>
        <w:t>adjusting their</w:t>
      </w:r>
      <w:r w:rsidR="00BA0522">
        <w:rPr>
          <w:rFonts w:ascii="Arial" w:hAnsi="Arial" w:cs="Arial"/>
          <w:color w:val="000000" w:themeColor="text1"/>
          <w:sz w:val="22"/>
          <w:szCs w:val="22"/>
        </w:rPr>
        <w:t xml:space="preserve"> behavior</w:t>
      </w:r>
      <w:r w:rsidRPr="0010593A">
        <w:rPr>
          <w:rFonts w:ascii="Arial" w:hAnsi="Arial" w:cs="Arial"/>
          <w:color w:val="000000" w:themeColor="text1"/>
          <w:sz w:val="22"/>
          <w:szCs w:val="22"/>
        </w:rPr>
        <w:t xml:space="preserve">. </w:t>
      </w:r>
      <w:r w:rsidR="00CB79C7" w:rsidRPr="00CB79C7">
        <w:rPr>
          <w:rFonts w:ascii="Arial" w:hAnsi="Arial" w:cs="Arial"/>
          <w:color w:val="000000" w:themeColor="text1"/>
          <w:sz w:val="22"/>
          <w:szCs w:val="22"/>
        </w:rPr>
        <w:t>This adaptability relies on outcome-guided decision-making, where individuals can re-evaluate</w:t>
      </w:r>
      <w:r w:rsidR="00C56DEB">
        <w:rPr>
          <w:rFonts w:ascii="Arial" w:hAnsi="Arial" w:cs="Arial"/>
          <w:color w:val="000000" w:themeColor="text1"/>
          <w:sz w:val="22"/>
          <w:szCs w:val="22"/>
        </w:rPr>
        <w:t xml:space="preserve"> their</w:t>
      </w:r>
      <w:r w:rsidR="00CB79C7" w:rsidRPr="00CB79C7">
        <w:rPr>
          <w:rFonts w:ascii="Arial" w:hAnsi="Arial" w:cs="Arial"/>
          <w:color w:val="000000" w:themeColor="text1"/>
          <w:sz w:val="22"/>
          <w:szCs w:val="22"/>
        </w:rPr>
        <w:t xml:space="preserve"> choices</w:t>
      </w:r>
      <w:r w:rsidR="00C56DEB">
        <w:rPr>
          <w:rFonts w:ascii="Arial" w:hAnsi="Arial" w:cs="Arial"/>
          <w:color w:val="000000" w:themeColor="text1"/>
          <w:sz w:val="22"/>
          <w:szCs w:val="22"/>
        </w:rPr>
        <w:t xml:space="preserve"> in real time</w:t>
      </w:r>
      <w:r w:rsidR="00061B83">
        <w:rPr>
          <w:rFonts w:ascii="Arial" w:hAnsi="Arial" w:cs="Arial"/>
          <w:color w:val="000000" w:themeColor="text1"/>
          <w:sz w:val="22"/>
          <w:szCs w:val="22"/>
        </w:rPr>
        <w:t>, simulating</w:t>
      </w:r>
      <w:r w:rsidR="00C56DEB">
        <w:rPr>
          <w:rFonts w:ascii="Arial" w:hAnsi="Arial" w:cs="Arial"/>
          <w:color w:val="000000" w:themeColor="text1"/>
          <w:sz w:val="22"/>
          <w:szCs w:val="22"/>
        </w:rPr>
        <w:t xml:space="preserve"> potential </w:t>
      </w:r>
      <w:r w:rsidR="00061B83">
        <w:rPr>
          <w:rFonts w:ascii="Arial" w:hAnsi="Arial" w:cs="Arial"/>
          <w:color w:val="000000" w:themeColor="text1"/>
          <w:sz w:val="22"/>
          <w:szCs w:val="22"/>
        </w:rPr>
        <w:t>outcomes</w:t>
      </w:r>
      <w:r w:rsidR="00CB79C7" w:rsidRPr="00CB79C7">
        <w:rPr>
          <w:rFonts w:ascii="Arial" w:hAnsi="Arial" w:cs="Arial"/>
          <w:color w:val="000000" w:themeColor="text1"/>
          <w:sz w:val="22"/>
          <w:szCs w:val="22"/>
        </w:rPr>
        <w:t xml:space="preserve"> based on changes in outcome value</w:t>
      </w:r>
      <w:r w:rsidR="00D87588">
        <w:rPr>
          <w:rFonts w:ascii="Arial" w:hAnsi="Arial" w:cs="Arial"/>
          <w:color w:val="000000" w:themeColor="text1"/>
          <w:sz w:val="22"/>
          <w:szCs w:val="22"/>
        </w:rPr>
        <w:fldChar w:fldCharType="begin"/>
      </w:r>
      <w:r w:rsidR="00D87588">
        <w:rPr>
          <w:rFonts w:ascii="Arial" w:hAnsi="Arial" w:cs="Arial"/>
          <w:color w:val="000000" w:themeColor="text1"/>
          <w:sz w:val="22"/>
          <w:szCs w:val="22"/>
        </w:rPr>
        <w:instrText xml:space="preserve"> ADDIN EN.CITE &lt;EndNote&gt;&lt;Cite&gt;&lt;Author&gt;Daw&lt;/Author&gt;&lt;Year&gt;2005&lt;/Year&gt;&lt;RecNum&gt;644&lt;/RecNum&gt;&lt;DisplayText&gt;&lt;style face="superscript"&gt;1&lt;/style&gt;&lt;/DisplayText&gt;&lt;record&gt;&lt;rec-number&gt;644&lt;/rec-number&gt;&lt;foreign-keys&gt;&lt;key app="EN" db-id="zaf922assa05plerwwupfssvrzteappvax2x" timestamp="1732905650"&gt;644&lt;/key&gt;&lt;/foreign-keys&gt;&lt;ref-type name="Journal Article"&gt;17&lt;/ref-type&gt;&lt;contributors&gt;&lt;authors&gt;&lt;author&gt;Daw, Nathaniel D&lt;/author&gt;&lt;author&gt;Niv, Yael&lt;/author&gt;&lt;author&gt;Dayan, Peter&lt;/author&gt;&lt;/authors&gt;&lt;/contributors&gt;&lt;titles&gt;&lt;title&gt;Uncertainty-based competition between prefrontal and dorsolateral striatal systems for behavioral control&lt;/title&gt;&lt;secondary-title&gt;Nature neuroscience&lt;/secondary-title&gt;&lt;/titles&gt;&lt;periodical&gt;&lt;full-title&gt;Nature Neuroscience&lt;/full-title&gt;&lt;abbr-1&gt;Nat Neurosci&lt;/abbr-1&gt;&lt;/periodical&gt;&lt;pages&gt;1704-1711&lt;/pages&gt;&lt;volume&gt;8&lt;/volume&gt;&lt;number&gt;12&lt;/number&gt;&lt;dates&gt;&lt;year&gt;2005&lt;/year&gt;&lt;/dates&gt;&lt;isbn&gt;1097-6256&lt;/isbn&gt;&lt;urls&gt;&lt;/urls&gt;&lt;/record&gt;&lt;/Cite&gt;&lt;/EndNote&gt;</w:instrText>
      </w:r>
      <w:r w:rsidR="00D87588">
        <w:rPr>
          <w:rFonts w:ascii="Arial" w:hAnsi="Arial" w:cs="Arial"/>
          <w:color w:val="000000" w:themeColor="text1"/>
          <w:sz w:val="22"/>
          <w:szCs w:val="22"/>
        </w:rPr>
        <w:fldChar w:fldCharType="separate"/>
      </w:r>
      <w:r w:rsidR="00D87588" w:rsidRPr="00D87588">
        <w:rPr>
          <w:rFonts w:ascii="Arial" w:hAnsi="Arial" w:cs="Arial"/>
          <w:noProof/>
          <w:color w:val="000000" w:themeColor="text1"/>
          <w:sz w:val="22"/>
          <w:szCs w:val="22"/>
          <w:vertAlign w:val="superscript"/>
        </w:rPr>
        <w:t>1</w:t>
      </w:r>
      <w:r w:rsidR="00D87588">
        <w:rPr>
          <w:rFonts w:ascii="Arial" w:hAnsi="Arial" w:cs="Arial"/>
          <w:color w:val="000000" w:themeColor="text1"/>
          <w:sz w:val="22"/>
          <w:szCs w:val="22"/>
        </w:rPr>
        <w:fldChar w:fldCharType="end"/>
      </w:r>
      <w:r w:rsidR="00F337AD">
        <w:rPr>
          <w:rFonts w:ascii="Arial" w:hAnsi="Arial" w:cs="Arial"/>
          <w:color w:val="000000" w:themeColor="text1"/>
          <w:sz w:val="22"/>
          <w:szCs w:val="22"/>
        </w:rPr>
        <w:t xml:space="preserve"> rather than defaulting to </w:t>
      </w:r>
      <w:r w:rsidR="00CB79C7" w:rsidRPr="00CB79C7">
        <w:rPr>
          <w:rFonts w:ascii="Arial" w:hAnsi="Arial" w:cs="Arial"/>
          <w:color w:val="000000" w:themeColor="text1"/>
          <w:sz w:val="22"/>
          <w:szCs w:val="22"/>
        </w:rPr>
        <w:t xml:space="preserve">habitual </w:t>
      </w:r>
      <w:r w:rsidR="006D572A">
        <w:rPr>
          <w:rFonts w:ascii="Arial" w:hAnsi="Arial" w:cs="Arial"/>
          <w:color w:val="000000" w:themeColor="text1"/>
          <w:sz w:val="22"/>
          <w:szCs w:val="22"/>
        </w:rPr>
        <w:t>responses</w:t>
      </w:r>
      <w:r w:rsidR="00CB79C7" w:rsidRPr="00CB79C7">
        <w:rPr>
          <w:rFonts w:ascii="Arial" w:hAnsi="Arial" w:cs="Arial"/>
          <w:color w:val="000000" w:themeColor="text1"/>
          <w:sz w:val="22"/>
          <w:szCs w:val="22"/>
        </w:rPr>
        <w:t xml:space="preserve">. </w:t>
      </w:r>
      <w:commentRangeStart w:id="94"/>
      <w:r w:rsidR="00CF4E9A" w:rsidRPr="00CF4E9A">
        <w:rPr>
          <w:rFonts w:ascii="Arial" w:hAnsi="Arial" w:cs="Arial"/>
          <w:color w:val="000000" w:themeColor="text1"/>
          <w:sz w:val="22"/>
          <w:szCs w:val="22"/>
        </w:rPr>
        <w:t xml:space="preserve">For example, a restaurant chef might anticipate that a guest could experience an allergic reaction to certain ingredients and adjust the dish accordingly before </w:t>
      </w:r>
      <w:r w:rsidR="00120994">
        <w:rPr>
          <w:rFonts w:ascii="Arial" w:hAnsi="Arial" w:cs="Arial"/>
          <w:color w:val="000000" w:themeColor="text1"/>
          <w:sz w:val="22"/>
          <w:szCs w:val="22"/>
        </w:rPr>
        <w:t>an</w:t>
      </w:r>
      <w:r w:rsidR="00CF4E9A" w:rsidRPr="00CF4E9A">
        <w:rPr>
          <w:rFonts w:ascii="Arial" w:hAnsi="Arial" w:cs="Arial"/>
          <w:color w:val="000000" w:themeColor="text1"/>
          <w:sz w:val="22"/>
          <w:szCs w:val="22"/>
        </w:rPr>
        <w:t xml:space="preserve"> issue arises</w:t>
      </w:r>
      <w:commentRangeEnd w:id="94"/>
      <w:r w:rsidR="00286923">
        <w:rPr>
          <w:rStyle w:val="CommentReference"/>
        </w:rPr>
        <w:commentReference w:id="94"/>
      </w:r>
      <w:r w:rsidR="00CF4E9A" w:rsidRPr="00CF4E9A">
        <w:rPr>
          <w:rFonts w:ascii="Arial" w:hAnsi="Arial" w:cs="Arial"/>
          <w:color w:val="000000" w:themeColor="text1"/>
          <w:sz w:val="22"/>
          <w:szCs w:val="22"/>
        </w:rPr>
        <w:t>.</w:t>
      </w:r>
      <w:r w:rsidR="00CF4E9A">
        <w:rPr>
          <w:rFonts w:ascii="Arial" w:hAnsi="Arial" w:cs="Arial"/>
          <w:color w:val="000000" w:themeColor="text1"/>
          <w:sz w:val="22"/>
          <w:szCs w:val="22"/>
        </w:rPr>
        <w:t xml:space="preserve"> </w:t>
      </w:r>
      <w:r w:rsidR="00B93BB8">
        <w:rPr>
          <w:rFonts w:ascii="Arial" w:hAnsi="Arial" w:cs="Arial"/>
          <w:color w:val="000000" w:themeColor="text1"/>
          <w:sz w:val="22"/>
          <w:szCs w:val="22"/>
        </w:rPr>
        <w:t xml:space="preserve">To enable this flexibility, a detailed </w:t>
      </w:r>
      <w:r w:rsidR="00CB79C7" w:rsidRPr="00CB79C7">
        <w:rPr>
          <w:rFonts w:ascii="Arial" w:hAnsi="Arial" w:cs="Arial"/>
          <w:color w:val="000000" w:themeColor="text1"/>
          <w:sz w:val="22"/>
          <w:szCs w:val="22"/>
        </w:rPr>
        <w:t>representation of the environment—</w:t>
      </w:r>
      <w:r w:rsidR="005F7E08">
        <w:rPr>
          <w:rFonts w:ascii="Arial" w:hAnsi="Arial" w:cs="Arial"/>
          <w:color w:val="000000" w:themeColor="text1"/>
          <w:sz w:val="22"/>
          <w:szCs w:val="22"/>
        </w:rPr>
        <w:t>commonly</w:t>
      </w:r>
      <w:r w:rsidR="00CB79C7" w:rsidRPr="00CB79C7">
        <w:rPr>
          <w:rFonts w:ascii="Arial" w:hAnsi="Arial" w:cs="Arial"/>
          <w:color w:val="000000" w:themeColor="text1"/>
          <w:sz w:val="22"/>
          <w:szCs w:val="22"/>
        </w:rPr>
        <w:t xml:space="preserve"> referred to as a cognitive map or</w:t>
      </w:r>
      <w:r w:rsidR="004239C2">
        <w:rPr>
          <w:rFonts w:ascii="Arial" w:hAnsi="Arial" w:cs="Arial"/>
          <w:color w:val="000000" w:themeColor="text1"/>
          <w:sz w:val="22"/>
          <w:szCs w:val="22"/>
        </w:rPr>
        <w:t xml:space="preserve"> model-based representation</w:t>
      </w:r>
      <w:r w:rsidR="00D60926">
        <w:rPr>
          <w:rFonts w:ascii="Arial" w:hAnsi="Arial" w:cs="Arial"/>
          <w:color w:val="000000" w:themeColor="text1"/>
          <w:sz w:val="22"/>
          <w:szCs w:val="22"/>
        </w:rPr>
        <w:t>-is essential</w:t>
      </w:r>
      <w:r w:rsidR="00955C06">
        <w:rPr>
          <w:rFonts w:ascii="Arial" w:hAnsi="Arial" w:cs="Arial"/>
          <w:color w:val="000000" w:themeColor="text1"/>
          <w:sz w:val="22"/>
          <w:szCs w:val="22"/>
        </w:rPr>
        <w:fldChar w:fldCharType="begin"/>
      </w:r>
      <w:r w:rsidR="00D87588">
        <w:rPr>
          <w:rFonts w:ascii="Arial" w:hAnsi="Arial" w:cs="Arial"/>
          <w:color w:val="000000" w:themeColor="text1"/>
          <w:sz w:val="22"/>
          <w:szCs w:val="22"/>
        </w:rPr>
        <w:instrText xml:space="preserve"> ADDIN EN.CITE &lt;EndNote&gt;&lt;Cite&gt;&lt;Author&gt;Behrens&lt;/Author&gt;&lt;Year&gt;2018&lt;/Year&gt;&lt;RecNum&gt;605&lt;/RecNum&gt;&lt;DisplayText&gt;&lt;style face="superscript"&gt;2&lt;/style&gt;&lt;/DisplayText&gt;&lt;record&gt;&lt;rec-number&gt;605&lt;/rec-number&gt;&lt;foreign-keys&gt;&lt;key app="EN" db-id="zaf922assa05plerwwupfssvrzteappvax2x" timestamp="1717366909"&gt;605&lt;/key&gt;&lt;/foreign-keys&gt;&lt;ref-type name="Journal Article"&gt;17&lt;/ref-type&gt;&lt;contributors&gt;&lt;authors&gt;&lt;author&gt;Behrens, Timothy EJ&lt;/author&gt;&lt;author&gt;Muller, Timothy H&lt;/author&gt;&lt;author&gt;Whittington, James CR&lt;/author&gt;&lt;author&gt;Mark, Shirley&lt;/author&gt;&lt;author&gt;Baram, Alon B&lt;/author&gt;&lt;author&gt;Stachenfeld, Kimberly L&lt;/author&gt;&lt;author&gt;Kurth-Nelson, Zeb&lt;/author&gt;&lt;/authors&gt;&lt;/contributors&gt;&lt;titles&gt;&lt;title&gt;What is a cognitive map? Organizing knowledge for flexible behavior&lt;/title&gt;&lt;secondary-title&gt;Neuron&lt;/secondary-title&gt;&lt;/titles&gt;&lt;periodical&gt;&lt;full-title&gt;Neuron&lt;/full-title&gt;&lt;abbr-1&gt;Neuron&lt;/abbr-1&gt;&lt;/periodical&gt;&lt;pages&gt;490-509&lt;/pages&gt;&lt;volume&gt;100&lt;/volume&gt;&lt;number&gt;2&lt;/number&gt;&lt;dates&gt;&lt;year&gt;2018&lt;/year&gt;&lt;/dates&gt;&lt;isbn&gt;0896-6273&lt;/isbn&gt;&lt;urls&gt;&lt;related-urls&gt;&lt;url&gt;https://www.sciencedirect.com/science/article/pii/S0896627318308560?via%3Dihub&lt;/url&gt;&lt;/related-urls&gt;&lt;/urls&gt;&lt;/record&gt;&lt;/Cite&gt;&lt;/EndNote&gt;</w:instrText>
      </w:r>
      <w:r w:rsidR="00955C06">
        <w:rPr>
          <w:rFonts w:ascii="Arial" w:hAnsi="Arial" w:cs="Arial"/>
          <w:color w:val="000000" w:themeColor="text1"/>
          <w:sz w:val="22"/>
          <w:szCs w:val="22"/>
        </w:rPr>
        <w:fldChar w:fldCharType="separate"/>
      </w:r>
      <w:r w:rsidR="00D87588" w:rsidRPr="00D87588">
        <w:rPr>
          <w:rFonts w:ascii="Arial" w:hAnsi="Arial" w:cs="Arial"/>
          <w:noProof/>
          <w:color w:val="000000" w:themeColor="text1"/>
          <w:sz w:val="22"/>
          <w:szCs w:val="22"/>
          <w:vertAlign w:val="superscript"/>
        </w:rPr>
        <w:t>2</w:t>
      </w:r>
      <w:r w:rsidR="00955C06">
        <w:rPr>
          <w:rFonts w:ascii="Arial" w:hAnsi="Arial" w:cs="Arial"/>
          <w:color w:val="000000" w:themeColor="text1"/>
          <w:sz w:val="22"/>
          <w:szCs w:val="22"/>
        </w:rPr>
        <w:fldChar w:fldCharType="end"/>
      </w:r>
      <w:r w:rsidR="00CB79C7" w:rsidRPr="00CB79C7">
        <w:rPr>
          <w:rFonts w:ascii="Arial" w:hAnsi="Arial" w:cs="Arial"/>
          <w:color w:val="000000" w:themeColor="text1"/>
          <w:sz w:val="22"/>
          <w:szCs w:val="22"/>
        </w:rPr>
        <w:t>.</w:t>
      </w:r>
      <w:r w:rsidR="00A021A8">
        <w:rPr>
          <w:rFonts w:ascii="Arial" w:hAnsi="Arial" w:cs="Arial"/>
          <w:color w:val="000000" w:themeColor="text1"/>
          <w:sz w:val="22"/>
          <w:szCs w:val="22"/>
        </w:rPr>
        <w:t xml:space="preserve"> </w:t>
      </w:r>
      <w:r w:rsidR="00B57E03">
        <w:rPr>
          <w:rFonts w:ascii="Arial" w:hAnsi="Arial" w:cs="Arial"/>
          <w:color w:val="000000" w:themeColor="text1"/>
          <w:sz w:val="22"/>
          <w:szCs w:val="22"/>
        </w:rPr>
        <w:t>A</w:t>
      </w:r>
      <w:r w:rsidR="00A56CB6">
        <w:rPr>
          <w:rFonts w:ascii="Arial" w:hAnsi="Arial" w:cs="Arial"/>
          <w:color w:val="000000" w:themeColor="text1"/>
          <w:sz w:val="22"/>
          <w:szCs w:val="22"/>
        </w:rPr>
        <w:t xml:space="preserve"> chef </w:t>
      </w:r>
      <w:r w:rsidR="00D936F5">
        <w:rPr>
          <w:rFonts w:ascii="Arial" w:hAnsi="Arial" w:cs="Arial"/>
          <w:color w:val="000000" w:themeColor="text1"/>
          <w:sz w:val="22"/>
          <w:szCs w:val="22"/>
        </w:rPr>
        <w:t>with a</w:t>
      </w:r>
      <w:r w:rsidR="00A56CB6">
        <w:rPr>
          <w:rFonts w:ascii="Arial" w:hAnsi="Arial" w:cs="Arial"/>
          <w:color w:val="000000" w:themeColor="text1"/>
          <w:sz w:val="22"/>
          <w:szCs w:val="22"/>
        </w:rPr>
        <w:t xml:space="preserve"> thorough understand</w:t>
      </w:r>
      <w:r w:rsidR="00D936F5">
        <w:rPr>
          <w:rFonts w:ascii="Arial" w:hAnsi="Arial" w:cs="Arial"/>
          <w:color w:val="000000" w:themeColor="text1"/>
          <w:sz w:val="22"/>
          <w:szCs w:val="22"/>
        </w:rPr>
        <w:t>ing of ingredient composition</w:t>
      </w:r>
      <w:r w:rsidR="00A56CB6">
        <w:rPr>
          <w:rFonts w:ascii="Arial" w:hAnsi="Arial" w:cs="Arial"/>
          <w:color w:val="000000" w:themeColor="text1"/>
          <w:sz w:val="22"/>
          <w:szCs w:val="22"/>
        </w:rPr>
        <w:t xml:space="preserve"> and suitable substitutes can efficiently </w:t>
      </w:r>
      <w:r w:rsidR="00D936F5">
        <w:rPr>
          <w:rFonts w:ascii="Arial" w:hAnsi="Arial" w:cs="Arial"/>
          <w:color w:val="000000" w:themeColor="text1"/>
          <w:sz w:val="22"/>
          <w:szCs w:val="22"/>
        </w:rPr>
        <w:t>modify</w:t>
      </w:r>
      <w:r w:rsidR="00A56CB6">
        <w:rPr>
          <w:rFonts w:ascii="Arial" w:hAnsi="Arial" w:cs="Arial"/>
          <w:color w:val="000000" w:themeColor="text1"/>
          <w:sz w:val="22"/>
          <w:szCs w:val="22"/>
        </w:rPr>
        <w:t xml:space="preserve"> recipes to accommodate allergies without compromising the dish. </w:t>
      </w:r>
      <w:r w:rsidR="00DF6BBA" w:rsidRPr="00DF6BBA">
        <w:rPr>
          <w:rFonts w:ascii="Arial" w:hAnsi="Arial" w:cs="Arial"/>
          <w:color w:val="000000" w:themeColor="text1"/>
          <w:sz w:val="22"/>
          <w:szCs w:val="22"/>
        </w:rPr>
        <w:t>The orbitofrontal cortex (OFC)</w:t>
      </w:r>
      <w:r w:rsidR="00DF6BBA">
        <w:rPr>
          <w:rFonts w:ascii="Arial" w:hAnsi="Arial" w:cs="Arial"/>
          <w:color w:val="000000" w:themeColor="text1"/>
          <w:sz w:val="22"/>
          <w:szCs w:val="22"/>
        </w:rPr>
        <w:t xml:space="preserve"> </w:t>
      </w:r>
      <w:del w:id="95" w:author="Kahnt, Thorsten (NIH/NIDA) [E]" w:date="2025-01-21T10:45:00Z">
        <w:r w:rsidR="00E26725" w:rsidDel="00286923">
          <w:rPr>
            <w:rFonts w:ascii="Arial" w:hAnsi="Arial" w:cs="Arial"/>
            <w:color w:val="000000" w:themeColor="text1"/>
            <w:sz w:val="22"/>
            <w:szCs w:val="22"/>
          </w:rPr>
          <w:delText xml:space="preserve">brain region </w:delText>
        </w:r>
      </w:del>
      <w:r w:rsidR="00DF6BBA">
        <w:rPr>
          <w:rFonts w:ascii="Arial" w:hAnsi="Arial" w:cs="Arial"/>
          <w:color w:val="000000" w:themeColor="text1"/>
          <w:sz w:val="22"/>
          <w:szCs w:val="22"/>
        </w:rPr>
        <w:t xml:space="preserve">plays a </w:t>
      </w:r>
      <w:r w:rsidR="00D60926">
        <w:rPr>
          <w:rFonts w:ascii="Arial" w:hAnsi="Arial" w:cs="Arial"/>
          <w:color w:val="000000" w:themeColor="text1"/>
          <w:sz w:val="22"/>
          <w:szCs w:val="22"/>
        </w:rPr>
        <w:t>central</w:t>
      </w:r>
      <w:r w:rsidR="00DF6BBA">
        <w:rPr>
          <w:rFonts w:ascii="Arial" w:hAnsi="Arial" w:cs="Arial"/>
          <w:color w:val="000000" w:themeColor="text1"/>
          <w:sz w:val="22"/>
          <w:szCs w:val="22"/>
        </w:rPr>
        <w:t xml:space="preserve"> role in both processes, supporting adaptive behaviors through </w:t>
      </w:r>
      <w:r w:rsidR="007D3958">
        <w:rPr>
          <w:rFonts w:ascii="Arial" w:hAnsi="Arial" w:cs="Arial"/>
          <w:color w:val="000000" w:themeColor="text1"/>
          <w:sz w:val="22"/>
          <w:szCs w:val="22"/>
        </w:rPr>
        <w:t>the formation of</w:t>
      </w:r>
      <w:r w:rsidR="007D3958" w:rsidRPr="005C3534">
        <w:rPr>
          <w:rFonts w:ascii="Arial" w:hAnsi="Arial" w:cs="Arial"/>
          <w:color w:val="000000" w:themeColor="text1"/>
          <w:sz w:val="22"/>
          <w:szCs w:val="22"/>
        </w:rPr>
        <w:t xml:space="preserve"> </w:t>
      </w:r>
      <w:r w:rsidR="007D3958">
        <w:rPr>
          <w:rFonts w:ascii="Arial" w:hAnsi="Arial" w:cs="Arial"/>
          <w:color w:val="000000" w:themeColor="text1"/>
          <w:sz w:val="22"/>
          <w:szCs w:val="22"/>
        </w:rPr>
        <w:t>cognitive maps</w:t>
      </w:r>
      <w:r w:rsidR="007D3958">
        <w:rPr>
          <w:rFonts w:ascii="Arial" w:hAnsi="Arial" w:cs="Arial"/>
          <w:color w:val="000000" w:themeColor="text1"/>
          <w:sz w:val="22"/>
          <w:szCs w:val="22"/>
        </w:rPr>
        <w:fldChar w:fldCharType="begin">
          <w:fldData xml:space="preserve">PEVuZE5vdGU+PENpdGU+PEF1dGhvcj5XaWxzb248L0F1dGhvcj48WWVhcj4yMDE0PC9ZZWFyPjxS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</w:fldData>
        </w:fldChar>
      </w:r>
      <w:r w:rsidR="007D3958">
        <w:rPr>
          <w:rFonts w:ascii="Arial" w:hAnsi="Arial" w:cs="Arial"/>
          <w:color w:val="000000" w:themeColor="text1"/>
          <w:sz w:val="22"/>
          <w:szCs w:val="22"/>
        </w:rPr>
        <w:instrText xml:space="preserve"> ADDIN EN.CITE </w:instrText>
      </w:r>
      <w:r w:rsidR="007D3958">
        <w:rPr>
          <w:rFonts w:ascii="Arial" w:hAnsi="Arial" w:cs="Arial"/>
          <w:color w:val="000000" w:themeColor="text1"/>
          <w:sz w:val="22"/>
          <w:szCs w:val="22"/>
        </w:rPr>
        <w:fldChar w:fldCharType="begin">
          <w:fldData xml:space="preserve">PEVuZE5vdGU+PENpdGU+PEF1dGhvcj5XaWxzb248L0F1dGhvcj48WWVhcj4yMDE0PC9ZZWFyPjxS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</w:fldData>
        </w:fldChar>
      </w:r>
      <w:r w:rsidR="007D3958">
        <w:rPr>
          <w:rFonts w:ascii="Arial" w:hAnsi="Arial" w:cs="Arial"/>
          <w:color w:val="000000" w:themeColor="text1"/>
          <w:sz w:val="22"/>
          <w:szCs w:val="22"/>
        </w:rPr>
        <w:instrText xml:space="preserve"> ADDIN EN.CITE.DATA </w:instrText>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end"/>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3,4</w:t>
      </w:r>
      <w:r w:rsidR="007D3958">
        <w:rPr>
          <w:rFonts w:ascii="Arial" w:hAnsi="Arial" w:cs="Arial"/>
          <w:color w:val="000000" w:themeColor="text1"/>
          <w:sz w:val="22"/>
          <w:szCs w:val="22"/>
        </w:rPr>
        <w:fldChar w:fldCharType="end"/>
      </w:r>
      <w:r w:rsidR="007D3958">
        <w:rPr>
          <w:rFonts w:ascii="Arial" w:hAnsi="Arial" w:cs="Arial"/>
          <w:color w:val="000000" w:themeColor="text1"/>
          <w:sz w:val="22"/>
          <w:szCs w:val="22"/>
        </w:rPr>
        <w:t xml:space="preserve"> and</w:t>
      </w:r>
      <w:r w:rsidR="005528FF">
        <w:rPr>
          <w:rFonts w:ascii="Arial" w:hAnsi="Arial" w:cs="Arial"/>
          <w:color w:val="000000" w:themeColor="text1"/>
          <w:sz w:val="22"/>
          <w:szCs w:val="22"/>
        </w:rPr>
        <w:t xml:space="preserve"> use the map to simulate potential</w:t>
      </w:r>
      <w:r w:rsidR="007D3958">
        <w:rPr>
          <w:rFonts w:ascii="Arial" w:hAnsi="Arial" w:cs="Arial"/>
          <w:color w:val="000000" w:themeColor="text1"/>
          <w:sz w:val="22"/>
          <w:szCs w:val="22"/>
        </w:rPr>
        <w:t xml:space="preserve"> </w:t>
      </w:r>
      <w:r w:rsidR="005C3534" w:rsidRPr="005C3534">
        <w:rPr>
          <w:rFonts w:ascii="Arial" w:hAnsi="Arial" w:cs="Arial"/>
          <w:color w:val="000000" w:themeColor="text1"/>
          <w:sz w:val="22"/>
          <w:szCs w:val="22"/>
        </w:rPr>
        <w:t>outcome</w:t>
      </w:r>
      <w:r w:rsidR="005528FF">
        <w:rPr>
          <w:rFonts w:ascii="Arial" w:hAnsi="Arial" w:cs="Arial"/>
          <w:color w:val="000000" w:themeColor="text1"/>
          <w:sz w:val="22"/>
          <w:szCs w:val="22"/>
        </w:rPr>
        <w:t>s</w:t>
      </w:r>
      <w:r w:rsidR="00440DE3">
        <w:rPr>
          <w:rFonts w:ascii="Arial" w:hAnsi="Arial" w:cs="Arial"/>
          <w:color w:val="000000" w:themeColor="text1"/>
          <w:sz w:val="22"/>
          <w:szCs w:val="22"/>
        </w:rPr>
        <w:fldChar w:fldCharType="begin">
          <w:fldData xml:space="preserve">PEVuZE5vdGU+PENpdGU+PEF1dGhvcj5Ib3dhcmQ8L0F1dGhvcj48WWVhcj4yMDIwPC9ZZWFyPjxS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</w:fldData>
        </w:fldChar>
      </w:r>
      <w:r w:rsidR="007D3958">
        <w:rPr>
          <w:rFonts w:ascii="Arial" w:hAnsi="Arial" w:cs="Arial"/>
          <w:color w:val="000000" w:themeColor="text1"/>
          <w:sz w:val="22"/>
          <w:szCs w:val="22"/>
        </w:rPr>
        <w:instrText xml:space="preserve"> ADDIN EN.CITE </w:instrText>
      </w:r>
      <w:r w:rsidR="007D3958">
        <w:rPr>
          <w:rFonts w:ascii="Arial" w:hAnsi="Arial" w:cs="Arial"/>
          <w:color w:val="000000" w:themeColor="text1"/>
          <w:sz w:val="22"/>
          <w:szCs w:val="22"/>
        </w:rPr>
        <w:fldChar w:fldCharType="begin">
          <w:fldData xml:space="preserve">PEVuZE5vdGU+PENpdGU+PEF1dGhvcj5Ib3dhcmQ8L0F1dGhvcj48WWVhcj4yMDIwPC9ZZWFyPjxS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</w:fldData>
        </w:fldChar>
      </w:r>
      <w:r w:rsidR="007D3958">
        <w:rPr>
          <w:rFonts w:ascii="Arial" w:hAnsi="Arial" w:cs="Arial"/>
          <w:color w:val="000000" w:themeColor="text1"/>
          <w:sz w:val="22"/>
          <w:szCs w:val="22"/>
        </w:rPr>
        <w:instrText xml:space="preserve"> ADDIN EN.CITE.DATA </w:instrText>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end"/>
      </w:r>
      <w:r w:rsidR="00440DE3">
        <w:rPr>
          <w:rFonts w:ascii="Arial" w:hAnsi="Arial" w:cs="Arial"/>
          <w:color w:val="000000" w:themeColor="text1"/>
          <w:sz w:val="22"/>
          <w:szCs w:val="22"/>
        </w:rPr>
      </w:r>
      <w:r w:rsidR="00440DE3">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5,6</w:t>
      </w:r>
      <w:r w:rsidR="00440DE3">
        <w:rPr>
          <w:rFonts w:ascii="Arial" w:hAnsi="Arial" w:cs="Arial"/>
          <w:color w:val="000000" w:themeColor="text1"/>
          <w:sz w:val="22"/>
          <w:szCs w:val="22"/>
        </w:rPr>
        <w:fldChar w:fldCharType="end"/>
      </w:r>
      <w:r w:rsidR="007D3958">
        <w:rPr>
          <w:rFonts w:ascii="Arial" w:hAnsi="Arial" w:cs="Arial"/>
          <w:color w:val="000000" w:themeColor="text1"/>
          <w:sz w:val="22"/>
          <w:szCs w:val="22"/>
        </w:rPr>
        <w:t>.</w:t>
      </w:r>
      <w:r w:rsidR="000D3FED">
        <w:rPr>
          <w:rFonts w:ascii="Arial" w:hAnsi="Arial" w:cs="Arial"/>
          <w:color w:val="000000" w:themeColor="text1"/>
          <w:sz w:val="22"/>
          <w:szCs w:val="22"/>
        </w:rPr>
        <w:t xml:space="preserve"> </w:t>
      </w:r>
    </w:p>
    <w:p w14:paraId="0EE274C1" w14:textId="0F0F5C71" w:rsidR="000F5631" w:rsidRPr="000F5631" w:rsidRDefault="004A73CB" w:rsidP="00370D5B">
      <w:pPr>
        <w:spacing w:after="120"/>
        <w:rPr>
          <w:rFonts w:ascii="Arial" w:hAnsi="Arial" w:cs="Arial"/>
          <w:color w:val="000000" w:themeColor="text1"/>
          <w:sz w:val="22"/>
          <w:szCs w:val="22"/>
        </w:rPr>
      </w:pPr>
      <w:bookmarkStart w:id="96" w:name="OLE_LINK48"/>
      <w:bookmarkStart w:id="97" w:name="OLE_LINK46"/>
      <w:bookmarkStart w:id="98" w:name="OLE_LINK47"/>
      <w:bookmarkStart w:id="99" w:name="OLE_LINK32"/>
      <w:bookmarkEnd w:id="92"/>
      <w:r w:rsidRPr="000F5631">
        <w:rPr>
          <w:rFonts w:ascii="Arial" w:hAnsi="Arial" w:cs="Arial"/>
          <w:color w:val="000000" w:themeColor="text1"/>
          <w:sz w:val="22"/>
          <w:szCs w:val="22"/>
        </w:rPr>
        <w:t xml:space="preserve">Across </w:t>
      </w:r>
      <w:r w:rsidR="00E916C9" w:rsidRPr="000F5631">
        <w:rPr>
          <w:rFonts w:ascii="Arial" w:hAnsi="Arial" w:cs="Arial"/>
          <w:color w:val="000000" w:themeColor="text1"/>
          <w:sz w:val="22"/>
          <w:szCs w:val="22"/>
        </w:rPr>
        <w:t>species</w:t>
      </w:r>
      <w:r w:rsidRPr="000F5631">
        <w:rPr>
          <w:rFonts w:ascii="Arial" w:hAnsi="Arial" w:cs="Arial"/>
          <w:color w:val="000000" w:themeColor="text1"/>
          <w:sz w:val="22"/>
          <w:szCs w:val="22"/>
        </w:rPr>
        <w:t xml:space="preserve">, </w:t>
      </w:r>
      <w:r w:rsidR="00FB0766" w:rsidRPr="000F5631">
        <w:rPr>
          <w:rFonts w:ascii="Arial" w:hAnsi="Arial" w:cs="Arial"/>
          <w:color w:val="000000" w:themeColor="text1"/>
          <w:sz w:val="22"/>
          <w:szCs w:val="22"/>
        </w:rPr>
        <w:t>the OFC is</w:t>
      </w:r>
      <w:r w:rsidR="00BB4CAE" w:rsidRPr="000F5631">
        <w:rPr>
          <w:rFonts w:ascii="Arial" w:hAnsi="Arial" w:cs="Arial"/>
          <w:color w:val="000000" w:themeColor="text1"/>
          <w:sz w:val="22"/>
          <w:szCs w:val="22"/>
        </w:rPr>
        <w:t xml:space="preserve"> </w:t>
      </w:r>
      <w:r w:rsidR="00392B96" w:rsidRPr="000F5631">
        <w:rPr>
          <w:rFonts w:ascii="Arial" w:hAnsi="Arial" w:cs="Arial"/>
          <w:color w:val="000000" w:themeColor="text1"/>
          <w:sz w:val="22"/>
          <w:szCs w:val="22"/>
        </w:rPr>
        <w:t>known</w:t>
      </w:r>
      <w:r w:rsidR="00BB4CAE" w:rsidRPr="000F5631">
        <w:rPr>
          <w:rFonts w:ascii="Arial" w:hAnsi="Arial" w:cs="Arial"/>
          <w:color w:val="000000" w:themeColor="text1"/>
          <w:sz w:val="22"/>
          <w:szCs w:val="22"/>
        </w:rPr>
        <w:t xml:space="preserve"> as </w:t>
      </w:r>
      <w:r w:rsidR="00FB0766" w:rsidRPr="000F5631">
        <w:rPr>
          <w:rFonts w:ascii="Arial" w:hAnsi="Arial" w:cs="Arial"/>
          <w:color w:val="000000" w:themeColor="text1"/>
          <w:sz w:val="22"/>
          <w:szCs w:val="22"/>
        </w:rPr>
        <w:t>a heterogeneous region</w:t>
      </w:r>
      <w:r w:rsidR="00904675" w:rsidRPr="000F5631">
        <w:rPr>
          <w:rFonts w:ascii="Arial" w:hAnsi="Arial" w:cs="Arial"/>
          <w:color w:val="000000" w:themeColor="text1"/>
          <w:sz w:val="22"/>
          <w:szCs w:val="22"/>
        </w:rPr>
        <w:t xml:space="preserve">, </w:t>
      </w:r>
      <w:r w:rsidR="00FB0766" w:rsidRPr="000F5631">
        <w:rPr>
          <w:rFonts w:ascii="Arial" w:hAnsi="Arial" w:cs="Arial"/>
          <w:color w:val="000000" w:themeColor="text1"/>
          <w:sz w:val="22"/>
          <w:szCs w:val="22"/>
        </w:rPr>
        <w:t>comp</w:t>
      </w:r>
      <w:r w:rsidR="00904675" w:rsidRPr="000F5631">
        <w:rPr>
          <w:rFonts w:ascii="Arial" w:hAnsi="Arial" w:cs="Arial"/>
          <w:color w:val="000000" w:themeColor="text1"/>
          <w:sz w:val="22"/>
          <w:szCs w:val="22"/>
        </w:rPr>
        <w:t>rising</w:t>
      </w:r>
      <w:r w:rsidR="00FB0766" w:rsidRPr="000F5631">
        <w:rPr>
          <w:rFonts w:ascii="Arial" w:hAnsi="Arial" w:cs="Arial"/>
          <w:color w:val="000000" w:themeColor="text1"/>
          <w:sz w:val="22"/>
          <w:szCs w:val="22"/>
        </w:rPr>
        <w:t xml:space="preserve"> subregions with </w:t>
      </w:r>
      <w:r w:rsidR="001878D4" w:rsidRPr="000F5631">
        <w:rPr>
          <w:rFonts w:ascii="Arial" w:hAnsi="Arial" w:cs="Arial"/>
          <w:color w:val="000000" w:themeColor="text1"/>
          <w:sz w:val="22"/>
          <w:szCs w:val="22"/>
        </w:rPr>
        <w:t>varying</w:t>
      </w:r>
      <w:r w:rsidR="00FB0766" w:rsidRPr="000F5631">
        <w:rPr>
          <w:rFonts w:ascii="Arial" w:hAnsi="Arial" w:cs="Arial"/>
          <w:color w:val="000000" w:themeColor="text1"/>
          <w:sz w:val="22"/>
          <w:szCs w:val="22"/>
        </w:rPr>
        <w:t xml:space="preserve"> anatomical and functional properties</w:t>
      </w:r>
      <w:bookmarkStart w:id="100" w:name="OLE_LINK41"/>
      <w:bookmarkEnd w:id="93"/>
      <w:r w:rsidR="00285A4D">
        <w:rPr>
          <w:rFonts w:ascii="Arial" w:hAnsi="Arial" w:cs="Arial"/>
          <w:color w:val="000000" w:themeColor="text1"/>
          <w:sz w:val="22"/>
          <w:szCs w:val="22"/>
        </w:rPr>
        <w:t xml:space="preserve"> </w:t>
      </w:r>
      <w:r w:rsidR="00CC48F3">
        <w:rPr>
          <w:rFonts w:ascii="Arial" w:hAnsi="Arial" w:cs="Arial"/>
          <w:color w:val="000000" w:themeColor="text1"/>
          <w:sz w:val="22"/>
          <w:szCs w:val="22"/>
        </w:rPr>
        <w:t>along</w:t>
      </w:r>
      <w:r w:rsidR="00285A4D">
        <w:rPr>
          <w:rFonts w:ascii="Arial" w:hAnsi="Arial" w:cs="Arial"/>
          <w:color w:val="000000" w:themeColor="text1"/>
          <w:sz w:val="22"/>
          <w:szCs w:val="22"/>
        </w:rPr>
        <w:t xml:space="preserve"> both</w:t>
      </w:r>
      <w:r w:rsidR="00CC48F3">
        <w:rPr>
          <w:rFonts w:ascii="Arial" w:hAnsi="Arial" w:cs="Arial"/>
          <w:color w:val="000000" w:themeColor="text1"/>
          <w:sz w:val="22"/>
          <w:szCs w:val="22"/>
        </w:rPr>
        <w:t xml:space="preserve"> mediolateral and anterior-posterior gradient</w:t>
      </w:r>
      <w:r w:rsidR="00285A4D">
        <w:rPr>
          <w:rFonts w:ascii="Arial" w:hAnsi="Arial" w:cs="Arial"/>
          <w:color w:val="000000" w:themeColor="text1"/>
          <w:sz w:val="22"/>
          <w:szCs w:val="22"/>
        </w:rPr>
        <w:t>s</w:t>
      </w:r>
      <w:r w:rsidR="00285A4D" w:rsidRPr="000F5631">
        <w:rPr>
          <w:rFonts w:ascii="Arial" w:hAnsi="Arial" w:cs="Arial"/>
          <w:color w:val="000000" w:themeColor="text1"/>
          <w:sz w:val="22"/>
          <w:szCs w:val="22"/>
        </w:rPr>
        <w:fldChar w:fldCharType="begin">
          <w:fldData xml:space="preserve">PEVuZE5vdGU+PENpdGU+PEF1dGhvcj5QcmljZTwvQXV0aG9yPjxZZWFyPjIwMDc8L1llYXI+PFJl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</w:fldData>
        </w:fldChar>
      </w:r>
      <w:r w:rsidR="00285A4D">
        <w:rPr>
          <w:rFonts w:ascii="Arial" w:hAnsi="Arial" w:cs="Arial"/>
          <w:color w:val="000000" w:themeColor="text1"/>
          <w:sz w:val="22"/>
          <w:szCs w:val="22"/>
        </w:rPr>
        <w:instrText xml:space="preserve"> ADDIN EN.CITE </w:instrText>
      </w:r>
      <w:r w:rsidR="00285A4D">
        <w:rPr>
          <w:rFonts w:ascii="Arial" w:hAnsi="Arial" w:cs="Arial"/>
          <w:color w:val="000000" w:themeColor="text1"/>
          <w:sz w:val="22"/>
          <w:szCs w:val="22"/>
        </w:rPr>
        <w:fldChar w:fldCharType="begin">
          <w:fldData xml:space="preserve">PEVuZE5vdGU+PENpdGU+PEF1dGhvcj5QcmljZTwvQXV0aG9yPjxZZWFyPjIwMDc8L1llYXI+PFJl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</w:fldData>
        </w:fldChar>
      </w:r>
      <w:r w:rsidR="00285A4D">
        <w:rPr>
          <w:rFonts w:ascii="Arial" w:hAnsi="Arial" w:cs="Arial"/>
          <w:color w:val="000000" w:themeColor="text1"/>
          <w:sz w:val="22"/>
          <w:szCs w:val="22"/>
        </w:rPr>
        <w:instrText xml:space="preserve"> ADDIN EN.CITE.DATA </w:instrText>
      </w:r>
      <w:r w:rsidR="00285A4D">
        <w:rPr>
          <w:rFonts w:ascii="Arial" w:hAnsi="Arial" w:cs="Arial"/>
          <w:color w:val="000000" w:themeColor="text1"/>
          <w:sz w:val="22"/>
          <w:szCs w:val="22"/>
        </w:rPr>
      </w:r>
      <w:r w:rsidR="00285A4D">
        <w:rPr>
          <w:rFonts w:ascii="Arial" w:hAnsi="Arial" w:cs="Arial"/>
          <w:color w:val="000000" w:themeColor="text1"/>
          <w:sz w:val="22"/>
          <w:szCs w:val="22"/>
        </w:rPr>
        <w:fldChar w:fldCharType="end"/>
      </w:r>
      <w:r w:rsidR="00285A4D" w:rsidRPr="000F5631">
        <w:rPr>
          <w:rFonts w:ascii="Arial" w:hAnsi="Arial" w:cs="Arial"/>
          <w:color w:val="000000" w:themeColor="text1"/>
          <w:sz w:val="22"/>
          <w:szCs w:val="22"/>
        </w:rPr>
      </w:r>
      <w:r w:rsidR="00285A4D" w:rsidRPr="000F5631">
        <w:rPr>
          <w:rFonts w:ascii="Arial" w:hAnsi="Arial" w:cs="Arial"/>
          <w:color w:val="000000" w:themeColor="text1"/>
          <w:sz w:val="22"/>
          <w:szCs w:val="22"/>
        </w:rPr>
        <w:fldChar w:fldCharType="separate"/>
      </w:r>
      <w:r w:rsidR="00285A4D" w:rsidRPr="00B4398A">
        <w:rPr>
          <w:rFonts w:ascii="Arial" w:hAnsi="Arial" w:cs="Arial"/>
          <w:noProof/>
          <w:color w:val="000000" w:themeColor="text1"/>
          <w:sz w:val="22"/>
          <w:szCs w:val="22"/>
          <w:vertAlign w:val="superscript"/>
        </w:rPr>
        <w:t>7-15</w:t>
      </w:r>
      <w:r w:rsidR="00285A4D" w:rsidRPr="000F5631">
        <w:rPr>
          <w:rFonts w:ascii="Arial" w:hAnsi="Arial" w:cs="Arial"/>
          <w:color w:val="000000" w:themeColor="text1"/>
          <w:sz w:val="22"/>
          <w:szCs w:val="22"/>
        </w:rPr>
        <w:fldChar w:fldCharType="end"/>
      </w:r>
      <w:r w:rsidR="00CC48F3">
        <w:rPr>
          <w:rFonts w:ascii="Arial" w:hAnsi="Arial" w:cs="Arial"/>
          <w:color w:val="000000" w:themeColor="text1"/>
          <w:sz w:val="22"/>
          <w:szCs w:val="22"/>
        </w:rPr>
        <w:t>.</w:t>
      </w:r>
      <w:r w:rsidR="00CB02AF">
        <w:rPr>
          <w:rFonts w:ascii="Arial" w:hAnsi="Arial" w:cs="Arial"/>
          <w:color w:val="000000" w:themeColor="text1"/>
          <w:sz w:val="22"/>
          <w:szCs w:val="22"/>
        </w:rPr>
        <w:t xml:space="preserve"> </w:t>
      </w:r>
      <w:r w:rsidR="0068173B" w:rsidRPr="000F5631">
        <w:rPr>
          <w:rFonts w:ascii="Arial" w:hAnsi="Arial" w:cs="Arial"/>
          <w:color w:val="000000" w:themeColor="text1"/>
          <w:sz w:val="22"/>
          <w:szCs w:val="22"/>
        </w:rPr>
        <w:t xml:space="preserve">In humans, studies </w:t>
      </w:r>
      <w:r w:rsidR="00904675" w:rsidRPr="000F5631">
        <w:rPr>
          <w:rFonts w:ascii="Arial" w:hAnsi="Arial" w:cs="Arial"/>
          <w:color w:val="000000" w:themeColor="text1"/>
          <w:sz w:val="22"/>
          <w:szCs w:val="22"/>
        </w:rPr>
        <w:t>on value-based decision-making ha</w:t>
      </w:r>
      <w:r w:rsidR="0068173B" w:rsidRPr="000F5631">
        <w:rPr>
          <w:rFonts w:ascii="Arial" w:hAnsi="Arial" w:cs="Arial"/>
          <w:color w:val="000000" w:themeColor="text1"/>
          <w:sz w:val="22"/>
          <w:szCs w:val="22"/>
        </w:rPr>
        <w:t>ve</w:t>
      </w:r>
      <w:r w:rsidR="00904675" w:rsidRPr="000F5631">
        <w:rPr>
          <w:rFonts w:ascii="Arial" w:hAnsi="Arial" w:cs="Arial"/>
          <w:color w:val="000000" w:themeColor="text1"/>
          <w:sz w:val="22"/>
          <w:szCs w:val="22"/>
        </w:rPr>
        <w:t xml:space="preserve"> primarily focused on the functional </w:t>
      </w:r>
      <w:r w:rsidR="00285A4D">
        <w:rPr>
          <w:rFonts w:ascii="Arial" w:hAnsi="Arial" w:cs="Arial"/>
          <w:color w:val="000000" w:themeColor="text1"/>
          <w:sz w:val="22"/>
          <w:szCs w:val="22"/>
        </w:rPr>
        <w:t>distinctions between the medial and lateral OFC</w:t>
      </w:r>
      <w:r w:rsidR="005A771B" w:rsidRPr="000F5631">
        <w:rPr>
          <w:rFonts w:ascii="Arial" w:hAnsi="Arial" w:cs="Arial"/>
          <w:color w:val="000000" w:themeColor="text1"/>
          <w:sz w:val="22"/>
          <w:szCs w:val="22"/>
        </w:rPr>
        <w:fldChar w:fldCharType="begin">
          <w:fldData xml:space="preserve">PEVuZE5vdGU+PENpdGU+PEF1dGhvcj5XYWx0b248L0F1dGhvcj48WWVhcj4yMDExPC9ZZWFyPjxS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==
</w:fldData>
        </w:fldChar>
      </w:r>
      <w:r w:rsidR="007864F3" w:rsidRPr="000F5631">
        <w:rPr>
          <w:rFonts w:ascii="Arial" w:hAnsi="Arial" w:cs="Arial"/>
          <w:color w:val="000000" w:themeColor="text1"/>
          <w:sz w:val="22"/>
          <w:szCs w:val="22"/>
        </w:rPr>
        <w:instrText xml:space="preserve"> ADDIN EN.CITE </w:instrText>
      </w:r>
      <w:r w:rsidR="007864F3" w:rsidRPr="000F5631">
        <w:rPr>
          <w:rFonts w:ascii="Arial" w:hAnsi="Arial" w:cs="Arial"/>
          <w:color w:val="000000" w:themeColor="text1"/>
          <w:sz w:val="22"/>
          <w:szCs w:val="22"/>
        </w:rPr>
        <w:fldChar w:fldCharType="begin">
          <w:fldData xml:space="preserve">PEVuZE5vdGU+PENpdGU+PEF1dGhvcj5XYWx0b248L0F1dGhvcj48WWVhcj4yMDExPC9ZZWFyPjxS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==
</w:fldData>
        </w:fldChar>
      </w:r>
      <w:r w:rsidR="007864F3" w:rsidRPr="000F5631">
        <w:rPr>
          <w:rFonts w:ascii="Arial" w:hAnsi="Arial" w:cs="Arial"/>
          <w:color w:val="000000" w:themeColor="text1"/>
          <w:sz w:val="22"/>
          <w:szCs w:val="22"/>
        </w:rPr>
        <w:instrText xml:space="preserve"> ADDIN EN.CITE.DATA </w:instrText>
      </w:r>
      <w:r w:rsidR="007864F3" w:rsidRPr="000F5631">
        <w:rPr>
          <w:rFonts w:ascii="Arial" w:hAnsi="Arial" w:cs="Arial"/>
          <w:color w:val="000000" w:themeColor="text1"/>
          <w:sz w:val="22"/>
          <w:szCs w:val="22"/>
        </w:rPr>
      </w:r>
      <w:r w:rsidR="007864F3" w:rsidRPr="000F5631">
        <w:rPr>
          <w:rFonts w:ascii="Arial" w:hAnsi="Arial" w:cs="Arial"/>
          <w:color w:val="000000" w:themeColor="text1"/>
          <w:sz w:val="22"/>
          <w:szCs w:val="22"/>
        </w:rPr>
        <w:fldChar w:fldCharType="end"/>
      </w:r>
      <w:r w:rsidR="005A771B" w:rsidRPr="000F5631">
        <w:rPr>
          <w:rFonts w:ascii="Arial" w:hAnsi="Arial" w:cs="Arial"/>
          <w:color w:val="000000" w:themeColor="text1"/>
          <w:sz w:val="22"/>
          <w:szCs w:val="22"/>
        </w:rPr>
      </w:r>
      <w:r w:rsidR="005A771B" w:rsidRPr="000F5631">
        <w:rPr>
          <w:rFonts w:ascii="Arial" w:hAnsi="Arial" w:cs="Arial"/>
          <w:color w:val="000000" w:themeColor="text1"/>
          <w:sz w:val="22"/>
          <w:szCs w:val="22"/>
        </w:rPr>
        <w:fldChar w:fldCharType="separate"/>
      </w:r>
      <w:r w:rsidR="007864F3" w:rsidRPr="000F5631">
        <w:rPr>
          <w:rFonts w:ascii="Arial" w:hAnsi="Arial" w:cs="Arial"/>
          <w:noProof/>
          <w:color w:val="000000" w:themeColor="text1"/>
          <w:sz w:val="22"/>
          <w:szCs w:val="22"/>
          <w:vertAlign w:val="superscript"/>
        </w:rPr>
        <w:t>8,9,13</w:t>
      </w:r>
      <w:r w:rsidR="005A771B" w:rsidRPr="000F5631">
        <w:rPr>
          <w:rFonts w:ascii="Arial" w:hAnsi="Arial" w:cs="Arial"/>
          <w:color w:val="000000" w:themeColor="text1"/>
          <w:sz w:val="22"/>
          <w:szCs w:val="22"/>
        </w:rPr>
        <w:fldChar w:fldCharType="end"/>
      </w:r>
      <w:r w:rsidR="006F5717" w:rsidRPr="000F5631">
        <w:rPr>
          <w:rFonts w:ascii="Arial" w:hAnsi="Arial" w:cs="Arial"/>
          <w:color w:val="000000" w:themeColor="text1"/>
          <w:sz w:val="22"/>
          <w:szCs w:val="22"/>
        </w:rPr>
        <w:t>.</w:t>
      </w:r>
      <w:bookmarkEnd w:id="100"/>
      <w:r w:rsidR="006F5717" w:rsidRPr="000F5631">
        <w:rPr>
          <w:rFonts w:ascii="Arial" w:hAnsi="Arial" w:cs="Arial"/>
          <w:color w:val="000000" w:themeColor="text1"/>
          <w:sz w:val="22"/>
          <w:szCs w:val="22"/>
        </w:rPr>
        <w:t xml:space="preserve"> </w:t>
      </w:r>
      <w:bookmarkStart w:id="101" w:name="OLE_LINK42"/>
      <w:r w:rsidR="00274E0D">
        <w:rPr>
          <w:rFonts w:ascii="Arial" w:hAnsi="Arial" w:cs="Arial"/>
          <w:color w:val="000000" w:themeColor="text1"/>
          <w:sz w:val="22"/>
          <w:szCs w:val="22"/>
        </w:rPr>
        <w:t>However</w:t>
      </w:r>
      <w:r w:rsidR="0068173B" w:rsidRPr="000F5631">
        <w:rPr>
          <w:rFonts w:ascii="Arial" w:hAnsi="Arial" w:cs="Arial"/>
          <w:color w:val="000000" w:themeColor="text1"/>
          <w:sz w:val="22"/>
          <w:szCs w:val="22"/>
        </w:rPr>
        <w:t>, the anterior-posterior gradient has received less attention, despite</w:t>
      </w:r>
      <w:r w:rsidR="0068173B">
        <w:rPr>
          <w:rFonts w:ascii="Arial" w:hAnsi="Arial" w:cs="Arial"/>
          <w:color w:val="000000" w:themeColor="text1"/>
          <w:sz w:val="22"/>
          <w:szCs w:val="22"/>
        </w:rPr>
        <w:t xml:space="preserve"> </w:t>
      </w:r>
      <w:del w:id="102" w:author="Kahnt, Thorsten (NIH/NIDA) [E]" w:date="2025-01-21T10:46:00Z">
        <w:r w:rsidR="00065EDD" w:rsidRPr="00EF14CC" w:rsidDel="00286923">
          <w:rPr>
            <w:rFonts w:ascii="Arial" w:hAnsi="Arial" w:cs="Arial"/>
            <w:color w:val="000000" w:themeColor="text1"/>
            <w:sz w:val="22"/>
            <w:szCs w:val="22"/>
          </w:rPr>
          <w:delText>cytoarchitecture</w:delText>
        </w:r>
        <w:r w:rsidR="00065EDD" w:rsidDel="00286923">
          <w:rPr>
            <w:rFonts w:ascii="Arial" w:hAnsi="Arial" w:cs="Arial"/>
            <w:color w:val="000000" w:themeColor="text1"/>
            <w:sz w:val="22"/>
            <w:szCs w:val="22"/>
          </w:rPr>
          <w:delText xml:space="preserve"> </w:delText>
        </w:r>
      </w:del>
      <w:ins w:id="103" w:author="Kahnt, Thorsten (NIH/NIDA) [E]" w:date="2025-01-21T10:46:00Z">
        <w:r w:rsidR="00286923">
          <w:rPr>
            <w:rFonts w:ascii="Arial" w:hAnsi="Arial" w:cs="Arial"/>
            <w:color w:val="000000" w:themeColor="text1"/>
            <w:sz w:val="22"/>
            <w:szCs w:val="22"/>
          </w:rPr>
          <w:t>anatomical</w:t>
        </w:r>
        <w:r w:rsidR="00286923">
          <w:rPr>
            <w:rFonts w:ascii="Arial" w:hAnsi="Arial" w:cs="Arial"/>
            <w:color w:val="000000" w:themeColor="text1"/>
            <w:sz w:val="22"/>
            <w:szCs w:val="22"/>
          </w:rPr>
          <w:t xml:space="preserve"> </w:t>
        </w:r>
      </w:ins>
      <w:r w:rsidR="00065EDD">
        <w:rPr>
          <w:rFonts w:ascii="Arial" w:hAnsi="Arial" w:cs="Arial"/>
          <w:color w:val="000000" w:themeColor="text1"/>
          <w:sz w:val="22"/>
          <w:szCs w:val="22"/>
        </w:rPr>
        <w:t>studies</w:t>
      </w:r>
      <w:r w:rsidR="00842750">
        <w:rPr>
          <w:rFonts w:ascii="Arial" w:hAnsi="Arial" w:cs="Arial"/>
          <w:color w:val="000000" w:themeColor="text1"/>
          <w:sz w:val="22"/>
          <w:szCs w:val="22"/>
        </w:rPr>
        <w:t xml:space="preserve"> </w:t>
      </w:r>
      <w:r w:rsidR="0068173B">
        <w:rPr>
          <w:rFonts w:ascii="Arial" w:hAnsi="Arial" w:cs="Arial"/>
          <w:color w:val="000000" w:themeColor="text1"/>
          <w:sz w:val="22"/>
          <w:szCs w:val="22"/>
        </w:rPr>
        <w:t>in</w:t>
      </w:r>
      <w:r w:rsidR="00842750">
        <w:rPr>
          <w:rFonts w:ascii="Arial" w:hAnsi="Arial" w:cs="Arial"/>
          <w:color w:val="000000" w:themeColor="text1"/>
          <w:sz w:val="22"/>
          <w:szCs w:val="22"/>
        </w:rPr>
        <w:t xml:space="preserve"> humans and non-human primates</w:t>
      </w:r>
      <w:r w:rsidR="00065EDD">
        <w:rPr>
          <w:rFonts w:ascii="Arial" w:hAnsi="Arial" w:cs="Arial"/>
          <w:color w:val="000000" w:themeColor="text1"/>
          <w:sz w:val="22"/>
          <w:szCs w:val="22"/>
        </w:rPr>
        <w:t xml:space="preserve"> reveal</w:t>
      </w:r>
      <w:r w:rsidR="0068173B">
        <w:rPr>
          <w:rFonts w:ascii="Arial" w:hAnsi="Arial" w:cs="Arial"/>
          <w:color w:val="000000" w:themeColor="text1"/>
          <w:sz w:val="22"/>
          <w:szCs w:val="22"/>
        </w:rPr>
        <w:t>ing</w:t>
      </w:r>
      <w:r w:rsidR="00065EDD">
        <w:rPr>
          <w:rFonts w:ascii="Arial" w:hAnsi="Arial" w:cs="Arial"/>
          <w:color w:val="000000" w:themeColor="text1"/>
          <w:sz w:val="22"/>
          <w:szCs w:val="22"/>
        </w:rPr>
        <w:t xml:space="preserve"> a </w:t>
      </w:r>
      <w:ins w:id="104" w:author="Kahnt, Thorsten (NIH/NIDA) [E]" w:date="2025-01-21T10:46:00Z">
        <w:r w:rsidR="00286923">
          <w:rPr>
            <w:rFonts w:ascii="Arial" w:hAnsi="Arial" w:cs="Arial"/>
            <w:color w:val="000000" w:themeColor="text1"/>
            <w:sz w:val="22"/>
            <w:szCs w:val="22"/>
          </w:rPr>
          <w:t xml:space="preserve">cytoarchitectural </w:t>
        </w:r>
      </w:ins>
      <w:r w:rsidR="00065EDD">
        <w:rPr>
          <w:rFonts w:ascii="Arial" w:hAnsi="Arial" w:cs="Arial"/>
          <w:color w:val="000000" w:themeColor="text1"/>
          <w:sz w:val="22"/>
          <w:szCs w:val="22"/>
        </w:rPr>
        <w:t xml:space="preserve">progression from granular to agranular cortex along this </w:t>
      </w:r>
      <w:bookmarkEnd w:id="96"/>
      <w:r w:rsidR="005C0ADC">
        <w:rPr>
          <w:rFonts w:ascii="Arial" w:hAnsi="Arial" w:cs="Arial"/>
          <w:color w:val="000000" w:themeColor="text1"/>
          <w:sz w:val="22"/>
          <w:szCs w:val="22"/>
        </w:rPr>
        <w:t>axis</w:t>
      </w:r>
      <w:r w:rsidR="00CC45ED">
        <w:rPr>
          <w:rFonts w:ascii="Arial" w:hAnsi="Arial" w:cs="Arial"/>
          <w:color w:val="000000" w:themeColor="text1"/>
          <w:sz w:val="22"/>
          <w:szCs w:val="22"/>
        </w:rPr>
        <w:fldChar w:fldCharType="begin">
          <w:fldData xml:space="preserve">PEVuZE5vdGU+PENpdGU+PEF1dGhvcj5XYWxsaXM8L0F1dGhvcj48WWVhcj4yMDEyPC9ZZWFyPjxS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PEVuZE5vdGU+PENpdGU+PEF1dGhvcj5XYWxsaXM8L0F1dGhvcj48WWVhcj4yMDEyPC9ZZWFyPjxS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CC45ED">
        <w:rPr>
          <w:rFonts w:ascii="Arial" w:hAnsi="Arial" w:cs="Arial"/>
          <w:color w:val="000000" w:themeColor="text1"/>
          <w:sz w:val="22"/>
          <w:szCs w:val="22"/>
        </w:rPr>
      </w:r>
      <w:r w:rsidR="00CC45ED">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7,8,14,15</w:t>
      </w:r>
      <w:r w:rsidR="00CC45ED">
        <w:rPr>
          <w:rFonts w:ascii="Arial" w:hAnsi="Arial" w:cs="Arial"/>
          <w:color w:val="000000" w:themeColor="text1"/>
          <w:sz w:val="22"/>
          <w:szCs w:val="22"/>
        </w:rPr>
        <w:fldChar w:fldCharType="end"/>
      </w:r>
      <w:r w:rsidR="00BB5A36">
        <w:rPr>
          <w:rFonts w:ascii="Arial" w:hAnsi="Arial" w:cs="Arial"/>
          <w:color w:val="000000" w:themeColor="text1"/>
          <w:sz w:val="22"/>
          <w:szCs w:val="22"/>
        </w:rPr>
        <w:t xml:space="preserve">. </w:t>
      </w:r>
    </w:p>
    <w:p w14:paraId="553C5946" w14:textId="77777777" w:rsidR="00286923" w:rsidRDefault="005638D3" w:rsidP="004916AE">
      <w:pPr>
        <w:spacing w:after="120"/>
        <w:rPr>
          <w:ins w:id="105" w:author="Kahnt, Thorsten (NIH/NIDA) [E]" w:date="2025-01-21T10:49:00Z"/>
          <w:rFonts w:ascii="Arial" w:hAnsi="Arial" w:cs="Arial"/>
          <w:sz w:val="22"/>
          <w:szCs w:val="22"/>
        </w:rPr>
      </w:pPr>
      <w:bookmarkStart w:id="106" w:name="OLE_LINK43"/>
      <w:bookmarkEnd w:id="97"/>
      <w:bookmarkEnd w:id="98"/>
      <w:r>
        <w:rPr>
          <w:rFonts w:ascii="Arial" w:hAnsi="Arial" w:cs="Arial"/>
          <w:color w:val="000000" w:themeColor="text1"/>
          <w:sz w:val="22"/>
          <w:szCs w:val="22"/>
        </w:rPr>
        <w:t>This study aims to identify the</w:t>
      </w:r>
      <w:r w:rsidR="008B6427">
        <w:rPr>
          <w:rFonts w:ascii="Arial" w:hAnsi="Arial" w:cs="Arial"/>
          <w:color w:val="000000" w:themeColor="text1"/>
          <w:sz w:val="22"/>
          <w:szCs w:val="22"/>
        </w:rPr>
        <w:t xml:space="preserve"> distinct</w:t>
      </w:r>
      <w:r>
        <w:rPr>
          <w:rFonts w:ascii="Arial" w:hAnsi="Arial" w:cs="Arial"/>
          <w:color w:val="000000" w:themeColor="text1"/>
          <w:sz w:val="22"/>
          <w:szCs w:val="22"/>
        </w:rPr>
        <w:t xml:space="preserve"> </w:t>
      </w:r>
      <w:r w:rsidR="00016DB4">
        <w:rPr>
          <w:rFonts w:ascii="Arial" w:hAnsi="Arial" w:cs="Arial"/>
          <w:color w:val="000000" w:themeColor="text1"/>
          <w:sz w:val="22"/>
          <w:szCs w:val="22"/>
        </w:rPr>
        <w:t xml:space="preserve">roles of </w:t>
      </w:r>
      <w:r w:rsidR="00610C3A">
        <w:rPr>
          <w:rFonts w:ascii="Arial" w:hAnsi="Arial" w:cs="Arial"/>
          <w:color w:val="000000" w:themeColor="text1"/>
          <w:sz w:val="22"/>
          <w:szCs w:val="22"/>
        </w:rPr>
        <w:t xml:space="preserve">anterior-posterior </w:t>
      </w:r>
      <w:del w:id="107" w:author="Kahnt, Thorsten (NIH/NIDA) [E]" w:date="2025-01-21T10:47:00Z">
        <w:r w:rsidR="00610C3A" w:rsidDel="00286923">
          <w:rPr>
            <w:rFonts w:ascii="Arial" w:hAnsi="Arial" w:cs="Arial"/>
            <w:color w:val="000000" w:themeColor="text1"/>
            <w:sz w:val="22"/>
            <w:szCs w:val="22"/>
          </w:rPr>
          <w:delText xml:space="preserve">gradient </w:delText>
        </w:r>
      </w:del>
      <w:r w:rsidR="00016DB4">
        <w:rPr>
          <w:rFonts w:ascii="Arial" w:hAnsi="Arial" w:cs="Arial"/>
          <w:color w:val="000000" w:themeColor="text1"/>
          <w:sz w:val="22"/>
          <w:szCs w:val="22"/>
        </w:rPr>
        <w:t>subregions</w:t>
      </w:r>
      <w:r w:rsidR="00300820">
        <w:rPr>
          <w:rFonts w:ascii="Arial" w:hAnsi="Arial" w:cs="Arial"/>
          <w:color w:val="000000" w:themeColor="text1"/>
          <w:sz w:val="22"/>
          <w:szCs w:val="22"/>
        </w:rPr>
        <w:t xml:space="preserve"> within the</w:t>
      </w:r>
      <w:r w:rsidR="00960DEF">
        <w:rPr>
          <w:rFonts w:ascii="Arial" w:hAnsi="Arial" w:cs="Arial"/>
          <w:color w:val="000000" w:themeColor="text1"/>
          <w:sz w:val="22"/>
          <w:szCs w:val="22"/>
        </w:rPr>
        <w:t xml:space="preserve"> </w:t>
      </w:r>
      <w:r w:rsidR="00300820">
        <w:rPr>
          <w:rFonts w:ascii="Arial" w:hAnsi="Arial" w:cs="Arial"/>
          <w:color w:val="000000" w:themeColor="text1"/>
          <w:sz w:val="22"/>
          <w:szCs w:val="22"/>
        </w:rPr>
        <w:t>lateral OFC</w:t>
      </w:r>
      <w:r w:rsidR="00CA7C57">
        <w:rPr>
          <w:rFonts w:ascii="Arial" w:hAnsi="Arial" w:cs="Arial"/>
          <w:color w:val="000000" w:themeColor="text1"/>
          <w:sz w:val="22"/>
          <w:szCs w:val="22"/>
        </w:rPr>
        <w:t xml:space="preserve"> in supporting</w:t>
      </w:r>
      <w:r w:rsidR="00B775C4">
        <w:rPr>
          <w:rFonts w:ascii="Arial" w:hAnsi="Arial" w:cs="Arial"/>
          <w:color w:val="000000" w:themeColor="text1"/>
          <w:sz w:val="22"/>
          <w:szCs w:val="22"/>
        </w:rPr>
        <w:t xml:space="preserve"> different aspects of</w:t>
      </w:r>
      <w:r w:rsidR="00CA7C57">
        <w:rPr>
          <w:rFonts w:ascii="Arial" w:hAnsi="Arial" w:cs="Arial"/>
          <w:color w:val="000000" w:themeColor="text1"/>
          <w:sz w:val="22"/>
          <w:szCs w:val="22"/>
        </w:rPr>
        <w:t xml:space="preserve"> </w:t>
      </w:r>
      <w:r w:rsidR="00B35CD4">
        <w:rPr>
          <w:rFonts w:ascii="Arial" w:hAnsi="Arial" w:cs="Arial"/>
          <w:color w:val="000000" w:themeColor="text1"/>
          <w:sz w:val="22"/>
          <w:szCs w:val="22"/>
        </w:rPr>
        <w:t>adaptive behaviors</w:t>
      </w:r>
      <w:r w:rsidR="00005376">
        <w:rPr>
          <w:rFonts w:ascii="Arial" w:hAnsi="Arial" w:cs="Arial"/>
          <w:color w:val="000000" w:themeColor="text1"/>
          <w:sz w:val="22"/>
          <w:szCs w:val="22"/>
        </w:rPr>
        <w:t xml:space="preserve"> in an outcome devaluation task</w:t>
      </w:r>
      <w:bookmarkStart w:id="108" w:name="OLE_LINK33"/>
      <w:bookmarkEnd w:id="99"/>
      <w:bookmarkEnd w:id="101"/>
      <w:r w:rsidR="00257E93">
        <w:rPr>
          <w:rFonts w:ascii="Arial" w:hAnsi="Arial" w:cs="Arial"/>
          <w:color w:val="000000" w:themeColor="text1"/>
          <w:sz w:val="22"/>
          <w:szCs w:val="22"/>
        </w:rPr>
        <w:fldChar w:fldCharType="begin">
          <w:fldData xml:space="preserve">PEVuZE5vdGU+PENpdGU+PEF1dGhvcj5Db2x3aWxsPC9BdXRob3I+PFllYXI+MTk4NTwvWWVhcj48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PEVuZE5vdGU+PENpdGU+PEF1dGhvcj5Db2x3aWxsPC9BdXRob3I+PFllYXI+MTk4NTwvWWVhcj48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257E93">
        <w:rPr>
          <w:rFonts w:ascii="Arial" w:hAnsi="Arial" w:cs="Arial"/>
          <w:color w:val="000000" w:themeColor="text1"/>
          <w:sz w:val="22"/>
          <w:szCs w:val="22"/>
        </w:rPr>
      </w:r>
      <w:r w:rsidR="00257E9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3,5,16-27</w:t>
      </w:r>
      <w:r w:rsidR="00257E93">
        <w:rPr>
          <w:rFonts w:ascii="Arial" w:hAnsi="Arial" w:cs="Arial"/>
          <w:color w:val="000000" w:themeColor="text1"/>
          <w:sz w:val="22"/>
          <w:szCs w:val="22"/>
        </w:rPr>
        <w:fldChar w:fldCharType="end"/>
      </w:r>
      <w:r w:rsidR="00E81A5A">
        <w:rPr>
          <w:rFonts w:ascii="Arial" w:hAnsi="Arial" w:cs="Arial"/>
          <w:color w:val="000000" w:themeColor="text1"/>
          <w:sz w:val="22"/>
          <w:szCs w:val="22"/>
        </w:rPr>
        <w:t xml:space="preserve">. </w:t>
      </w:r>
      <w:ins w:id="109" w:author="Kahnt, Thorsten (NIH/NIDA) [E]" w:date="2025-01-21T10:47:00Z">
        <w:r w:rsidR="00286923">
          <w:rPr>
            <w:rFonts w:ascii="Arial" w:hAnsi="Arial" w:cs="Arial"/>
            <w:color w:val="000000" w:themeColor="text1"/>
            <w:sz w:val="22"/>
            <w:szCs w:val="22"/>
          </w:rPr>
          <w:t xml:space="preserve">We examine </w:t>
        </w:r>
      </w:ins>
      <w:del w:id="110" w:author="Kahnt, Thorsten (NIH/NIDA) [E]" w:date="2025-01-21T10:47:00Z">
        <w:r w:rsidR="00BE249B" w:rsidDel="00286923">
          <w:rPr>
            <w:rFonts w:ascii="Arial" w:hAnsi="Arial" w:cs="Arial"/>
            <w:color w:val="000000" w:themeColor="text1"/>
            <w:sz w:val="22"/>
            <w:szCs w:val="22"/>
          </w:rPr>
          <w:delText>R</w:delText>
        </w:r>
        <w:r w:rsidR="0010593A" w:rsidRPr="0010593A" w:rsidDel="00286923">
          <w:rPr>
            <w:rFonts w:ascii="Arial" w:hAnsi="Arial" w:cs="Arial"/>
            <w:color w:val="000000" w:themeColor="text1"/>
            <w:sz w:val="22"/>
            <w:szCs w:val="22"/>
          </w:rPr>
          <w:delText xml:space="preserve">esponses </w:delText>
        </w:r>
      </w:del>
      <w:ins w:id="111" w:author="Kahnt, Thorsten (NIH/NIDA) [E]" w:date="2025-01-21T10:47:00Z">
        <w:r w:rsidR="00286923">
          <w:rPr>
            <w:rFonts w:ascii="Arial" w:hAnsi="Arial" w:cs="Arial"/>
            <w:color w:val="000000" w:themeColor="text1"/>
            <w:sz w:val="22"/>
            <w:szCs w:val="22"/>
          </w:rPr>
          <w:t>r</w:t>
        </w:r>
        <w:r w:rsidR="00286923" w:rsidRPr="0010593A">
          <w:rPr>
            <w:rFonts w:ascii="Arial" w:hAnsi="Arial" w:cs="Arial"/>
            <w:color w:val="000000" w:themeColor="text1"/>
            <w:sz w:val="22"/>
            <w:szCs w:val="22"/>
          </w:rPr>
          <w:t xml:space="preserve">esponses </w:t>
        </w:r>
      </w:ins>
      <w:r w:rsidR="0010593A" w:rsidRPr="0010593A">
        <w:rPr>
          <w:rFonts w:ascii="Arial" w:hAnsi="Arial" w:cs="Arial"/>
          <w:color w:val="000000" w:themeColor="text1"/>
          <w:sz w:val="22"/>
          <w:szCs w:val="22"/>
        </w:rPr>
        <w:t xml:space="preserve">to </w:t>
      </w:r>
      <w:del w:id="112" w:author="Kahnt, Thorsten (NIH/NIDA) [E]" w:date="2025-01-21T10:48:00Z">
        <w:r w:rsidR="0010593A" w:rsidRPr="0010593A" w:rsidDel="00286923">
          <w:rPr>
            <w:rFonts w:ascii="Arial" w:hAnsi="Arial" w:cs="Arial"/>
            <w:color w:val="000000" w:themeColor="text1"/>
            <w:sz w:val="22"/>
            <w:szCs w:val="22"/>
          </w:rPr>
          <w:delText xml:space="preserve">a </w:delText>
        </w:r>
      </w:del>
      <w:r w:rsidR="0010593A" w:rsidRPr="0010593A">
        <w:rPr>
          <w:rFonts w:ascii="Arial" w:hAnsi="Arial" w:cs="Arial"/>
          <w:color w:val="000000" w:themeColor="text1"/>
          <w:sz w:val="22"/>
          <w:szCs w:val="22"/>
        </w:rPr>
        <w:t>predictive cue</w:t>
      </w:r>
      <w:ins w:id="113" w:author="Kahnt, Thorsten (NIH/NIDA) [E]" w:date="2025-01-21T10:48:00Z">
        <w:r w:rsidR="00286923">
          <w:rPr>
            <w:rFonts w:ascii="Arial" w:hAnsi="Arial" w:cs="Arial"/>
            <w:color w:val="000000" w:themeColor="text1"/>
            <w:sz w:val="22"/>
            <w:szCs w:val="22"/>
          </w:rPr>
          <w:t>s</w:t>
        </w:r>
      </w:ins>
      <w:r w:rsidR="0010593A" w:rsidRPr="0010593A">
        <w:rPr>
          <w:rFonts w:ascii="Arial" w:hAnsi="Arial" w:cs="Arial"/>
          <w:color w:val="000000" w:themeColor="text1"/>
          <w:sz w:val="22"/>
          <w:szCs w:val="22"/>
        </w:rPr>
        <w:t xml:space="preserve"> </w:t>
      </w:r>
      <w:del w:id="114" w:author="Kahnt, Thorsten (NIH/NIDA) [E]" w:date="2025-01-21T10:48:00Z">
        <w:r w:rsidR="0010593A" w:rsidRPr="0010593A" w:rsidDel="00286923">
          <w:rPr>
            <w:rFonts w:ascii="Arial" w:hAnsi="Arial" w:cs="Arial"/>
            <w:color w:val="000000" w:themeColor="text1"/>
            <w:sz w:val="22"/>
            <w:szCs w:val="22"/>
          </w:rPr>
          <w:delText xml:space="preserve">are evaluated </w:delText>
        </w:r>
      </w:del>
      <w:r w:rsidR="0010593A" w:rsidRPr="0010593A">
        <w:rPr>
          <w:rFonts w:ascii="Arial" w:hAnsi="Arial" w:cs="Arial"/>
          <w:color w:val="000000" w:themeColor="text1"/>
          <w:sz w:val="22"/>
          <w:szCs w:val="22"/>
        </w:rPr>
        <w:t>after the selective devaluation of the associated outcome</w:t>
      </w:r>
      <w:r w:rsidR="00BD460D">
        <w:rPr>
          <w:rFonts w:ascii="Arial" w:hAnsi="Arial" w:cs="Arial"/>
          <w:color w:val="000000" w:themeColor="text1"/>
          <w:sz w:val="22"/>
          <w:szCs w:val="22"/>
        </w:rPr>
        <w:t xml:space="preserve">, </w:t>
      </w:r>
      <w:r w:rsidR="0010593A" w:rsidRPr="0010593A">
        <w:rPr>
          <w:rFonts w:ascii="Arial" w:hAnsi="Arial" w:cs="Arial"/>
          <w:color w:val="000000" w:themeColor="text1"/>
          <w:sz w:val="22"/>
          <w:szCs w:val="22"/>
        </w:rPr>
        <w:t>demonstrat</w:t>
      </w:r>
      <w:r w:rsidR="00BD460D">
        <w:rPr>
          <w:rFonts w:ascii="Arial" w:hAnsi="Arial" w:cs="Arial"/>
          <w:color w:val="000000" w:themeColor="text1"/>
          <w:sz w:val="22"/>
          <w:szCs w:val="22"/>
        </w:rPr>
        <w:t>ing</w:t>
      </w:r>
      <w:r w:rsidR="0010593A" w:rsidRPr="0010593A">
        <w:rPr>
          <w:rFonts w:ascii="Arial" w:hAnsi="Arial" w:cs="Arial"/>
          <w:color w:val="000000" w:themeColor="text1"/>
          <w:sz w:val="22"/>
          <w:szCs w:val="22"/>
        </w:rPr>
        <w:t xml:space="preserve"> the </w:t>
      </w:r>
      <w:r w:rsidR="00D15689">
        <w:rPr>
          <w:rFonts w:ascii="Arial" w:hAnsi="Arial" w:cs="Arial"/>
          <w:color w:val="000000" w:themeColor="text1"/>
          <w:sz w:val="22"/>
          <w:szCs w:val="22"/>
        </w:rPr>
        <w:t>ability</w:t>
      </w:r>
      <w:r w:rsidR="0010593A" w:rsidRPr="0010593A">
        <w:rPr>
          <w:rFonts w:ascii="Arial" w:hAnsi="Arial" w:cs="Arial"/>
          <w:color w:val="000000" w:themeColor="text1"/>
          <w:sz w:val="22"/>
          <w:szCs w:val="22"/>
        </w:rPr>
        <w:t xml:space="preserve"> to align actions with updated goals and contexts.</w:t>
      </w:r>
      <w:r w:rsidR="00A14729">
        <w:rPr>
          <w:rFonts w:ascii="Arial" w:hAnsi="Arial" w:cs="Arial"/>
          <w:color w:val="000000" w:themeColor="text1"/>
          <w:sz w:val="22"/>
          <w:szCs w:val="22"/>
        </w:rPr>
        <w:t xml:space="preserve"> </w:t>
      </w:r>
      <w:del w:id="115" w:author="Kahnt, Thorsten (NIH/NIDA) [E]" w:date="2025-01-21T10:48:00Z">
        <w:r w:rsidR="00A16289" w:rsidDel="00286923">
          <w:rPr>
            <w:rFonts w:ascii="Arial" w:hAnsi="Arial" w:cs="Arial"/>
            <w:color w:val="000000" w:themeColor="text1"/>
            <w:sz w:val="22"/>
            <w:szCs w:val="22"/>
          </w:rPr>
          <w:delText xml:space="preserve">The </w:delText>
        </w:r>
      </w:del>
      <w:ins w:id="116" w:author="Kahnt, Thorsten (NIH/NIDA) [E]" w:date="2025-01-21T10:48:00Z">
        <w:r w:rsidR="00286923">
          <w:rPr>
            <w:rFonts w:ascii="Arial" w:hAnsi="Arial" w:cs="Arial"/>
            <w:color w:val="000000" w:themeColor="text1"/>
            <w:sz w:val="22"/>
            <w:szCs w:val="22"/>
          </w:rPr>
          <w:t>Different views exist on the</w:t>
        </w:r>
        <w:r w:rsidR="00286923">
          <w:rPr>
            <w:rFonts w:ascii="Arial" w:hAnsi="Arial" w:cs="Arial"/>
            <w:color w:val="000000" w:themeColor="text1"/>
            <w:sz w:val="22"/>
            <w:szCs w:val="22"/>
          </w:rPr>
          <w:t xml:space="preserve"> </w:t>
        </w:r>
      </w:ins>
      <w:r w:rsidR="0092577E">
        <w:rPr>
          <w:rFonts w:ascii="Arial" w:hAnsi="Arial" w:cs="Arial"/>
          <w:color w:val="000000" w:themeColor="text1"/>
          <w:sz w:val="22"/>
          <w:szCs w:val="22"/>
        </w:rPr>
        <w:t xml:space="preserve">computational roles of the OFC in </w:t>
      </w:r>
      <w:r w:rsidR="00337AF6">
        <w:rPr>
          <w:rFonts w:ascii="Arial" w:hAnsi="Arial" w:cs="Arial"/>
          <w:color w:val="000000" w:themeColor="text1"/>
          <w:sz w:val="22"/>
          <w:szCs w:val="22"/>
        </w:rPr>
        <w:t>outcome devaluation task</w:t>
      </w:r>
      <w:del w:id="117" w:author="Kahnt, Thorsten (NIH/NIDA) [E]" w:date="2025-01-21T10:48:00Z">
        <w:r w:rsidR="00337AF6" w:rsidDel="00286923">
          <w:rPr>
            <w:rFonts w:ascii="Arial" w:hAnsi="Arial" w:cs="Arial"/>
            <w:color w:val="000000" w:themeColor="text1"/>
            <w:sz w:val="22"/>
            <w:szCs w:val="22"/>
          </w:rPr>
          <w:delText xml:space="preserve"> </w:delText>
        </w:r>
        <w:r w:rsidR="0092577E" w:rsidDel="00286923">
          <w:rPr>
            <w:rFonts w:ascii="Arial" w:hAnsi="Arial" w:cs="Arial"/>
            <w:color w:val="000000" w:themeColor="text1"/>
            <w:sz w:val="22"/>
            <w:szCs w:val="22"/>
          </w:rPr>
          <w:delText>has</w:delText>
        </w:r>
        <w:r w:rsidR="00BB50FA" w:rsidDel="00286923">
          <w:rPr>
            <w:rFonts w:ascii="Arial" w:hAnsi="Arial" w:cs="Arial"/>
            <w:color w:val="000000" w:themeColor="text1"/>
            <w:sz w:val="22"/>
            <w:szCs w:val="22"/>
          </w:rPr>
          <w:delText xml:space="preserve"> received multiple opinions</w:delText>
        </w:r>
      </w:del>
      <w:r w:rsidR="00BB50FA">
        <w:rPr>
          <w:rFonts w:ascii="Arial" w:hAnsi="Arial" w:cs="Arial"/>
          <w:color w:val="000000" w:themeColor="text1"/>
          <w:sz w:val="22"/>
          <w:szCs w:val="22"/>
        </w:rPr>
        <w:t>, such as</w:t>
      </w:r>
      <w:r w:rsidR="00160CA9">
        <w:rPr>
          <w:rFonts w:ascii="Arial" w:hAnsi="Arial" w:cs="Arial"/>
          <w:color w:val="000000" w:themeColor="text1"/>
          <w:sz w:val="22"/>
          <w:szCs w:val="22"/>
        </w:rPr>
        <w:t xml:space="preserve"> </w:t>
      </w:r>
      <w:r w:rsidR="00E725D2">
        <w:rPr>
          <w:rFonts w:ascii="Arial" w:hAnsi="Arial" w:cs="Arial"/>
          <w:sz w:val="22"/>
          <w:szCs w:val="22"/>
        </w:rPr>
        <w:t xml:space="preserve">the ability to use </w:t>
      </w:r>
      <w:ins w:id="118" w:author="Kahnt, Thorsten (NIH/NIDA) [E]" w:date="2025-01-21T10:48:00Z">
        <w:r w:rsidR="00286923">
          <w:rPr>
            <w:rFonts w:ascii="Arial" w:hAnsi="Arial" w:cs="Arial"/>
            <w:sz w:val="22"/>
            <w:szCs w:val="22"/>
          </w:rPr>
          <w:t xml:space="preserve">the </w:t>
        </w:r>
      </w:ins>
      <w:r w:rsidR="00E725D2">
        <w:rPr>
          <w:rFonts w:ascii="Arial" w:hAnsi="Arial" w:cs="Arial"/>
          <w:sz w:val="22"/>
          <w:szCs w:val="22"/>
        </w:rPr>
        <w:t xml:space="preserve">current value of </w:t>
      </w:r>
      <w:del w:id="119" w:author="Kahnt, Thorsten (NIH/NIDA) [E]" w:date="2025-01-21T10:48:00Z">
        <w:r w:rsidR="00E725D2" w:rsidDel="00286923">
          <w:rPr>
            <w:rFonts w:ascii="Arial" w:hAnsi="Arial" w:cs="Arial"/>
            <w:sz w:val="22"/>
            <w:szCs w:val="22"/>
          </w:rPr>
          <w:delText xml:space="preserve">stimulus </w:delText>
        </w:r>
      </w:del>
      <w:ins w:id="120" w:author="Kahnt, Thorsten (NIH/NIDA) [E]" w:date="2025-01-21T10:48:00Z">
        <w:r w:rsidR="00286923">
          <w:rPr>
            <w:rFonts w:ascii="Arial" w:hAnsi="Arial" w:cs="Arial"/>
            <w:sz w:val="22"/>
            <w:szCs w:val="22"/>
          </w:rPr>
          <w:t>stimul</w:t>
        </w:r>
        <w:r w:rsidR="00286923">
          <w:rPr>
            <w:rFonts w:ascii="Arial" w:hAnsi="Arial" w:cs="Arial"/>
            <w:sz w:val="22"/>
            <w:szCs w:val="22"/>
          </w:rPr>
          <w:t>i</w:t>
        </w:r>
        <w:r w:rsidR="00286923">
          <w:rPr>
            <w:rFonts w:ascii="Arial" w:hAnsi="Arial" w:cs="Arial"/>
            <w:sz w:val="22"/>
            <w:szCs w:val="22"/>
          </w:rPr>
          <w:t xml:space="preserve"> </w:t>
        </w:r>
      </w:ins>
      <w:r w:rsidR="00E725D2">
        <w:rPr>
          <w:rFonts w:ascii="Arial" w:hAnsi="Arial" w:cs="Arial"/>
          <w:sz w:val="22"/>
          <w:szCs w:val="22"/>
        </w:rPr>
        <w:t>to control response selection</w:t>
      </w:r>
      <w:r w:rsidR="00E725D2">
        <w:rPr>
          <w:rFonts w:ascii="Arial" w:hAnsi="Arial" w:cs="Arial"/>
          <w:sz w:val="22"/>
          <w:szCs w:val="22"/>
        </w:rPr>
        <w:fldChar w:fldCharType="begin"/>
      </w:r>
      <w:r w:rsidR="00B4398A">
        <w:rPr>
          <w:rFonts w:ascii="Arial" w:hAnsi="Arial" w:cs="Arial"/>
          <w:sz w:val="22"/>
          <w:szCs w:val="22"/>
        </w:rPr>
        <w:instrText xml:space="preserve"> ADDIN EN.CITE &lt;EndNote&gt;&lt;Cite&gt;&lt;Author&gt;Baxter&lt;/Author&gt;&lt;Year&gt;2000&lt;/Year&gt;&lt;RecNum&gt;652&lt;/RecNum&gt;&lt;DisplayText&gt;&lt;style face="superscript"&gt;18,19&lt;/style&gt;&lt;/DisplayText&gt;&lt;record&gt;&lt;rec-number&gt;652&lt;/rec-number&gt;&lt;foreign-keys&gt;&lt;key app="EN" db-id="zaf922assa05plerwwupfssvrzteappvax2x" timestamp="1733154038"&gt;652&lt;/key&gt;&lt;/foreign-keys&gt;&lt;ref-type name="Journal Article"&gt;17&lt;/ref-type&gt;&lt;contributors&gt;&lt;authors&gt;&lt;author&gt;Baxter, Mark G&lt;/author&gt;&lt;author&gt;Parker, Amanda&lt;/author&gt;&lt;author&gt;Lindner, Caroline CC&lt;/author&gt;&lt;author&gt;Izquierdo, Alicia D&lt;/author&gt;&lt;author&gt;Murray, Elisabeth A&lt;/author&gt;&lt;/authors&gt;&lt;/contributors&gt;&lt;titles&gt;&lt;title&gt;Control of response selection by reinforcer value requires interaction of amygdala and orbital prefrontal cortex&lt;/title&gt;&lt;secondary-title&gt;Journal of Neuroscience&lt;/secondary-title&gt;&lt;/titles&gt;&lt;periodical&gt;&lt;full-title&gt;Journal of Neuroscience&lt;/full-title&gt;&lt;abbr-1&gt;Journal of Neuroscience&lt;/abbr-1&gt;&lt;/periodical&gt;&lt;pages&gt;4311-4319&lt;/pages&gt;&lt;volume&gt;20&lt;/volume&gt;&lt;number&gt;11&lt;/number&gt;&lt;dates&gt;&lt;year&gt;2000&lt;/year&gt;&lt;/dates&gt;&lt;isbn&gt;0270-6474&lt;/isbn&gt;&lt;urls&gt;&lt;/urls&gt;&lt;/record&gt;&lt;/Cite&gt;&lt;Cite&gt;&lt;Author&gt;Murray&lt;/Author&gt;&lt;Year&gt;2015&lt;/Year&gt;&lt;RecNum&gt;530&lt;/RecNum&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E725D2">
        <w:rPr>
          <w:rFonts w:ascii="Arial" w:hAnsi="Arial" w:cs="Arial"/>
          <w:sz w:val="22"/>
          <w:szCs w:val="22"/>
        </w:rPr>
        <w:fldChar w:fldCharType="separate"/>
      </w:r>
      <w:r w:rsidR="00B4398A" w:rsidRPr="00B4398A">
        <w:rPr>
          <w:rFonts w:ascii="Arial" w:hAnsi="Arial" w:cs="Arial"/>
          <w:noProof/>
          <w:sz w:val="22"/>
          <w:szCs w:val="22"/>
          <w:vertAlign w:val="superscript"/>
        </w:rPr>
        <w:t>18,19</w:t>
      </w:r>
      <w:r w:rsidR="00E725D2">
        <w:rPr>
          <w:rFonts w:ascii="Arial" w:hAnsi="Arial" w:cs="Arial"/>
          <w:sz w:val="22"/>
          <w:szCs w:val="22"/>
        </w:rPr>
        <w:fldChar w:fldCharType="end"/>
      </w:r>
      <w:r w:rsidR="006520A6">
        <w:rPr>
          <w:rFonts w:ascii="Arial" w:hAnsi="Arial" w:cs="Arial"/>
          <w:sz w:val="22"/>
          <w:szCs w:val="22"/>
        </w:rPr>
        <w:t xml:space="preserve">, </w:t>
      </w:r>
      <w:r w:rsidR="00A03D52">
        <w:rPr>
          <w:rFonts w:ascii="Arial" w:hAnsi="Arial" w:cs="Arial"/>
          <w:sz w:val="22"/>
          <w:szCs w:val="22"/>
        </w:rPr>
        <w:t>extending to</w:t>
      </w:r>
      <w:r w:rsidR="000165CE">
        <w:rPr>
          <w:rFonts w:ascii="Arial" w:hAnsi="Arial" w:cs="Arial"/>
          <w:sz w:val="22"/>
          <w:szCs w:val="22"/>
        </w:rPr>
        <w:t xml:space="preserve"> </w:t>
      </w:r>
      <w:r w:rsidR="0008632D">
        <w:rPr>
          <w:rFonts w:ascii="Arial" w:hAnsi="Arial" w:cs="Arial"/>
          <w:sz w:val="22"/>
          <w:szCs w:val="22"/>
        </w:rPr>
        <w:t>using mental simulation</w:t>
      </w:r>
      <w:ins w:id="121" w:author="Kahnt, Thorsten (NIH/NIDA) [E]" w:date="2025-01-21T10:49:00Z">
        <w:r w:rsidR="00286923">
          <w:rPr>
            <w:rFonts w:ascii="Arial" w:hAnsi="Arial" w:cs="Arial"/>
            <w:sz w:val="22"/>
            <w:szCs w:val="22"/>
          </w:rPr>
          <w:t>s</w:t>
        </w:r>
      </w:ins>
      <w:r w:rsidR="0008632D">
        <w:rPr>
          <w:rFonts w:ascii="Arial" w:hAnsi="Arial" w:cs="Arial"/>
          <w:sz w:val="22"/>
          <w:szCs w:val="22"/>
        </w:rPr>
        <w:t xml:space="preserve"> to update values of </w:t>
      </w:r>
      <w:r w:rsidR="00BC0086">
        <w:rPr>
          <w:rFonts w:ascii="Arial" w:hAnsi="Arial" w:cs="Arial"/>
          <w:sz w:val="22"/>
          <w:szCs w:val="22"/>
        </w:rPr>
        <w:t>outcome-predicting stimuli</w:t>
      </w:r>
      <w:r w:rsidR="006520A6">
        <w:rPr>
          <w:rFonts w:ascii="Arial" w:hAnsi="Arial" w:cs="Arial"/>
          <w:sz w:val="22"/>
          <w:szCs w:val="22"/>
        </w:rPr>
        <w:fldChar w:fldCharType="begin"/>
      </w:r>
      <w:r w:rsidR="00B4398A">
        <w:rPr>
          <w:rFonts w:ascii="Arial" w:hAnsi="Arial" w:cs="Arial"/>
          <w:sz w:val="22"/>
          <w:szCs w:val="22"/>
        </w:rPr>
        <w:instrText xml:space="preserve"> ADDIN EN.CITE &lt;EndNote&gt;&lt;Cite&gt;&lt;Author&gt;Wilson&lt;/Author&gt;&lt;Year&gt;2014&lt;/Year&gt;&lt;RecNum&gt;606&lt;/RecNum&gt;&lt;DisplayText&gt;&lt;style face="superscript"&gt;3,19&lt;/style&gt;&lt;/DisplayText&gt;&lt;record&gt;&lt;rec-number&gt;606&lt;/rec-number&gt;&lt;foreign-keys&gt;&lt;key app="EN" db-id="zaf922assa05plerwwupfssvrzteappvax2x" timestamp="1717367283"&gt;606&lt;/key&gt;&lt;/foreign-keys&gt;&lt;ref-type name="Journal Article"&gt;17&lt;/ref-type&gt;&lt;contributors&gt;&lt;authors&gt;&lt;author&gt;Wilson, Robert C&lt;/author&gt;&lt;author&gt;Takahashi, Yuji K&lt;/author&gt;&lt;author&gt;Schoenbaum, Geoffrey&lt;/author&gt;&lt;author&gt;Niv, Yael&lt;/author&gt;&lt;/authors&gt;&lt;/contributors&gt;&lt;titles&gt;&lt;title&gt;Orbitofrontal cortex as a cognitive map of task space&lt;/title&gt;&lt;secondary-title&gt;Neuron&lt;/secondary-title&gt;&lt;/titles&gt;&lt;periodical&gt;&lt;full-title&gt;Neuron&lt;/full-title&gt;&lt;abbr-1&gt;Neuron&lt;/abbr-1&gt;&lt;/periodical&gt;&lt;pages&gt;267-279&lt;/pages&gt;&lt;volume&gt;81&lt;/volume&gt;&lt;number&gt;2&lt;/number&gt;&lt;dates&gt;&lt;year&gt;2014&lt;/year&gt;&lt;/dates&gt;&lt;isbn&gt;0896-6273&lt;/isbn&gt;&lt;urls&gt;&lt;/urls&gt;&lt;/record&gt;&lt;/Cite&gt;&lt;Cite&gt;&lt;Author&gt;Murray&lt;/Author&gt;&lt;Year&gt;2015&lt;/Year&gt;&lt;RecNum&gt;530&lt;/RecNum&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6520A6">
        <w:rPr>
          <w:rFonts w:ascii="Arial" w:hAnsi="Arial" w:cs="Arial"/>
          <w:sz w:val="22"/>
          <w:szCs w:val="22"/>
        </w:rPr>
        <w:fldChar w:fldCharType="separate"/>
      </w:r>
      <w:r w:rsidR="00B4398A" w:rsidRPr="00B4398A">
        <w:rPr>
          <w:rFonts w:ascii="Arial" w:hAnsi="Arial" w:cs="Arial"/>
          <w:noProof/>
          <w:sz w:val="22"/>
          <w:szCs w:val="22"/>
          <w:vertAlign w:val="superscript"/>
        </w:rPr>
        <w:t>3,19</w:t>
      </w:r>
      <w:r w:rsidR="006520A6">
        <w:rPr>
          <w:rFonts w:ascii="Arial" w:hAnsi="Arial" w:cs="Arial"/>
          <w:sz w:val="22"/>
          <w:szCs w:val="22"/>
        </w:rPr>
        <w:fldChar w:fldCharType="end"/>
      </w:r>
      <w:r w:rsidR="003742F3">
        <w:rPr>
          <w:rFonts w:ascii="Arial" w:hAnsi="Arial" w:cs="Arial"/>
          <w:sz w:val="22"/>
          <w:szCs w:val="22"/>
        </w:rPr>
        <w:t xml:space="preserve">, or as a </w:t>
      </w:r>
      <w:r w:rsidR="00052C1D">
        <w:rPr>
          <w:rFonts w:ascii="Arial" w:hAnsi="Arial" w:cs="Arial"/>
          <w:sz w:val="22"/>
          <w:szCs w:val="22"/>
        </w:rPr>
        <w:t>cognitive cartographer to create</w:t>
      </w:r>
      <w:r w:rsidR="00E2789C">
        <w:rPr>
          <w:rFonts w:ascii="Arial" w:hAnsi="Arial" w:cs="Arial"/>
          <w:sz w:val="22"/>
          <w:szCs w:val="22"/>
        </w:rPr>
        <w:t xml:space="preserve"> and modify</w:t>
      </w:r>
      <w:r w:rsidR="00052C1D">
        <w:rPr>
          <w:rFonts w:ascii="Arial" w:hAnsi="Arial" w:cs="Arial"/>
          <w:sz w:val="22"/>
          <w:szCs w:val="22"/>
        </w:rPr>
        <w:t xml:space="preserve"> the </w:t>
      </w:r>
      <w:ins w:id="122" w:author="Kahnt, Thorsten (NIH/NIDA) [E]" w:date="2025-01-21T10:49:00Z">
        <w:r w:rsidR="00286923">
          <w:rPr>
            <w:rFonts w:ascii="Arial" w:hAnsi="Arial" w:cs="Arial"/>
            <w:sz w:val="22"/>
            <w:szCs w:val="22"/>
          </w:rPr>
          <w:t xml:space="preserve">relevant </w:t>
        </w:r>
      </w:ins>
      <w:r w:rsidR="00052C1D">
        <w:rPr>
          <w:rFonts w:ascii="Arial" w:hAnsi="Arial" w:cs="Arial"/>
          <w:sz w:val="22"/>
          <w:szCs w:val="22"/>
        </w:rPr>
        <w:t>cognitive map</w:t>
      </w:r>
      <w:del w:id="123" w:author="Kahnt, Thorsten (NIH/NIDA) [E]" w:date="2025-01-21T10:49:00Z">
        <w:r w:rsidR="00052C1D" w:rsidDel="00286923">
          <w:rPr>
            <w:rFonts w:ascii="Arial" w:hAnsi="Arial" w:cs="Arial"/>
            <w:sz w:val="22"/>
            <w:szCs w:val="22"/>
          </w:rPr>
          <w:delText>s</w:delText>
        </w:r>
      </w:del>
      <w:r w:rsidR="00E010E3">
        <w:rPr>
          <w:rFonts w:ascii="Arial" w:hAnsi="Arial" w:cs="Arial"/>
          <w:sz w:val="22"/>
          <w:szCs w:val="22"/>
        </w:rPr>
        <w:fldChar w:fldCharType="begin"/>
      </w:r>
      <w:r w:rsidR="00B4398A">
        <w:rPr>
          <w:rFonts w:ascii="Arial" w:hAnsi="Arial" w:cs="Arial"/>
          <w:sz w:val="22"/>
          <w:szCs w:val="22"/>
        </w:rPr>
        <w:instrText xml:space="preserve"> ADDIN EN.CITE &lt;EndNote&gt;&lt;Cite&gt;&lt;Author&gt;Costa&lt;/Author&gt;&lt;Year&gt;2023&lt;/Year&gt;&lt;RecNum&gt;598&lt;/RecNum&gt;&lt;DisplayText&gt;&lt;style face="superscript"&gt;28&lt;/style&gt;&lt;/DisplayText&gt;&lt;record&gt;&lt;rec-number&gt;598&lt;/rec-number&gt;&lt;foreign-keys&gt;&lt;key app="EN" db-id="zaf922assa05plerwwupfssvrzteappvax2x" timestamp="1716920797"&gt;598&lt;/key&gt;&lt;/foreign-keys&gt;&lt;ref-type name="Journal Article"&gt;17&lt;/ref-type&gt;&lt;contributors&gt;&lt;authors&gt;&lt;author&gt;Costa, Kauê Machado&lt;/author&gt;&lt;author&gt;Scholz, Robert&lt;/author&gt;&lt;author&gt;Lloyd, Kevin&lt;/author&gt;&lt;author&gt;Moreno-Castilla, Perla&lt;/author&gt;&lt;author&gt;Gardner, Matthew PH&lt;/author&gt;&lt;author&gt;Dayan, Peter&lt;/author&gt;&lt;author&gt;Schoenbaum, Geoffrey&lt;/author&gt;&lt;/authors&gt;&lt;/contributors&gt;&lt;titles&gt;&lt;title&gt;The role of the lateral orbitofrontal cortex in creating cognitive maps&lt;/title&gt;&lt;secondary-title&gt;Nature neuroscience&lt;/secondary-title&gt;&lt;/titles&gt;&lt;periodical&gt;&lt;full-title&gt;Nature Neuroscience&lt;/full-title&gt;&lt;abbr-1&gt;Nat Neurosci&lt;/abbr-1&gt;&lt;/periodical&gt;&lt;pages&gt;107-115&lt;/pages&gt;&lt;volume&gt;26&lt;/volume&gt;&lt;number&gt;1&lt;/number&gt;&lt;dates&gt;&lt;year&gt;2023&lt;/year&gt;&lt;/dates&gt;&lt;isbn&gt;1097-6256&lt;/isbn&gt;&lt;urls&gt;&lt;/urls&gt;&lt;/record&gt;&lt;/Cite&gt;&lt;/EndNote&gt;</w:instrText>
      </w:r>
      <w:r w:rsidR="00E010E3">
        <w:rPr>
          <w:rFonts w:ascii="Arial" w:hAnsi="Arial" w:cs="Arial"/>
          <w:sz w:val="22"/>
          <w:szCs w:val="22"/>
        </w:rPr>
        <w:fldChar w:fldCharType="separate"/>
      </w:r>
      <w:r w:rsidR="00B4398A" w:rsidRPr="00B4398A">
        <w:rPr>
          <w:rFonts w:ascii="Arial" w:hAnsi="Arial" w:cs="Arial"/>
          <w:noProof/>
          <w:sz w:val="22"/>
          <w:szCs w:val="22"/>
          <w:vertAlign w:val="superscript"/>
        </w:rPr>
        <w:t>28</w:t>
      </w:r>
      <w:r w:rsidR="00E010E3">
        <w:rPr>
          <w:rFonts w:ascii="Arial" w:hAnsi="Arial" w:cs="Arial"/>
          <w:sz w:val="22"/>
          <w:szCs w:val="22"/>
        </w:rPr>
        <w:fldChar w:fldCharType="end"/>
      </w:r>
      <w:r w:rsidR="00052C1D">
        <w:rPr>
          <w:rFonts w:ascii="Arial" w:hAnsi="Arial" w:cs="Arial"/>
          <w:sz w:val="22"/>
          <w:szCs w:val="22"/>
        </w:rPr>
        <w:t xml:space="preserve">. </w:t>
      </w:r>
      <w:r w:rsidR="004504E1">
        <w:rPr>
          <w:rFonts w:ascii="Arial" w:hAnsi="Arial" w:cs="Arial"/>
          <w:sz w:val="22"/>
          <w:szCs w:val="22"/>
        </w:rPr>
        <w:t>In the current work, we seek for a unified explanation of those assumed mechanisms in the same computational framework</w:t>
      </w:r>
      <w:del w:id="124" w:author="Kahnt, Thorsten (NIH/NIDA) [E]" w:date="2025-01-21T10:49:00Z">
        <w:r w:rsidR="00AC33B3" w:rsidDel="00286923">
          <w:rPr>
            <w:rFonts w:ascii="Arial" w:hAnsi="Arial" w:cs="Arial"/>
            <w:sz w:val="22"/>
            <w:szCs w:val="22"/>
          </w:rPr>
          <w:delText xml:space="preserve">, </w:delText>
        </w:r>
      </w:del>
      <w:ins w:id="125" w:author="Kahnt, Thorsten (NIH/NIDA) [E]" w:date="2025-01-21T10:49:00Z">
        <w:r w:rsidR="00286923">
          <w:rPr>
            <w:rFonts w:ascii="Arial" w:hAnsi="Arial" w:cs="Arial"/>
            <w:sz w:val="22"/>
            <w:szCs w:val="22"/>
          </w:rPr>
          <w:t>.</w:t>
        </w:r>
        <w:r w:rsidR="00286923">
          <w:rPr>
            <w:rFonts w:ascii="Arial" w:hAnsi="Arial" w:cs="Arial"/>
            <w:sz w:val="22"/>
            <w:szCs w:val="22"/>
          </w:rPr>
          <w:t xml:space="preserve"> </w:t>
        </w:r>
      </w:ins>
    </w:p>
    <w:p w14:paraId="293EDA8A" w14:textId="4F6053A6" w:rsidR="0039010D" w:rsidRDefault="00AC33B3" w:rsidP="004916AE">
      <w:pPr>
        <w:spacing w:after="120"/>
        <w:rPr>
          <w:rFonts w:ascii="Arial" w:hAnsi="Arial" w:cs="Arial"/>
          <w:color w:val="000000" w:themeColor="text1"/>
          <w:sz w:val="22"/>
          <w:szCs w:val="22"/>
        </w:rPr>
      </w:pPr>
      <w:del w:id="126" w:author="Kahnt, Thorsten (NIH/NIDA) [E]" w:date="2025-01-21T10:49:00Z">
        <w:r w:rsidDel="00286923">
          <w:rPr>
            <w:rFonts w:ascii="Arial" w:hAnsi="Arial" w:cs="Arial"/>
            <w:sz w:val="22"/>
            <w:szCs w:val="22"/>
          </w:rPr>
          <w:delText>and w</w:delText>
        </w:r>
      </w:del>
      <w:ins w:id="127" w:author="Kahnt, Thorsten (NIH/NIDA) [E]" w:date="2025-01-21T10:49:00Z">
        <w:r w:rsidR="00286923">
          <w:rPr>
            <w:rFonts w:ascii="Arial" w:hAnsi="Arial" w:cs="Arial"/>
            <w:sz w:val="22"/>
            <w:szCs w:val="22"/>
          </w:rPr>
          <w:t>W</w:t>
        </w:r>
      </w:ins>
      <w:r>
        <w:rPr>
          <w:rFonts w:ascii="Arial" w:hAnsi="Arial" w:cs="Arial"/>
          <w:sz w:val="22"/>
          <w:szCs w:val="22"/>
        </w:rPr>
        <w:t>e</w:t>
      </w:r>
      <w:bookmarkEnd w:id="106"/>
      <w:bookmarkEnd w:id="108"/>
      <w:r>
        <w:rPr>
          <w:rFonts w:ascii="Arial" w:hAnsi="Arial" w:cs="Arial"/>
          <w:sz w:val="22"/>
          <w:szCs w:val="22"/>
        </w:rPr>
        <w:t xml:space="preserve"> </w:t>
      </w:r>
      <w:r w:rsidR="008D156E">
        <w:rPr>
          <w:rFonts w:ascii="Arial" w:hAnsi="Arial" w:cs="Arial"/>
          <w:color w:val="000000" w:themeColor="text1"/>
          <w:sz w:val="22"/>
          <w:szCs w:val="22"/>
        </w:rPr>
        <w:t xml:space="preserve">hypothesize that disrupting OFC activity during different phases of </w:t>
      </w:r>
      <w:r w:rsidR="008E4FBB">
        <w:rPr>
          <w:rFonts w:ascii="Arial" w:hAnsi="Arial" w:cs="Arial"/>
          <w:color w:val="000000" w:themeColor="text1"/>
          <w:sz w:val="22"/>
          <w:szCs w:val="22"/>
        </w:rPr>
        <w:t>the outcome devaluation</w:t>
      </w:r>
      <w:r w:rsidR="008D156E">
        <w:rPr>
          <w:rFonts w:ascii="Arial" w:hAnsi="Arial" w:cs="Arial"/>
          <w:color w:val="000000" w:themeColor="text1"/>
          <w:sz w:val="22"/>
          <w:szCs w:val="22"/>
        </w:rPr>
        <w:t xml:space="preserve"> task </w:t>
      </w:r>
      <w:del w:id="128" w:author="Kahnt, Thorsten (NIH/NIDA) [E]" w:date="2025-01-21T10:50:00Z">
        <w:r w:rsidR="008D156E" w:rsidDel="00286923">
          <w:rPr>
            <w:rFonts w:ascii="Arial" w:hAnsi="Arial" w:cs="Arial"/>
            <w:color w:val="000000" w:themeColor="text1"/>
            <w:sz w:val="22"/>
            <w:szCs w:val="22"/>
          </w:rPr>
          <w:delText xml:space="preserve">could </w:delText>
        </w:r>
      </w:del>
      <w:r w:rsidR="007E7D7D">
        <w:rPr>
          <w:rFonts w:ascii="Arial" w:hAnsi="Arial" w:cs="Arial"/>
          <w:color w:val="000000" w:themeColor="text1"/>
          <w:sz w:val="22"/>
          <w:szCs w:val="22"/>
        </w:rPr>
        <w:t>cause</w:t>
      </w:r>
      <w:ins w:id="129" w:author="Kahnt, Thorsten (NIH/NIDA) [E]" w:date="2025-01-21T10:50:00Z">
        <w:r w:rsidR="00286923">
          <w:rPr>
            <w:rFonts w:ascii="Arial" w:hAnsi="Arial" w:cs="Arial"/>
            <w:color w:val="000000" w:themeColor="text1"/>
            <w:sz w:val="22"/>
            <w:szCs w:val="22"/>
          </w:rPr>
          <w:t>s</w:t>
        </w:r>
      </w:ins>
      <w:r w:rsidR="008D156E">
        <w:rPr>
          <w:rFonts w:ascii="Arial" w:hAnsi="Arial" w:cs="Arial"/>
          <w:color w:val="000000" w:themeColor="text1"/>
          <w:sz w:val="22"/>
          <w:szCs w:val="22"/>
        </w:rPr>
        <w:t xml:space="preserve"> </w:t>
      </w:r>
      <w:del w:id="130" w:author="Kahnt, Thorsten (NIH/NIDA) [E]" w:date="2025-01-21T10:50:00Z">
        <w:r w:rsidR="008D156E" w:rsidDel="00286923">
          <w:rPr>
            <w:rFonts w:ascii="Arial" w:hAnsi="Arial" w:cs="Arial"/>
            <w:color w:val="000000" w:themeColor="text1"/>
            <w:sz w:val="22"/>
            <w:szCs w:val="22"/>
          </w:rPr>
          <w:delText xml:space="preserve">varying </w:delText>
        </w:r>
      </w:del>
      <w:ins w:id="131" w:author="Kahnt, Thorsten (NIH/NIDA) [E]" w:date="2025-01-21T10:50:00Z">
        <w:r w:rsidR="00286923">
          <w:rPr>
            <w:rFonts w:ascii="Arial" w:hAnsi="Arial" w:cs="Arial"/>
            <w:color w:val="000000" w:themeColor="text1"/>
            <w:sz w:val="22"/>
            <w:szCs w:val="22"/>
          </w:rPr>
          <w:t>distinct</w:t>
        </w:r>
        <w:r w:rsidR="00286923">
          <w:rPr>
            <w:rFonts w:ascii="Arial" w:hAnsi="Arial" w:cs="Arial"/>
            <w:color w:val="000000" w:themeColor="text1"/>
            <w:sz w:val="22"/>
            <w:szCs w:val="22"/>
          </w:rPr>
          <w:t xml:space="preserve"> </w:t>
        </w:r>
      </w:ins>
      <w:r w:rsidR="008D156E">
        <w:rPr>
          <w:rFonts w:ascii="Arial" w:hAnsi="Arial" w:cs="Arial"/>
          <w:color w:val="000000" w:themeColor="text1"/>
          <w:sz w:val="22"/>
          <w:szCs w:val="22"/>
        </w:rPr>
        <w:t>effects on</w:t>
      </w:r>
      <w:r w:rsidR="008E4FBB">
        <w:rPr>
          <w:rFonts w:ascii="Arial" w:hAnsi="Arial" w:cs="Arial"/>
          <w:color w:val="000000" w:themeColor="text1"/>
          <w:sz w:val="22"/>
          <w:szCs w:val="22"/>
        </w:rPr>
        <w:t xml:space="preserve"> behavior</w:t>
      </w:r>
      <w:r w:rsidR="008D156E">
        <w:rPr>
          <w:rFonts w:ascii="Arial" w:hAnsi="Arial" w:cs="Arial"/>
          <w:color w:val="000000" w:themeColor="text1"/>
          <w:sz w:val="22"/>
          <w:szCs w:val="22"/>
        </w:rPr>
        <w:t xml:space="preserve">. </w:t>
      </w:r>
      <w:r w:rsidR="00703153">
        <w:rPr>
          <w:rFonts w:ascii="Arial" w:hAnsi="Arial" w:cs="Arial"/>
          <w:color w:val="000000" w:themeColor="text1"/>
          <w:sz w:val="22"/>
          <w:szCs w:val="22"/>
        </w:rPr>
        <w:t>Specifically, we expect that</w:t>
      </w:r>
      <w:r w:rsidR="005A02B2">
        <w:rPr>
          <w:rFonts w:ascii="Arial" w:hAnsi="Arial" w:cs="Arial"/>
          <w:color w:val="000000" w:themeColor="text1"/>
          <w:sz w:val="22"/>
          <w:szCs w:val="22"/>
        </w:rPr>
        <w:t xml:space="preserve"> disrupting the anterior portion</w:t>
      </w:r>
      <w:r w:rsidR="000F41EA">
        <w:rPr>
          <w:rFonts w:ascii="Arial" w:hAnsi="Arial" w:cs="Arial"/>
          <w:color w:val="000000" w:themeColor="text1"/>
          <w:sz w:val="22"/>
          <w:szCs w:val="22"/>
        </w:rPr>
        <w:t xml:space="preserve"> of the </w:t>
      </w:r>
      <w:r w:rsidR="000F41EA">
        <w:rPr>
          <w:rFonts w:ascii="Arial" w:hAnsi="Arial" w:cs="Arial"/>
          <w:color w:val="000000" w:themeColor="text1"/>
          <w:sz w:val="22"/>
          <w:szCs w:val="22"/>
        </w:rPr>
        <w:lastRenderedPageBreak/>
        <w:t>central/lateral OFC</w:t>
      </w:r>
      <w:r w:rsidR="005A02B2">
        <w:rPr>
          <w:rFonts w:ascii="Arial" w:hAnsi="Arial" w:cs="Arial"/>
          <w:color w:val="000000" w:themeColor="text1"/>
          <w:sz w:val="22"/>
          <w:szCs w:val="22"/>
        </w:rPr>
        <w:t xml:space="preserve"> will impair the acquisition of </w:t>
      </w:r>
      <w:del w:id="132" w:author="Kahnt, Thorsten (NIH/NIDA) [E]" w:date="2025-01-21T10:50:00Z">
        <w:r w:rsidR="005A02B2" w:rsidDel="002566AF">
          <w:rPr>
            <w:rFonts w:ascii="Arial" w:hAnsi="Arial" w:cs="Arial"/>
            <w:color w:val="000000" w:themeColor="text1"/>
            <w:sz w:val="22"/>
            <w:szCs w:val="22"/>
          </w:rPr>
          <w:delText xml:space="preserve">the </w:delText>
        </w:r>
      </w:del>
      <w:ins w:id="133" w:author="Kahnt, Thorsten (NIH/NIDA) [E]" w:date="2025-01-21T10:50:00Z">
        <w:r w:rsidR="002566AF">
          <w:rPr>
            <w:rFonts w:ascii="Arial" w:hAnsi="Arial" w:cs="Arial"/>
            <w:color w:val="000000" w:themeColor="text1"/>
            <w:sz w:val="22"/>
            <w:szCs w:val="22"/>
          </w:rPr>
          <w:t>specific</w:t>
        </w:r>
        <w:r w:rsidR="002566AF">
          <w:rPr>
            <w:rFonts w:ascii="Arial" w:hAnsi="Arial" w:cs="Arial"/>
            <w:color w:val="000000" w:themeColor="text1"/>
            <w:sz w:val="22"/>
            <w:szCs w:val="22"/>
          </w:rPr>
          <w:t xml:space="preserve"> </w:t>
        </w:r>
        <w:r w:rsidR="002566AF">
          <w:rPr>
            <w:rFonts w:ascii="Arial" w:hAnsi="Arial" w:cs="Arial"/>
            <w:color w:val="000000" w:themeColor="text1"/>
            <w:sz w:val="22"/>
            <w:szCs w:val="22"/>
          </w:rPr>
          <w:t xml:space="preserve">stimulus-outcome </w:t>
        </w:r>
      </w:ins>
      <w:del w:id="134" w:author="Kahnt, Thorsten (NIH/NIDA) [E]" w:date="2025-01-21T10:50:00Z">
        <w:r w:rsidR="005A02B2" w:rsidDel="002566AF">
          <w:rPr>
            <w:rFonts w:ascii="Arial" w:hAnsi="Arial" w:cs="Arial"/>
            <w:color w:val="000000" w:themeColor="text1"/>
            <w:sz w:val="22"/>
            <w:szCs w:val="22"/>
          </w:rPr>
          <w:delText xml:space="preserve">cue-identity </w:delText>
        </w:r>
      </w:del>
      <w:r w:rsidR="005A02B2">
        <w:rPr>
          <w:rFonts w:ascii="Arial" w:hAnsi="Arial" w:cs="Arial"/>
          <w:color w:val="000000" w:themeColor="text1"/>
          <w:sz w:val="22"/>
          <w:szCs w:val="22"/>
        </w:rPr>
        <w:t>associations and disrupting the posterior</w:t>
      </w:r>
      <w:r w:rsidR="007F68ED">
        <w:rPr>
          <w:rFonts w:ascii="Arial" w:hAnsi="Arial" w:cs="Arial"/>
          <w:color w:val="000000" w:themeColor="text1"/>
          <w:sz w:val="22"/>
          <w:szCs w:val="22"/>
        </w:rPr>
        <w:t xml:space="preserve"> portion </w:t>
      </w:r>
      <w:r w:rsidR="005A02B2">
        <w:rPr>
          <w:rFonts w:ascii="Arial" w:hAnsi="Arial" w:cs="Arial"/>
          <w:color w:val="000000" w:themeColor="text1"/>
          <w:sz w:val="22"/>
          <w:szCs w:val="22"/>
        </w:rPr>
        <w:t xml:space="preserve">will impair retrieving </w:t>
      </w:r>
      <w:ins w:id="135" w:author="Kahnt, Thorsten (NIH/NIDA) [E]" w:date="2025-01-21T10:51:00Z">
        <w:r w:rsidR="002566AF">
          <w:rPr>
            <w:rFonts w:ascii="Arial" w:hAnsi="Arial" w:cs="Arial"/>
            <w:color w:val="000000" w:themeColor="text1"/>
            <w:sz w:val="22"/>
            <w:szCs w:val="22"/>
          </w:rPr>
          <w:t xml:space="preserve">and using these </w:t>
        </w:r>
      </w:ins>
      <w:del w:id="136" w:author="Kahnt, Thorsten (NIH/NIDA) [E]" w:date="2025-01-21T10:51:00Z">
        <w:r w:rsidR="005A02B2" w:rsidDel="002566AF">
          <w:rPr>
            <w:rFonts w:ascii="Arial" w:hAnsi="Arial" w:cs="Arial"/>
            <w:color w:val="000000" w:themeColor="text1"/>
            <w:sz w:val="22"/>
            <w:szCs w:val="22"/>
          </w:rPr>
          <w:delText xml:space="preserve">the cue-identity </w:delText>
        </w:r>
      </w:del>
      <w:r w:rsidR="005A02B2">
        <w:rPr>
          <w:rFonts w:ascii="Arial" w:hAnsi="Arial" w:cs="Arial"/>
          <w:color w:val="000000" w:themeColor="text1"/>
          <w:sz w:val="22"/>
          <w:szCs w:val="22"/>
        </w:rPr>
        <w:t>associations</w:t>
      </w:r>
      <w:ins w:id="137" w:author="Kahnt, Thorsten (NIH/NIDA) [E]" w:date="2025-01-21T10:51:00Z">
        <w:r w:rsidR="002566AF">
          <w:rPr>
            <w:rFonts w:ascii="Arial" w:hAnsi="Arial" w:cs="Arial"/>
            <w:color w:val="000000" w:themeColor="text1"/>
            <w:sz w:val="22"/>
            <w:szCs w:val="22"/>
          </w:rPr>
          <w:t xml:space="preserve"> to guide choices</w:t>
        </w:r>
      </w:ins>
      <w:r w:rsidR="00703153">
        <w:rPr>
          <w:rFonts w:ascii="Arial" w:hAnsi="Arial" w:cs="Arial"/>
          <w:color w:val="000000" w:themeColor="text1"/>
          <w:sz w:val="22"/>
          <w:szCs w:val="22"/>
        </w:rPr>
        <w:t xml:space="preserve">. </w:t>
      </w:r>
    </w:p>
    <w:p w14:paraId="6AA25534" w14:textId="3560671D" w:rsidR="00993992" w:rsidRDefault="007441E5" w:rsidP="004916AE">
      <w:pPr>
        <w:spacing w:after="120"/>
        <w:rPr>
          <w:rFonts w:ascii="Arial" w:hAnsi="Arial" w:cs="Arial"/>
          <w:color w:val="000000" w:themeColor="text1"/>
          <w:sz w:val="22"/>
          <w:szCs w:val="22"/>
        </w:rPr>
      </w:pPr>
      <w:bookmarkStart w:id="138" w:name="OLE_LINK49"/>
      <w:r w:rsidRPr="00D72CA9">
        <w:rPr>
          <w:rFonts w:ascii="Arial" w:hAnsi="Arial" w:cs="Arial"/>
          <w:color w:val="000000" w:themeColor="text1"/>
          <w:sz w:val="22"/>
          <w:szCs w:val="22"/>
        </w:rPr>
        <w:t xml:space="preserve">To test this, we </w:t>
      </w:r>
      <w:r w:rsidR="00487660">
        <w:rPr>
          <w:rFonts w:ascii="Arial" w:hAnsi="Arial" w:cs="Arial"/>
          <w:color w:val="000000" w:themeColor="text1"/>
          <w:sz w:val="22"/>
          <w:szCs w:val="22"/>
        </w:rPr>
        <w:t>applied</w:t>
      </w:r>
      <w:r w:rsidRPr="00D72CA9">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network-targeted transcranial magnetic stimulation (TMS)</w:t>
      </w:r>
      <w:r w:rsidR="00F052AF">
        <w:rPr>
          <w:rFonts w:ascii="Arial" w:hAnsi="Arial" w:cs="Arial"/>
          <w:color w:val="000000" w:themeColor="text1"/>
          <w:sz w:val="22"/>
          <w:szCs w:val="22"/>
        </w:rPr>
        <w:t xml:space="preserve"> with continuous theta burst stimulation (cTBS)</w:t>
      </w:r>
      <w:r w:rsidR="00D95F7D">
        <w:rPr>
          <w:rFonts w:ascii="Arial" w:hAnsi="Arial" w:cs="Arial"/>
          <w:color w:val="000000" w:themeColor="text1"/>
          <w:sz w:val="22"/>
          <w:szCs w:val="22"/>
        </w:rPr>
        <w:t xml:space="preserve"> in </w:t>
      </w:r>
      <w:r w:rsidR="00D95F7D" w:rsidRPr="00D95F7D">
        <w:rPr>
          <w:rFonts w:ascii="Arial" w:hAnsi="Arial" w:cs="Arial"/>
          <w:color w:val="000000" w:themeColor="text1"/>
          <w:sz w:val="22"/>
          <w:szCs w:val="22"/>
        </w:rPr>
        <w:t xml:space="preserve">a within-participant </w:t>
      </w:r>
      <w:r w:rsidR="00487660">
        <w:rPr>
          <w:rFonts w:ascii="Arial" w:hAnsi="Arial" w:cs="Arial"/>
          <w:color w:val="000000" w:themeColor="text1"/>
          <w:sz w:val="22"/>
          <w:szCs w:val="22"/>
        </w:rPr>
        <w:t>study</w:t>
      </w:r>
      <w:r w:rsidR="00D95F7D" w:rsidRPr="00D95F7D">
        <w:rPr>
          <w:rFonts w:ascii="Arial" w:hAnsi="Arial" w:cs="Arial"/>
          <w:color w:val="000000" w:themeColor="text1"/>
          <w:sz w:val="22"/>
          <w:szCs w:val="22"/>
        </w:rPr>
        <w:t xml:space="preserve"> </w:t>
      </w:r>
      <w:r w:rsidR="00487660">
        <w:rPr>
          <w:rFonts w:ascii="Arial" w:hAnsi="Arial" w:cs="Arial"/>
          <w:color w:val="000000" w:themeColor="text1"/>
          <w:sz w:val="22"/>
          <w:szCs w:val="22"/>
        </w:rPr>
        <w:t>across</w:t>
      </w:r>
      <w:r w:rsidR="00D95F7D" w:rsidRPr="00D95F7D">
        <w:rPr>
          <w:rFonts w:ascii="Arial" w:hAnsi="Arial" w:cs="Arial"/>
          <w:color w:val="000000" w:themeColor="text1"/>
          <w:sz w:val="22"/>
          <w:szCs w:val="22"/>
        </w:rPr>
        <w:t xml:space="preserve"> multiple </w:t>
      </w:r>
      <w:r w:rsidR="005C57EE">
        <w:rPr>
          <w:rFonts w:ascii="Arial" w:hAnsi="Arial" w:cs="Arial"/>
          <w:color w:val="000000" w:themeColor="text1"/>
          <w:sz w:val="22"/>
          <w:szCs w:val="22"/>
        </w:rPr>
        <w:t>sessions</w:t>
      </w:r>
      <w:r w:rsidR="00B11C2D" w:rsidRPr="00D95F7D">
        <w:rPr>
          <w:rFonts w:ascii="Arial" w:hAnsi="Arial" w:cs="Arial"/>
          <w:color w:val="000000" w:themeColor="text1"/>
          <w:sz w:val="22"/>
          <w:szCs w:val="22"/>
        </w:rPr>
        <w:t>.</w:t>
      </w:r>
      <w:r w:rsidR="004A313A">
        <w:rPr>
          <w:rFonts w:ascii="Arial" w:hAnsi="Arial" w:cs="Arial"/>
          <w:color w:val="000000" w:themeColor="text1"/>
          <w:sz w:val="22"/>
          <w:szCs w:val="22"/>
        </w:rPr>
        <w:t xml:space="preserve"> This approach </w:t>
      </w:r>
      <w:del w:id="139" w:author="Kahnt, Thorsten (NIH/NIDA) [E]" w:date="2025-01-21T10:51:00Z">
        <w:r w:rsidR="00AD2101" w:rsidDel="002566AF">
          <w:rPr>
            <w:rFonts w:ascii="Arial" w:hAnsi="Arial" w:cs="Arial"/>
            <w:color w:val="000000" w:themeColor="text1"/>
            <w:sz w:val="22"/>
            <w:szCs w:val="22"/>
          </w:rPr>
          <w:delText xml:space="preserve">could </w:delText>
        </w:r>
      </w:del>
      <w:ins w:id="140" w:author="Kahnt, Thorsten (NIH/NIDA) [E]" w:date="2025-01-21T10:51:00Z">
        <w:r w:rsidR="002566AF">
          <w:rPr>
            <w:rFonts w:ascii="Arial" w:hAnsi="Arial" w:cs="Arial"/>
            <w:color w:val="000000" w:themeColor="text1"/>
            <w:sz w:val="22"/>
            <w:szCs w:val="22"/>
          </w:rPr>
          <w:t>allowed us</w:t>
        </w:r>
        <w:r w:rsidR="002566AF">
          <w:rPr>
            <w:rFonts w:ascii="Arial" w:hAnsi="Arial" w:cs="Arial"/>
            <w:color w:val="000000" w:themeColor="text1"/>
            <w:sz w:val="22"/>
            <w:szCs w:val="22"/>
          </w:rPr>
          <w:t xml:space="preserve"> </w:t>
        </w:r>
        <w:r w:rsidR="002566AF">
          <w:rPr>
            <w:rFonts w:ascii="Arial" w:hAnsi="Arial" w:cs="Arial"/>
            <w:color w:val="000000" w:themeColor="text1"/>
            <w:sz w:val="22"/>
            <w:szCs w:val="22"/>
          </w:rPr>
          <w:t xml:space="preserve">to </w:t>
        </w:r>
      </w:ins>
      <w:r w:rsidR="00AD2101">
        <w:rPr>
          <w:rFonts w:ascii="Arial" w:hAnsi="Arial" w:cs="Arial"/>
          <w:color w:val="000000" w:themeColor="text1"/>
          <w:sz w:val="22"/>
          <w:szCs w:val="22"/>
        </w:rPr>
        <w:t xml:space="preserve">modulate the </w:t>
      </w:r>
      <w:r w:rsidR="00706F68">
        <w:rPr>
          <w:rFonts w:ascii="Arial" w:hAnsi="Arial" w:cs="Arial"/>
          <w:color w:val="000000" w:themeColor="text1"/>
          <w:sz w:val="22"/>
          <w:szCs w:val="22"/>
        </w:rPr>
        <w:t>anterior and posterior portions of the</w:t>
      </w:r>
      <w:r w:rsidR="00E60C76">
        <w:rPr>
          <w:rFonts w:ascii="Arial" w:hAnsi="Arial" w:cs="Arial"/>
          <w:color w:val="000000" w:themeColor="text1"/>
          <w:sz w:val="22"/>
          <w:szCs w:val="22"/>
        </w:rPr>
        <w:t xml:space="preserve"> central/</w:t>
      </w:r>
      <w:r w:rsidR="00706F68">
        <w:rPr>
          <w:rFonts w:ascii="Arial" w:hAnsi="Arial" w:cs="Arial"/>
          <w:color w:val="000000" w:themeColor="text1"/>
          <w:sz w:val="22"/>
          <w:szCs w:val="22"/>
        </w:rPr>
        <w:t>lateral</w:t>
      </w:r>
      <w:r w:rsidR="005079B2">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OFC network</w:t>
      </w:r>
      <w:r w:rsidR="00A96F05">
        <w:rPr>
          <w:rFonts w:ascii="Arial" w:hAnsi="Arial" w:cs="Arial"/>
          <w:color w:val="000000" w:themeColor="text1"/>
          <w:sz w:val="22"/>
          <w:szCs w:val="22"/>
        </w:rPr>
        <w:t xml:space="preserve"> </w:t>
      </w:r>
      <w:ins w:id="141" w:author="Kahnt, Thorsten (NIH/NIDA) [E]" w:date="2025-01-21T10:52:00Z">
        <w:r w:rsidR="002566AF">
          <w:rPr>
            <w:rFonts w:ascii="Arial" w:hAnsi="Arial" w:cs="Arial"/>
            <w:color w:val="000000" w:themeColor="text1"/>
            <w:sz w:val="22"/>
            <w:szCs w:val="22"/>
          </w:rPr>
          <w:t xml:space="preserve">selectively </w:t>
        </w:r>
      </w:ins>
      <w:r w:rsidR="00A96F05">
        <w:rPr>
          <w:rFonts w:ascii="Arial" w:hAnsi="Arial" w:cs="Arial"/>
          <w:color w:val="000000" w:themeColor="text1"/>
          <w:sz w:val="22"/>
          <w:szCs w:val="22"/>
        </w:rPr>
        <w:t>during the learning and testing phases</w:t>
      </w:r>
      <w:r w:rsidR="00921E0F" w:rsidRPr="00D72CA9">
        <w:rPr>
          <w:rFonts w:ascii="Arial" w:hAnsi="Arial" w:cs="Arial"/>
          <w:color w:val="000000" w:themeColor="text1"/>
          <w:sz w:val="22"/>
          <w:szCs w:val="22"/>
        </w:rPr>
        <w:t>.</w:t>
      </w:r>
      <w:r w:rsidR="006D0A9A">
        <w:rPr>
          <w:rFonts w:ascii="Arial" w:hAnsi="Arial" w:cs="Arial"/>
          <w:color w:val="000000" w:themeColor="text1"/>
          <w:sz w:val="22"/>
          <w:szCs w:val="22"/>
        </w:rPr>
        <w:t xml:space="preserve"> </w:t>
      </w:r>
      <w:bookmarkStart w:id="142" w:name="OLE_LINK50"/>
      <w:r w:rsidR="009E1203">
        <w:rPr>
          <w:rFonts w:ascii="Arial" w:hAnsi="Arial" w:cs="Arial"/>
          <w:color w:val="000000" w:themeColor="text1"/>
          <w:sz w:val="22"/>
          <w:szCs w:val="22"/>
        </w:rPr>
        <w:t>We</w:t>
      </w:r>
      <w:r w:rsidR="00993992">
        <w:rPr>
          <w:rFonts w:ascii="Arial" w:hAnsi="Arial" w:cs="Arial"/>
          <w:color w:val="000000" w:themeColor="text1"/>
          <w:sz w:val="22"/>
          <w:szCs w:val="22"/>
        </w:rPr>
        <w:t xml:space="preserve"> also</w:t>
      </w:r>
      <w:r w:rsidR="009E1203">
        <w:rPr>
          <w:rFonts w:ascii="Arial" w:hAnsi="Arial" w:cs="Arial"/>
          <w:color w:val="000000" w:themeColor="text1"/>
          <w:sz w:val="22"/>
          <w:szCs w:val="22"/>
        </w:rPr>
        <w:t xml:space="preserve"> developed computational models</w:t>
      </w:r>
      <w:r w:rsidR="00993992">
        <w:rPr>
          <w:rFonts w:ascii="Arial" w:hAnsi="Arial" w:cs="Arial"/>
          <w:color w:val="000000" w:themeColor="text1"/>
          <w:sz w:val="22"/>
          <w:szCs w:val="22"/>
        </w:rPr>
        <w:t xml:space="preserve"> </w:t>
      </w:r>
      <w:r w:rsidR="00832659">
        <w:rPr>
          <w:rFonts w:ascii="Arial" w:hAnsi="Arial" w:cs="Arial"/>
          <w:color w:val="000000" w:themeColor="text1"/>
          <w:sz w:val="22"/>
          <w:szCs w:val="22"/>
        </w:rPr>
        <w:t>that</w:t>
      </w:r>
      <w:r w:rsidR="00993992">
        <w:rPr>
          <w:rFonts w:ascii="Arial" w:hAnsi="Arial" w:cs="Arial"/>
          <w:color w:val="000000" w:themeColor="text1"/>
          <w:sz w:val="22"/>
          <w:szCs w:val="22"/>
        </w:rPr>
        <w:t xml:space="preserve"> implement devaluation behaviors </w:t>
      </w:r>
      <w:r w:rsidR="00832659">
        <w:rPr>
          <w:rFonts w:ascii="Arial" w:hAnsi="Arial" w:cs="Arial"/>
          <w:color w:val="000000" w:themeColor="text1"/>
          <w:sz w:val="22"/>
          <w:szCs w:val="22"/>
        </w:rPr>
        <w:t>by mechanism of</w:t>
      </w:r>
      <w:r w:rsidR="00993992">
        <w:rPr>
          <w:rFonts w:ascii="Arial" w:hAnsi="Arial" w:cs="Arial"/>
          <w:color w:val="000000" w:themeColor="text1"/>
          <w:sz w:val="22"/>
          <w:szCs w:val="22"/>
        </w:rPr>
        <w:t xml:space="preserve"> </w:t>
      </w:r>
      <w:r w:rsidR="00F34015">
        <w:rPr>
          <w:rFonts w:ascii="Arial" w:hAnsi="Arial" w:cs="Arial"/>
          <w:color w:val="000000" w:themeColor="text1"/>
          <w:sz w:val="22"/>
          <w:szCs w:val="22"/>
        </w:rPr>
        <w:t xml:space="preserve">updating outcome value </w:t>
      </w:r>
      <w:commentRangeStart w:id="143"/>
      <w:r w:rsidR="00F34015">
        <w:rPr>
          <w:rFonts w:ascii="Arial" w:hAnsi="Arial" w:cs="Arial"/>
          <w:color w:val="000000" w:themeColor="text1"/>
          <w:sz w:val="22"/>
          <w:szCs w:val="22"/>
        </w:rPr>
        <w:t>and</w:t>
      </w:r>
      <w:r w:rsidR="00832659">
        <w:rPr>
          <w:rFonts w:ascii="Arial" w:hAnsi="Arial" w:cs="Arial"/>
          <w:color w:val="000000" w:themeColor="text1"/>
          <w:sz w:val="22"/>
          <w:szCs w:val="22"/>
        </w:rPr>
        <w:t>/or</w:t>
      </w:r>
      <w:r w:rsidR="00F34015">
        <w:rPr>
          <w:rFonts w:ascii="Arial" w:hAnsi="Arial" w:cs="Arial"/>
          <w:color w:val="000000" w:themeColor="text1"/>
          <w:sz w:val="22"/>
          <w:szCs w:val="22"/>
        </w:rPr>
        <w:t xml:space="preserve"> </w:t>
      </w:r>
      <w:r w:rsidR="004956E8">
        <w:rPr>
          <w:rFonts w:ascii="Arial" w:hAnsi="Arial" w:cs="Arial"/>
          <w:color w:val="000000" w:themeColor="text1"/>
          <w:sz w:val="22"/>
          <w:szCs w:val="22"/>
        </w:rPr>
        <w:t>behavioral control</w:t>
      </w:r>
      <w:commentRangeEnd w:id="143"/>
      <w:r w:rsidR="002566AF">
        <w:rPr>
          <w:rStyle w:val="CommentReference"/>
        </w:rPr>
        <w:commentReference w:id="143"/>
      </w:r>
      <w:r w:rsidR="000262D0">
        <w:rPr>
          <w:rFonts w:ascii="Arial" w:hAnsi="Arial" w:cs="Arial"/>
          <w:color w:val="000000" w:themeColor="text1"/>
          <w:sz w:val="22"/>
          <w:szCs w:val="22"/>
        </w:rPr>
        <w:t>, wh</w:t>
      </w:r>
      <w:r w:rsidR="00A66125">
        <w:rPr>
          <w:rFonts w:ascii="Arial" w:hAnsi="Arial" w:cs="Arial"/>
          <w:color w:val="000000" w:themeColor="text1"/>
          <w:sz w:val="22"/>
          <w:szCs w:val="22"/>
        </w:rPr>
        <w:t xml:space="preserve">ile also capturing </w:t>
      </w:r>
      <w:r w:rsidR="000262D0">
        <w:rPr>
          <w:rFonts w:ascii="Arial" w:hAnsi="Arial" w:cs="Arial"/>
          <w:color w:val="000000" w:themeColor="text1"/>
          <w:sz w:val="22"/>
          <w:szCs w:val="22"/>
        </w:rPr>
        <w:t>different mechanism</w:t>
      </w:r>
      <w:r w:rsidR="00A66125">
        <w:rPr>
          <w:rFonts w:ascii="Arial" w:hAnsi="Arial" w:cs="Arial"/>
          <w:color w:val="000000" w:themeColor="text1"/>
          <w:sz w:val="22"/>
          <w:szCs w:val="22"/>
        </w:rPr>
        <w:t>s</w:t>
      </w:r>
      <w:r w:rsidR="000262D0">
        <w:rPr>
          <w:rFonts w:ascii="Arial" w:hAnsi="Arial" w:cs="Arial"/>
          <w:color w:val="000000" w:themeColor="text1"/>
          <w:sz w:val="22"/>
          <w:szCs w:val="22"/>
        </w:rPr>
        <w:t xml:space="preserve"> </w:t>
      </w:r>
      <w:r w:rsidR="00A66125">
        <w:rPr>
          <w:rFonts w:ascii="Arial" w:hAnsi="Arial" w:cs="Arial"/>
          <w:color w:val="000000" w:themeColor="text1"/>
          <w:sz w:val="22"/>
          <w:szCs w:val="22"/>
        </w:rPr>
        <w:t>through</w:t>
      </w:r>
      <w:r w:rsidR="000262D0">
        <w:rPr>
          <w:rFonts w:ascii="Arial" w:hAnsi="Arial" w:cs="Arial"/>
          <w:color w:val="000000" w:themeColor="text1"/>
          <w:sz w:val="22"/>
          <w:szCs w:val="22"/>
        </w:rPr>
        <w:t xml:space="preserve"> which TMS might influence devaluation. </w:t>
      </w:r>
      <w:bookmarkEnd w:id="142"/>
    </w:p>
    <w:p w14:paraId="6DA0D14C" w14:textId="07628EB2" w:rsidR="0012164E" w:rsidRPr="00AD2101" w:rsidRDefault="00697CD2" w:rsidP="004916AE">
      <w:pPr>
        <w:spacing w:after="120"/>
        <w:rPr>
          <w:rFonts w:ascii="Arial" w:hAnsi="Arial" w:cs="Arial"/>
          <w:color w:val="000000" w:themeColor="text1"/>
          <w:sz w:val="22"/>
          <w:szCs w:val="22"/>
        </w:rPr>
      </w:pPr>
      <w:bookmarkStart w:id="144" w:name="OLE_LINK67"/>
      <w:r>
        <w:rPr>
          <w:rFonts w:ascii="Arial" w:hAnsi="Arial" w:cs="Arial"/>
          <w:color w:val="000000" w:themeColor="text1"/>
          <w:sz w:val="22"/>
          <w:szCs w:val="22"/>
        </w:rPr>
        <w:t>O</w:t>
      </w:r>
      <w:r w:rsidR="00517A15" w:rsidRPr="00517A15">
        <w:rPr>
          <w:rFonts w:ascii="Arial" w:hAnsi="Arial" w:cs="Arial"/>
          <w:color w:val="000000" w:themeColor="text1"/>
          <w:sz w:val="22"/>
          <w:szCs w:val="22"/>
        </w:rPr>
        <w:t>ur findings reveal</w:t>
      </w:r>
      <w:r w:rsidR="007459FB">
        <w:rPr>
          <w:rFonts w:ascii="Arial" w:hAnsi="Arial" w:cs="Arial"/>
          <w:color w:val="000000" w:themeColor="text1"/>
          <w:sz w:val="22"/>
          <w:szCs w:val="22"/>
        </w:rPr>
        <w:t xml:space="preserve"> distinct roles for the anterior and posterior lateral OFC in goal-directed behavior. Disruption of the posterior lateral OFC </w:t>
      </w:r>
      <w:del w:id="145" w:author="Kahnt, Thorsten (NIH/NIDA) [E]" w:date="2025-01-21T10:53:00Z">
        <w:r w:rsidR="007459FB" w:rsidDel="002566AF">
          <w:rPr>
            <w:rFonts w:ascii="Arial" w:hAnsi="Arial" w:cs="Arial"/>
            <w:color w:val="000000" w:themeColor="text1"/>
            <w:sz w:val="22"/>
            <w:szCs w:val="22"/>
          </w:rPr>
          <w:delText xml:space="preserve">using cTBS </w:delText>
        </w:r>
      </w:del>
      <w:r w:rsidR="00C13CD9">
        <w:rPr>
          <w:rFonts w:ascii="Arial" w:hAnsi="Arial" w:cs="Arial"/>
          <w:color w:val="000000" w:themeColor="text1"/>
          <w:sz w:val="22"/>
          <w:szCs w:val="22"/>
        </w:rPr>
        <w:t>before testing</w:t>
      </w:r>
      <w:r w:rsidR="003D7C2C" w:rsidRPr="0031583B">
        <w:rPr>
          <w:rFonts w:ascii="Arial" w:hAnsi="Arial" w:cs="Arial"/>
          <w:color w:val="000000" w:themeColor="text1"/>
          <w:sz w:val="22"/>
          <w:szCs w:val="22"/>
        </w:rPr>
        <w:t xml:space="preserve"> impaired outcome devaluation</w:t>
      </w:r>
      <w:r w:rsidR="0067596A">
        <w:rPr>
          <w:rFonts w:ascii="Arial" w:hAnsi="Arial" w:cs="Arial"/>
          <w:color w:val="000000" w:themeColor="text1"/>
          <w:sz w:val="22"/>
          <w:szCs w:val="22"/>
        </w:rPr>
        <w:t xml:space="preserve">, </w:t>
      </w:r>
      <w:r w:rsidR="00FA2973">
        <w:rPr>
          <w:rFonts w:ascii="Arial" w:hAnsi="Arial" w:cs="Arial"/>
          <w:color w:val="000000" w:themeColor="text1"/>
          <w:sz w:val="22"/>
          <w:szCs w:val="22"/>
        </w:rPr>
        <w:t>whereas</w:t>
      </w:r>
      <w:r w:rsidR="002823E2">
        <w:rPr>
          <w:rFonts w:ascii="Arial" w:hAnsi="Arial" w:cs="Arial"/>
          <w:color w:val="000000" w:themeColor="text1"/>
          <w:sz w:val="22"/>
          <w:szCs w:val="22"/>
        </w:rPr>
        <w:t xml:space="preserve"> </w:t>
      </w:r>
      <w:r w:rsidR="007459FB">
        <w:rPr>
          <w:rFonts w:ascii="Arial" w:hAnsi="Arial" w:cs="Arial"/>
          <w:color w:val="000000" w:themeColor="text1"/>
          <w:sz w:val="22"/>
          <w:szCs w:val="22"/>
        </w:rPr>
        <w:t>disruption of the a</w:t>
      </w:r>
      <w:r w:rsidR="0012164E" w:rsidRPr="0031583B">
        <w:rPr>
          <w:rFonts w:ascii="Arial" w:hAnsi="Arial" w:cs="Arial"/>
          <w:color w:val="000000" w:themeColor="text1"/>
          <w:sz w:val="22"/>
          <w:szCs w:val="22"/>
        </w:rPr>
        <w:t>nterior</w:t>
      </w:r>
      <w:r w:rsidR="007459FB">
        <w:rPr>
          <w:rFonts w:ascii="Arial" w:hAnsi="Arial" w:cs="Arial"/>
          <w:color w:val="000000" w:themeColor="text1"/>
          <w:sz w:val="22"/>
          <w:szCs w:val="22"/>
        </w:rPr>
        <w:t xml:space="preserve"> lateral </w:t>
      </w:r>
      <w:r w:rsidR="0023518F" w:rsidRPr="0031583B">
        <w:rPr>
          <w:rFonts w:ascii="Arial" w:hAnsi="Arial" w:cs="Arial"/>
          <w:color w:val="000000" w:themeColor="text1"/>
          <w:sz w:val="22"/>
          <w:szCs w:val="22"/>
        </w:rPr>
        <w:t xml:space="preserve">OFC </w:t>
      </w:r>
      <w:r w:rsidR="00C13CD9">
        <w:rPr>
          <w:rFonts w:ascii="Arial" w:hAnsi="Arial" w:cs="Arial"/>
          <w:color w:val="000000" w:themeColor="text1"/>
          <w:sz w:val="22"/>
          <w:szCs w:val="22"/>
        </w:rPr>
        <w:t>before learning</w:t>
      </w:r>
      <w:ins w:id="146" w:author="Kahnt, Thorsten (NIH/NIDA) [E]" w:date="2025-01-21T10:53:00Z">
        <w:r w:rsidR="002566AF">
          <w:rPr>
            <w:rFonts w:ascii="Arial" w:hAnsi="Arial" w:cs="Arial"/>
            <w:color w:val="000000" w:themeColor="text1"/>
            <w:sz w:val="22"/>
            <w:szCs w:val="22"/>
          </w:rPr>
          <w:t xml:space="preserve"> similarly</w:t>
        </w:r>
      </w:ins>
      <w:r w:rsidR="0023518F" w:rsidRPr="0031583B">
        <w:rPr>
          <w:rFonts w:ascii="Arial" w:hAnsi="Arial" w:cs="Arial"/>
          <w:color w:val="000000" w:themeColor="text1"/>
          <w:sz w:val="22"/>
          <w:szCs w:val="22"/>
        </w:rPr>
        <w:t xml:space="preserve"> impaired </w:t>
      </w:r>
      <w:r w:rsidR="002823E2">
        <w:rPr>
          <w:rFonts w:ascii="Arial" w:hAnsi="Arial" w:cs="Arial"/>
          <w:color w:val="000000" w:themeColor="text1"/>
          <w:sz w:val="22"/>
          <w:szCs w:val="22"/>
        </w:rPr>
        <w:t>subsequent</w:t>
      </w:r>
      <w:r w:rsidR="0023518F" w:rsidRPr="0031583B">
        <w:rPr>
          <w:rFonts w:ascii="Arial" w:hAnsi="Arial" w:cs="Arial"/>
          <w:color w:val="000000" w:themeColor="text1"/>
          <w:sz w:val="22"/>
          <w:szCs w:val="22"/>
        </w:rPr>
        <w:t xml:space="preserve"> devaluation.</w:t>
      </w:r>
      <w:r w:rsidR="0031583B">
        <w:rPr>
          <w:rFonts w:ascii="Arial" w:hAnsi="Arial" w:cs="Arial"/>
          <w:color w:val="000000" w:themeColor="text1"/>
          <w:sz w:val="22"/>
          <w:szCs w:val="22"/>
        </w:rPr>
        <w:t xml:space="preserve"> </w:t>
      </w:r>
      <w:bookmarkEnd w:id="138"/>
      <w:commentRangeStart w:id="147"/>
      <w:r w:rsidR="00A300F4" w:rsidRPr="00A300F4">
        <w:rPr>
          <w:rFonts w:ascii="Arial" w:hAnsi="Arial" w:cs="Arial"/>
          <w:color w:val="000000" w:themeColor="text1"/>
          <w:sz w:val="22"/>
          <w:szCs w:val="22"/>
        </w:rPr>
        <w:t>Additionally, cTBS targeting either region disrupted value acquisition, but only during the first session of the within-participant study.</w:t>
      </w:r>
      <w:r w:rsidR="00A300F4">
        <w:rPr>
          <w:rFonts w:ascii="Arial" w:hAnsi="Arial" w:cs="Arial"/>
          <w:color w:val="000000" w:themeColor="text1"/>
          <w:sz w:val="22"/>
          <w:szCs w:val="22"/>
        </w:rPr>
        <w:t xml:space="preserve"> </w:t>
      </w:r>
      <w:commentRangeEnd w:id="147"/>
      <w:r w:rsidR="002566AF">
        <w:rPr>
          <w:rStyle w:val="CommentReference"/>
        </w:rPr>
        <w:commentReference w:id="147"/>
      </w:r>
      <w:r w:rsidR="00D46C68">
        <w:rPr>
          <w:rFonts w:ascii="Arial" w:hAnsi="Arial" w:cs="Arial"/>
          <w:color w:val="000000" w:themeColor="text1"/>
          <w:sz w:val="22"/>
          <w:szCs w:val="22"/>
        </w:rPr>
        <w:t>Together, t</w:t>
      </w:r>
      <w:r w:rsidR="003A30CE">
        <w:rPr>
          <w:rFonts w:ascii="Arial" w:hAnsi="Arial" w:cs="Arial"/>
          <w:color w:val="000000" w:themeColor="text1"/>
          <w:sz w:val="22"/>
          <w:szCs w:val="22"/>
        </w:rPr>
        <w:t>hese results</w:t>
      </w:r>
      <w:r w:rsidR="00E37E38">
        <w:rPr>
          <w:rFonts w:ascii="Arial" w:hAnsi="Arial" w:cs="Arial"/>
          <w:color w:val="000000" w:themeColor="text1"/>
          <w:sz w:val="22"/>
          <w:szCs w:val="22"/>
        </w:rPr>
        <w:t xml:space="preserve"> </w:t>
      </w:r>
      <w:r w:rsidR="00E37E38" w:rsidRPr="00E37E38">
        <w:rPr>
          <w:rFonts w:ascii="Arial" w:hAnsi="Arial" w:cs="Arial"/>
          <w:color w:val="000000" w:themeColor="text1"/>
          <w:sz w:val="22"/>
          <w:szCs w:val="22"/>
        </w:rPr>
        <w:t xml:space="preserve">suggest that </w:t>
      </w:r>
      <w:r w:rsidR="00892038">
        <w:rPr>
          <w:rFonts w:ascii="Arial" w:hAnsi="Arial" w:cs="Arial"/>
          <w:color w:val="000000" w:themeColor="text1"/>
          <w:sz w:val="22"/>
          <w:szCs w:val="22"/>
        </w:rPr>
        <w:t xml:space="preserve">anterior and </w:t>
      </w:r>
      <w:r w:rsidR="00D73CD6" w:rsidRPr="00E37E38">
        <w:rPr>
          <w:rFonts w:ascii="Arial" w:hAnsi="Arial" w:cs="Arial"/>
          <w:color w:val="000000" w:themeColor="text1"/>
          <w:sz w:val="22"/>
          <w:szCs w:val="22"/>
        </w:rPr>
        <w:t>posterior</w:t>
      </w:r>
      <w:r w:rsidR="00892038">
        <w:rPr>
          <w:rFonts w:ascii="Arial" w:hAnsi="Arial" w:cs="Arial"/>
          <w:color w:val="000000" w:themeColor="text1"/>
          <w:sz w:val="22"/>
          <w:szCs w:val="22"/>
        </w:rPr>
        <w:t xml:space="preserve"> </w:t>
      </w:r>
      <w:r w:rsidR="00E37E38" w:rsidRPr="00E37E38">
        <w:rPr>
          <w:rFonts w:ascii="Arial" w:hAnsi="Arial" w:cs="Arial"/>
          <w:color w:val="000000" w:themeColor="text1"/>
          <w:sz w:val="22"/>
          <w:szCs w:val="22"/>
        </w:rPr>
        <w:t>lateral orbitofrontal cortex network</w:t>
      </w:r>
      <w:r w:rsidR="00892038">
        <w:rPr>
          <w:rFonts w:ascii="Arial" w:hAnsi="Arial" w:cs="Arial"/>
          <w:color w:val="000000" w:themeColor="text1"/>
          <w:sz w:val="22"/>
          <w:szCs w:val="22"/>
        </w:rPr>
        <w:t>s</w:t>
      </w:r>
      <w:r w:rsidR="00782B1F">
        <w:rPr>
          <w:rFonts w:ascii="Arial" w:hAnsi="Arial" w:cs="Arial"/>
          <w:color w:val="000000" w:themeColor="text1"/>
          <w:sz w:val="22"/>
          <w:szCs w:val="22"/>
        </w:rPr>
        <w:t xml:space="preserve"> play complementary roles, supporting </w:t>
      </w:r>
      <w:r w:rsidR="00A300F4">
        <w:rPr>
          <w:rFonts w:ascii="Arial" w:hAnsi="Arial" w:cs="Arial"/>
          <w:color w:val="000000" w:themeColor="text1"/>
          <w:sz w:val="22"/>
          <w:szCs w:val="22"/>
        </w:rPr>
        <w:t xml:space="preserve">the </w:t>
      </w:r>
      <w:r w:rsidR="00892038">
        <w:rPr>
          <w:rFonts w:ascii="Arial" w:hAnsi="Arial" w:cs="Arial"/>
          <w:color w:val="000000" w:themeColor="text1"/>
          <w:sz w:val="22"/>
          <w:szCs w:val="22"/>
        </w:rPr>
        <w:t>acquisition and</w:t>
      </w:r>
      <w:r w:rsidR="00E37E38" w:rsidRPr="00E37E38">
        <w:rPr>
          <w:rFonts w:ascii="Arial" w:hAnsi="Arial" w:cs="Arial"/>
          <w:color w:val="000000" w:themeColor="text1"/>
          <w:sz w:val="22"/>
          <w:szCs w:val="22"/>
        </w:rPr>
        <w:t xml:space="preserve"> </w:t>
      </w:r>
      <w:r w:rsidR="00892038">
        <w:rPr>
          <w:rFonts w:ascii="Arial" w:hAnsi="Arial" w:cs="Arial"/>
          <w:color w:val="000000" w:themeColor="text1"/>
          <w:sz w:val="22"/>
          <w:szCs w:val="22"/>
        </w:rPr>
        <w:t>use</w:t>
      </w:r>
      <w:r w:rsidR="00E37E38" w:rsidRPr="00E37E38">
        <w:rPr>
          <w:rFonts w:ascii="Arial" w:hAnsi="Arial" w:cs="Arial"/>
          <w:color w:val="000000" w:themeColor="text1"/>
          <w:sz w:val="22"/>
          <w:szCs w:val="22"/>
        </w:rPr>
        <w:t xml:space="preserve"> of outcome-specific stimulus-reward associations</w:t>
      </w:r>
      <w:r w:rsidR="00782B1F">
        <w:rPr>
          <w:rFonts w:ascii="Arial" w:hAnsi="Arial" w:cs="Arial"/>
          <w:color w:val="000000" w:themeColor="text1"/>
          <w:sz w:val="22"/>
          <w:szCs w:val="22"/>
        </w:rPr>
        <w:t xml:space="preserve"> essential for</w:t>
      </w:r>
      <w:r w:rsidR="00A300F4">
        <w:rPr>
          <w:rFonts w:ascii="Arial" w:hAnsi="Arial" w:cs="Arial"/>
          <w:color w:val="000000" w:themeColor="text1"/>
          <w:sz w:val="22"/>
          <w:szCs w:val="22"/>
        </w:rPr>
        <w:t xml:space="preserve"> </w:t>
      </w:r>
      <w:r w:rsidR="008F52C1">
        <w:rPr>
          <w:rFonts w:ascii="Arial" w:hAnsi="Arial" w:cs="Arial"/>
          <w:color w:val="000000" w:themeColor="text1"/>
          <w:sz w:val="22"/>
          <w:szCs w:val="22"/>
        </w:rPr>
        <w:t xml:space="preserve">goal-directed behaviors. </w:t>
      </w:r>
    </w:p>
    <w:bookmarkEnd w:id="144"/>
    <w:p w14:paraId="546BAE61" w14:textId="77777777" w:rsidR="00C43A23" w:rsidRPr="00F9586E" w:rsidRDefault="00C43A23" w:rsidP="004916AE">
      <w:pPr>
        <w:spacing w:after="120"/>
        <w:rPr>
          <w:rFonts w:ascii="Arial" w:hAnsi="Arial" w:cs="Arial"/>
          <w:color w:val="000000" w:themeColor="text1"/>
          <w:sz w:val="22"/>
          <w:szCs w:val="22"/>
        </w:rPr>
      </w:pPr>
    </w:p>
    <w:p w14:paraId="57E1DB38" w14:textId="1D8F5BC6" w:rsidR="000E168D" w:rsidRPr="006A4EA8" w:rsidRDefault="000E168D" w:rsidP="008F7B40">
      <w:pPr>
        <w:pStyle w:val="Heading2"/>
        <w:spacing w:before="0" w:after="120"/>
        <w:rPr>
          <w:rFonts w:ascii="Arial" w:hAnsi="Arial" w:cs="Arial"/>
          <w:b/>
          <w:bCs/>
          <w:color w:val="000000" w:themeColor="text1"/>
          <w:sz w:val="22"/>
          <w:szCs w:val="22"/>
        </w:rPr>
      </w:pPr>
      <w:r w:rsidRPr="006A4EA8">
        <w:rPr>
          <w:rFonts w:ascii="Arial" w:hAnsi="Arial" w:cs="Arial"/>
          <w:b/>
          <w:bCs/>
          <w:color w:val="000000" w:themeColor="text1"/>
          <w:sz w:val="22"/>
          <w:szCs w:val="22"/>
        </w:rPr>
        <w:t>Results</w:t>
      </w:r>
    </w:p>
    <w:p w14:paraId="1347B504" w14:textId="160AF40C" w:rsidR="00EF05DE" w:rsidRPr="003C2230" w:rsidRDefault="002566AF" w:rsidP="00173984">
      <w:pPr>
        <w:pStyle w:val="Heading3"/>
        <w:spacing w:before="120" w:after="120"/>
        <w:rPr>
          <w:rFonts w:ascii="Arial" w:hAnsi="Arial" w:cs="Arial"/>
          <w:b/>
          <w:bCs/>
          <w:color w:val="auto"/>
          <w:sz w:val="22"/>
          <w:szCs w:val="22"/>
        </w:rPr>
      </w:pPr>
      <w:ins w:id="148" w:author="Kahnt, Thorsten (NIH/NIDA) [E]" w:date="2025-01-21T10:58:00Z">
        <w:r>
          <w:rPr>
            <w:rFonts w:ascii="Arial" w:hAnsi="Arial" w:cs="Arial"/>
            <w:b/>
            <w:bCs/>
            <w:color w:val="auto"/>
            <w:sz w:val="22"/>
            <w:szCs w:val="22"/>
          </w:rPr>
          <w:t xml:space="preserve">Experimental design and </w:t>
        </w:r>
      </w:ins>
      <w:del w:id="149" w:author="Kahnt, Thorsten (NIH/NIDA) [E]" w:date="2025-01-21T10:58:00Z">
        <w:r w:rsidR="00326384" w:rsidDel="002566AF">
          <w:rPr>
            <w:rFonts w:ascii="Arial" w:hAnsi="Arial" w:cs="Arial"/>
            <w:b/>
            <w:bCs/>
            <w:color w:val="auto"/>
            <w:sz w:val="22"/>
            <w:szCs w:val="22"/>
          </w:rPr>
          <w:delText xml:space="preserve">Outcome </w:delText>
        </w:r>
      </w:del>
      <w:ins w:id="150" w:author="Kahnt, Thorsten (NIH/NIDA) [E]" w:date="2025-01-21T10:58:00Z">
        <w:r>
          <w:rPr>
            <w:rFonts w:ascii="Arial" w:hAnsi="Arial" w:cs="Arial"/>
            <w:b/>
            <w:bCs/>
            <w:color w:val="auto"/>
            <w:sz w:val="22"/>
            <w:szCs w:val="22"/>
          </w:rPr>
          <w:t>o</w:t>
        </w:r>
        <w:r>
          <w:rPr>
            <w:rFonts w:ascii="Arial" w:hAnsi="Arial" w:cs="Arial"/>
            <w:b/>
            <w:bCs/>
            <w:color w:val="auto"/>
            <w:sz w:val="22"/>
            <w:szCs w:val="22"/>
          </w:rPr>
          <w:t xml:space="preserve">utcome </w:t>
        </w:r>
      </w:ins>
      <w:r w:rsidR="00326384">
        <w:rPr>
          <w:rFonts w:ascii="Arial" w:hAnsi="Arial" w:cs="Arial"/>
          <w:b/>
          <w:bCs/>
          <w:color w:val="auto"/>
          <w:sz w:val="22"/>
          <w:szCs w:val="22"/>
        </w:rPr>
        <w:t xml:space="preserve">devaluation </w:t>
      </w:r>
      <w:del w:id="151" w:author="Kahnt, Thorsten (NIH/NIDA) [E]" w:date="2025-01-21T10:58:00Z">
        <w:r w:rsidR="00326384" w:rsidDel="002566AF">
          <w:rPr>
            <w:rFonts w:ascii="Arial" w:hAnsi="Arial" w:cs="Arial"/>
            <w:b/>
            <w:bCs/>
            <w:color w:val="auto"/>
            <w:sz w:val="22"/>
            <w:szCs w:val="22"/>
          </w:rPr>
          <w:delText>experiment design</w:delText>
        </w:r>
      </w:del>
      <w:ins w:id="152" w:author="Kahnt, Thorsten (NIH/NIDA) [E]" w:date="2025-01-21T10:58:00Z">
        <w:r>
          <w:rPr>
            <w:rFonts w:ascii="Arial" w:hAnsi="Arial" w:cs="Arial"/>
            <w:b/>
            <w:bCs/>
            <w:color w:val="auto"/>
            <w:sz w:val="22"/>
            <w:szCs w:val="22"/>
          </w:rPr>
          <w:t>task</w:t>
        </w:r>
      </w:ins>
      <w:r w:rsidR="00326384">
        <w:rPr>
          <w:rFonts w:ascii="Arial" w:hAnsi="Arial" w:cs="Arial"/>
          <w:b/>
          <w:bCs/>
          <w:color w:val="auto"/>
          <w:sz w:val="22"/>
          <w:szCs w:val="22"/>
        </w:rPr>
        <w:t>.</w:t>
      </w:r>
    </w:p>
    <w:p w14:paraId="72766CCB" w14:textId="1D9DB076" w:rsidR="00520BF7" w:rsidRPr="00433C58" w:rsidRDefault="00926786" w:rsidP="00433C58">
      <w:pPr>
        <w:spacing w:after="120"/>
        <w:rPr>
          <w:rFonts w:ascii="Arial" w:hAnsi="Arial" w:cs="Arial"/>
          <w:sz w:val="22"/>
          <w:szCs w:val="22"/>
        </w:rPr>
      </w:pPr>
      <w:r w:rsidRPr="00244866">
        <w:rPr>
          <w:rFonts w:ascii="Arial" w:hAnsi="Arial" w:cs="Arial"/>
          <w:color w:val="000000" w:themeColor="text1"/>
          <w:sz w:val="22"/>
          <w:szCs w:val="22"/>
        </w:rPr>
        <w:t>This</w:t>
      </w:r>
      <w:r w:rsidR="006053F8">
        <w:rPr>
          <w:rFonts w:ascii="Arial" w:hAnsi="Arial" w:cs="Arial"/>
          <w:color w:val="000000" w:themeColor="text1"/>
          <w:sz w:val="22"/>
          <w:szCs w:val="22"/>
        </w:rPr>
        <w:t xml:space="preserve"> study follows a within-</w:t>
      </w:r>
      <w:r w:rsidR="00E7158A">
        <w:rPr>
          <w:rFonts w:ascii="Arial" w:hAnsi="Arial" w:cs="Arial"/>
          <w:color w:val="000000" w:themeColor="text1"/>
          <w:sz w:val="22"/>
          <w:szCs w:val="22"/>
        </w:rPr>
        <w:t>participant</w:t>
      </w:r>
      <w:r w:rsidR="006053F8">
        <w:rPr>
          <w:rFonts w:ascii="Arial" w:hAnsi="Arial" w:cs="Arial"/>
          <w:color w:val="000000" w:themeColor="text1"/>
          <w:sz w:val="22"/>
          <w:szCs w:val="22"/>
        </w:rPr>
        <w:t xml:space="preserve">, multiple-session design, with </w:t>
      </w:r>
      <w:r w:rsidR="00105020">
        <w:rPr>
          <w:rFonts w:ascii="Arial" w:hAnsi="Arial" w:cs="Arial"/>
          <w:color w:val="000000" w:themeColor="text1"/>
          <w:sz w:val="22"/>
          <w:szCs w:val="22"/>
        </w:rPr>
        <w:t>48</w:t>
      </w:r>
      <w:r w:rsidR="00EE704D">
        <w:rPr>
          <w:rFonts w:ascii="Arial" w:hAnsi="Arial" w:cs="Arial"/>
          <w:color w:val="000000" w:themeColor="text1"/>
          <w:sz w:val="22"/>
          <w:szCs w:val="22"/>
        </w:rPr>
        <w:t xml:space="preserve"> healthy</w:t>
      </w:r>
      <w:r w:rsidR="001C4F62">
        <w:rPr>
          <w:rFonts w:ascii="Arial" w:hAnsi="Arial" w:cs="Arial"/>
          <w:color w:val="000000" w:themeColor="text1"/>
          <w:sz w:val="22"/>
          <w:szCs w:val="22"/>
        </w:rPr>
        <w:t xml:space="preserve"> human</w:t>
      </w:r>
      <w:r w:rsidR="00105020">
        <w:rPr>
          <w:rFonts w:ascii="Arial" w:hAnsi="Arial" w:cs="Arial"/>
          <w:color w:val="000000" w:themeColor="text1"/>
          <w:sz w:val="22"/>
          <w:szCs w:val="22"/>
        </w:rPr>
        <w:t xml:space="preserve"> </w:t>
      </w:r>
      <w:r w:rsidR="006053F8">
        <w:rPr>
          <w:rFonts w:ascii="Arial" w:hAnsi="Arial" w:cs="Arial"/>
          <w:color w:val="000000" w:themeColor="text1"/>
          <w:sz w:val="22"/>
          <w:szCs w:val="22"/>
        </w:rPr>
        <w:t>participants completing a two-day experiment</w:t>
      </w:r>
      <w:ins w:id="153" w:author="Kahnt, Thorsten (NIH/NIDA) [E]" w:date="2025-01-21T10:59:00Z">
        <w:r w:rsidR="002566AF">
          <w:rPr>
            <w:rFonts w:ascii="Arial" w:hAnsi="Arial" w:cs="Arial"/>
            <w:color w:val="000000" w:themeColor="text1"/>
            <w:sz w:val="22"/>
            <w:szCs w:val="22"/>
          </w:rPr>
          <w:t>,</w:t>
        </w:r>
      </w:ins>
      <w:ins w:id="154" w:author="Kahnt, Thorsten (NIH/NIDA) [E]" w:date="2025-01-21T11:00:00Z">
        <w:r w:rsidR="002566AF">
          <w:rPr>
            <w:rFonts w:ascii="Arial" w:hAnsi="Arial" w:cs="Arial"/>
            <w:color w:val="000000" w:themeColor="text1"/>
            <w:sz w:val="22"/>
            <w:szCs w:val="22"/>
          </w:rPr>
          <w:t xml:space="preserve"> </w:t>
        </w:r>
      </w:ins>
      <w:del w:id="155" w:author="Kahnt, Thorsten (NIH/NIDA) [E]" w:date="2025-01-21T11:00:00Z">
        <w:r w:rsidR="006053F8" w:rsidDel="002566AF">
          <w:rPr>
            <w:rFonts w:ascii="Arial" w:hAnsi="Arial" w:cs="Arial"/>
            <w:color w:val="000000" w:themeColor="text1"/>
            <w:sz w:val="22"/>
            <w:szCs w:val="22"/>
          </w:rPr>
          <w:delText xml:space="preserve"> </w:delText>
        </w:r>
      </w:del>
      <w:ins w:id="156" w:author="Kahnt, Thorsten (NIH/NIDA) [E]" w:date="2025-01-21T10:59:00Z">
        <w:r w:rsidR="002566AF">
          <w:rPr>
            <w:rFonts w:ascii="Arial" w:hAnsi="Arial" w:cs="Arial"/>
            <w:color w:val="000000" w:themeColor="text1"/>
            <w:sz w:val="22"/>
            <w:szCs w:val="22"/>
          </w:rPr>
          <w:t xml:space="preserve">repeated </w:t>
        </w:r>
      </w:ins>
      <w:r w:rsidR="006053F8">
        <w:rPr>
          <w:rFonts w:ascii="Arial" w:hAnsi="Arial" w:cs="Arial"/>
          <w:color w:val="000000" w:themeColor="text1"/>
          <w:sz w:val="22"/>
          <w:szCs w:val="22"/>
        </w:rPr>
        <w:t xml:space="preserve">across three separate sessions (spaced at least one week apart; </w:t>
      </w:r>
      <w:r w:rsidR="00315FFB">
        <w:rPr>
          <w:rFonts w:ascii="Arial" w:hAnsi="Arial" w:cs="Arial"/>
          <w:b/>
          <w:color w:val="000000" w:themeColor="text1"/>
          <w:sz w:val="22"/>
          <w:szCs w:val="22"/>
        </w:rPr>
        <w:t>Fig.</w:t>
      </w:r>
      <w:r w:rsidR="000B02E9" w:rsidRPr="00735849">
        <w:rPr>
          <w:rFonts w:ascii="Arial" w:hAnsi="Arial" w:cs="Arial"/>
          <w:b/>
          <w:color w:val="000000" w:themeColor="text1"/>
          <w:sz w:val="22"/>
          <w:szCs w:val="22"/>
        </w:rPr>
        <w:t xml:space="preserve"> 1A</w:t>
      </w:r>
      <w:r w:rsidR="000B02E9">
        <w:rPr>
          <w:rFonts w:ascii="Arial" w:hAnsi="Arial" w:cs="Arial"/>
          <w:color w:val="000000" w:themeColor="text1"/>
          <w:sz w:val="22"/>
          <w:szCs w:val="22"/>
        </w:rPr>
        <w:t>)</w:t>
      </w:r>
      <w:r w:rsidR="00D014BE">
        <w:rPr>
          <w:rFonts w:ascii="Arial" w:hAnsi="Arial" w:cs="Arial"/>
          <w:color w:val="000000" w:themeColor="text1"/>
          <w:sz w:val="22"/>
          <w:szCs w:val="22"/>
        </w:rPr>
        <w:t xml:space="preserve">. </w:t>
      </w:r>
      <w:r w:rsidR="0017487A">
        <w:rPr>
          <w:rFonts w:ascii="Arial" w:hAnsi="Arial" w:cs="Arial"/>
          <w:color w:val="000000" w:themeColor="text1"/>
          <w:sz w:val="22"/>
          <w:szCs w:val="22"/>
        </w:rPr>
        <w:t xml:space="preserve">Each session involves the delivery of either continuous theta burst stimulation (cTBS) </w:t>
      </w:r>
      <w:ins w:id="157" w:author="Kahnt, Thorsten (NIH/NIDA) [E]" w:date="2025-01-21T11:00:00Z">
        <w:r w:rsidR="00D524F9">
          <w:rPr>
            <w:rFonts w:ascii="Arial" w:hAnsi="Arial" w:cs="Arial"/>
            <w:color w:val="000000" w:themeColor="text1"/>
            <w:sz w:val="22"/>
            <w:szCs w:val="22"/>
          </w:rPr>
          <w:t xml:space="preserve">on one day </w:t>
        </w:r>
      </w:ins>
      <w:ins w:id="158" w:author="Kahnt, Thorsten (NIH/NIDA) [E]" w:date="2025-01-21T11:01:00Z">
        <w:r w:rsidR="00D524F9">
          <w:rPr>
            <w:rFonts w:ascii="Arial" w:hAnsi="Arial" w:cs="Arial"/>
            <w:color w:val="000000" w:themeColor="text1"/>
            <w:sz w:val="22"/>
            <w:szCs w:val="22"/>
          </w:rPr>
          <w:t xml:space="preserve">and sham TMS on the other, </w:t>
        </w:r>
      </w:ins>
      <w:r w:rsidR="0017487A">
        <w:rPr>
          <w:rFonts w:ascii="Arial" w:hAnsi="Arial" w:cs="Arial"/>
          <w:color w:val="000000" w:themeColor="text1"/>
          <w:sz w:val="22"/>
          <w:szCs w:val="22"/>
        </w:rPr>
        <w:t xml:space="preserve">or sham TMS on both days </w:t>
      </w:r>
      <w:r w:rsidR="001140DB" w:rsidRPr="001140DB">
        <w:rPr>
          <w:rFonts w:ascii="Arial" w:hAnsi="Arial" w:cs="Arial"/>
          <w:color w:val="000000" w:themeColor="text1"/>
          <w:sz w:val="22"/>
          <w:szCs w:val="22"/>
        </w:rPr>
        <w:t>(</w:t>
      </w:r>
      <w:r w:rsidR="00315FFB">
        <w:rPr>
          <w:rFonts w:ascii="Arial" w:hAnsi="Arial" w:cs="Arial"/>
          <w:b/>
          <w:color w:val="000000" w:themeColor="text1"/>
          <w:sz w:val="22"/>
          <w:szCs w:val="22"/>
        </w:rPr>
        <w:t>Fig.</w:t>
      </w:r>
      <w:r w:rsidR="009C6A72" w:rsidRPr="00735849">
        <w:rPr>
          <w:rFonts w:ascii="Arial" w:hAnsi="Arial" w:cs="Arial"/>
          <w:b/>
          <w:color w:val="000000" w:themeColor="text1"/>
          <w:sz w:val="22"/>
          <w:szCs w:val="22"/>
        </w:rPr>
        <w:t xml:space="preserve"> 1D</w:t>
      </w:r>
      <w:r w:rsidR="00C3410E">
        <w:rPr>
          <w:rFonts w:ascii="Arial" w:hAnsi="Arial" w:cs="Arial"/>
          <w:color w:val="000000" w:themeColor="text1"/>
          <w:sz w:val="22"/>
          <w:szCs w:val="22"/>
        </w:rPr>
        <w:t xml:space="preserve">), </w:t>
      </w:r>
      <w:del w:id="159" w:author="Kahnt, Thorsten (NIH/NIDA) [E]" w:date="2025-01-21T11:02:00Z">
        <w:r w:rsidR="00C3410E" w:rsidDel="00D524F9">
          <w:rPr>
            <w:rFonts w:ascii="Arial" w:hAnsi="Arial" w:cs="Arial"/>
            <w:color w:val="000000" w:themeColor="text1"/>
            <w:sz w:val="22"/>
            <w:szCs w:val="22"/>
          </w:rPr>
          <w:delText xml:space="preserve">with </w:delText>
        </w:r>
      </w:del>
      <w:ins w:id="160" w:author="Kahnt, Thorsten (NIH/NIDA) [E]" w:date="2025-01-21T11:02:00Z">
        <w:r w:rsidR="00D524F9">
          <w:rPr>
            <w:rFonts w:ascii="Arial" w:hAnsi="Arial" w:cs="Arial"/>
            <w:color w:val="000000" w:themeColor="text1"/>
            <w:sz w:val="22"/>
            <w:szCs w:val="22"/>
          </w:rPr>
          <w:t>resulting in</w:t>
        </w:r>
        <w:r w:rsidR="00D524F9">
          <w:rPr>
            <w:rFonts w:ascii="Arial" w:hAnsi="Arial" w:cs="Arial"/>
            <w:color w:val="000000" w:themeColor="text1"/>
            <w:sz w:val="22"/>
            <w:szCs w:val="22"/>
          </w:rPr>
          <w:t xml:space="preserve"> </w:t>
        </w:r>
      </w:ins>
      <w:r w:rsidR="00C3410E">
        <w:rPr>
          <w:rFonts w:ascii="Arial" w:hAnsi="Arial" w:cs="Arial"/>
          <w:color w:val="000000" w:themeColor="text1"/>
          <w:sz w:val="22"/>
          <w:szCs w:val="22"/>
        </w:rPr>
        <w:t xml:space="preserve">three </w:t>
      </w:r>
      <w:del w:id="161" w:author="Kahnt, Thorsten (NIH/NIDA) [E]" w:date="2025-01-21T11:02:00Z">
        <w:r w:rsidR="00C3410E" w:rsidDel="00D524F9">
          <w:rPr>
            <w:rFonts w:ascii="Arial" w:hAnsi="Arial" w:cs="Arial"/>
            <w:color w:val="000000" w:themeColor="text1"/>
            <w:sz w:val="22"/>
            <w:szCs w:val="22"/>
          </w:rPr>
          <w:delText xml:space="preserve">counterbalanced </w:delText>
        </w:r>
      </w:del>
      <w:r w:rsidR="00C3410E">
        <w:rPr>
          <w:rFonts w:ascii="Arial" w:hAnsi="Arial" w:cs="Arial"/>
          <w:color w:val="000000" w:themeColor="text1"/>
          <w:sz w:val="22"/>
          <w:szCs w:val="22"/>
        </w:rPr>
        <w:t>conditions (</w:t>
      </w:r>
      <w:r w:rsidR="001140DB" w:rsidRPr="001140DB">
        <w:rPr>
          <w:rFonts w:ascii="Arial" w:hAnsi="Arial" w:cs="Arial"/>
          <w:color w:val="000000" w:themeColor="text1"/>
          <w:sz w:val="22"/>
          <w:szCs w:val="22"/>
        </w:rPr>
        <w:t>Day 1-Day 2: cTBS-sham, sham-cTBS, sham-sham</w:t>
      </w:r>
      <w:ins w:id="162" w:author="Kahnt, Thorsten (NIH/NIDA) [E]" w:date="2025-01-21T11:01:00Z">
        <w:r w:rsidR="00D524F9">
          <w:rPr>
            <w:rFonts w:ascii="Arial" w:hAnsi="Arial" w:cs="Arial"/>
            <w:color w:val="000000" w:themeColor="text1"/>
            <w:sz w:val="22"/>
            <w:szCs w:val="22"/>
          </w:rPr>
          <w:t xml:space="preserve">, order </w:t>
        </w:r>
        <w:r w:rsidR="00D524F9">
          <w:rPr>
            <w:rFonts w:ascii="Arial" w:hAnsi="Arial" w:cs="Arial"/>
            <w:color w:val="000000" w:themeColor="text1"/>
            <w:sz w:val="22"/>
            <w:szCs w:val="22"/>
          </w:rPr>
          <w:t>counterbalanced</w:t>
        </w:r>
      </w:ins>
      <w:r w:rsidR="001140DB" w:rsidRPr="001140DB">
        <w:rPr>
          <w:rFonts w:ascii="Arial" w:hAnsi="Arial" w:cs="Arial"/>
          <w:color w:val="000000" w:themeColor="text1"/>
          <w:sz w:val="22"/>
          <w:szCs w:val="22"/>
        </w:rPr>
        <w:t>).</w:t>
      </w:r>
      <w:r w:rsidR="009C447C">
        <w:rPr>
          <w:rFonts w:ascii="Arial" w:hAnsi="Arial" w:cs="Arial"/>
          <w:color w:val="000000" w:themeColor="text1"/>
          <w:sz w:val="22"/>
          <w:szCs w:val="22"/>
        </w:rPr>
        <w:t xml:space="preserve"> On Day 1, participants </w:t>
      </w:r>
      <w:r w:rsidR="0057142D">
        <w:rPr>
          <w:rFonts w:ascii="Arial" w:hAnsi="Arial" w:cs="Arial"/>
          <w:color w:val="000000" w:themeColor="text1"/>
          <w:sz w:val="22"/>
          <w:szCs w:val="22"/>
        </w:rPr>
        <w:t xml:space="preserve">learned to discriminate </w:t>
      </w:r>
      <w:ins w:id="163" w:author="Kahnt, Thorsten (NIH/NIDA) [E]" w:date="2025-01-21T11:02:00Z">
        <w:r w:rsidR="00D524F9">
          <w:rPr>
            <w:rFonts w:ascii="Arial" w:hAnsi="Arial" w:cs="Arial"/>
            <w:color w:val="000000" w:themeColor="text1"/>
            <w:sz w:val="22"/>
            <w:szCs w:val="22"/>
          </w:rPr>
          <w:t xml:space="preserve">pairs of visual </w:t>
        </w:r>
      </w:ins>
      <w:r w:rsidR="0057142D">
        <w:rPr>
          <w:rFonts w:ascii="Arial" w:hAnsi="Arial" w:cs="Arial"/>
          <w:color w:val="000000" w:themeColor="text1"/>
          <w:sz w:val="22"/>
          <w:szCs w:val="22"/>
        </w:rPr>
        <w:t>stimuli associated with desirable food odors (sweet or savory, equally valued based on pre-task ratings</w:t>
      </w:r>
      <w:r w:rsidR="0027308F">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27308F" w:rsidRPr="00735849">
        <w:rPr>
          <w:rFonts w:ascii="Arial" w:hAnsi="Arial" w:cs="Arial"/>
          <w:b/>
          <w:color w:val="000000" w:themeColor="text1"/>
          <w:sz w:val="22"/>
          <w:szCs w:val="22"/>
        </w:rPr>
        <w:t xml:space="preserve"> 1E</w:t>
      </w:r>
      <w:r w:rsidR="0057142D">
        <w:rPr>
          <w:rFonts w:ascii="Arial" w:hAnsi="Arial" w:cs="Arial"/>
          <w:color w:val="000000" w:themeColor="text1"/>
          <w:sz w:val="22"/>
          <w:szCs w:val="22"/>
        </w:rPr>
        <w:t xml:space="preserve">) and odorless air </w:t>
      </w:r>
      <w:r w:rsidR="00161A4C">
        <w:rPr>
          <w:rFonts w:ascii="Arial" w:hAnsi="Arial" w:cs="Arial"/>
          <w:color w:val="000000" w:themeColor="text1"/>
          <w:sz w:val="22"/>
          <w:szCs w:val="22"/>
        </w:rPr>
        <w:t>(</w:t>
      </w:r>
      <w:r w:rsidR="00315FFB">
        <w:rPr>
          <w:rFonts w:ascii="Arial" w:hAnsi="Arial" w:cs="Arial"/>
          <w:b/>
          <w:color w:val="000000" w:themeColor="text1"/>
          <w:sz w:val="22"/>
          <w:szCs w:val="22"/>
        </w:rPr>
        <w:t>Fig.</w:t>
      </w:r>
      <w:r w:rsidR="00161A4C" w:rsidRPr="00735849">
        <w:rPr>
          <w:rFonts w:ascii="Arial" w:hAnsi="Arial" w:cs="Arial"/>
          <w:b/>
          <w:color w:val="000000" w:themeColor="text1"/>
          <w:sz w:val="22"/>
          <w:szCs w:val="22"/>
        </w:rPr>
        <w:t xml:space="preserve"> 1B</w:t>
      </w:r>
      <w:r w:rsidR="00161A4C">
        <w:rPr>
          <w:rFonts w:ascii="Arial" w:hAnsi="Arial" w:cs="Arial"/>
          <w:color w:val="000000" w:themeColor="text1"/>
          <w:sz w:val="22"/>
          <w:szCs w:val="22"/>
        </w:rPr>
        <w:t>)</w:t>
      </w:r>
      <w:r w:rsidR="009C447C">
        <w:rPr>
          <w:rFonts w:ascii="Arial" w:hAnsi="Arial" w:cs="Arial"/>
          <w:color w:val="000000" w:themeColor="text1"/>
          <w:sz w:val="22"/>
          <w:szCs w:val="22"/>
        </w:rPr>
        <w:t>.</w:t>
      </w:r>
      <w:r w:rsidR="005D1329">
        <w:rPr>
          <w:rFonts w:ascii="Arial" w:hAnsi="Arial" w:cs="Arial"/>
          <w:color w:val="000000" w:themeColor="text1"/>
          <w:sz w:val="22"/>
          <w:szCs w:val="22"/>
        </w:rPr>
        <w:t xml:space="preserve"> </w:t>
      </w:r>
      <w:r w:rsidR="00154F07">
        <w:rPr>
          <w:rFonts w:ascii="Arial" w:hAnsi="Arial" w:cs="Arial"/>
          <w:color w:val="000000" w:themeColor="text1"/>
          <w:sz w:val="22"/>
          <w:szCs w:val="22"/>
        </w:rPr>
        <w:t>They were asked to select the stimulus associated with any odor, meaning they were not required to encode the specific stimulus-</w:t>
      </w:r>
      <w:ins w:id="164" w:author="Kahnt, Thorsten (NIH/NIDA) [E]" w:date="2025-01-21T11:03:00Z">
        <w:r w:rsidR="00D524F9">
          <w:rPr>
            <w:rFonts w:ascii="Arial" w:hAnsi="Arial" w:cs="Arial"/>
            <w:color w:val="000000" w:themeColor="text1"/>
            <w:sz w:val="22"/>
            <w:szCs w:val="22"/>
          </w:rPr>
          <w:t xml:space="preserve">outcome </w:t>
        </w:r>
      </w:ins>
      <w:r w:rsidR="00154F07">
        <w:rPr>
          <w:rFonts w:ascii="Arial" w:hAnsi="Arial" w:cs="Arial"/>
          <w:color w:val="000000" w:themeColor="text1"/>
          <w:sz w:val="22"/>
          <w:szCs w:val="22"/>
        </w:rPr>
        <w:t xml:space="preserve">identity associations to </w:t>
      </w:r>
      <w:del w:id="165" w:author="Kahnt, Thorsten (NIH/NIDA) [E]" w:date="2025-01-21T11:03:00Z">
        <w:r w:rsidR="00154F07" w:rsidDel="00D524F9">
          <w:rPr>
            <w:rFonts w:ascii="Arial" w:hAnsi="Arial" w:cs="Arial"/>
            <w:color w:val="000000" w:themeColor="text1"/>
            <w:sz w:val="22"/>
            <w:szCs w:val="22"/>
          </w:rPr>
          <w:delText xml:space="preserve">correctly </w:delText>
        </w:r>
      </w:del>
      <w:r w:rsidR="00154F07">
        <w:rPr>
          <w:rFonts w:ascii="Arial" w:hAnsi="Arial" w:cs="Arial"/>
          <w:color w:val="000000" w:themeColor="text1"/>
          <w:sz w:val="22"/>
          <w:szCs w:val="22"/>
        </w:rPr>
        <w:t xml:space="preserve">perform the discrimination task. </w:t>
      </w:r>
      <w:r w:rsidR="005D1329">
        <w:rPr>
          <w:rFonts w:ascii="Arial" w:hAnsi="Arial" w:cs="Arial"/>
          <w:color w:val="000000" w:themeColor="text1"/>
          <w:sz w:val="22"/>
          <w:szCs w:val="22"/>
        </w:rPr>
        <w:t>On Day 2, participants</w:t>
      </w:r>
      <w:r w:rsidR="00154F07">
        <w:rPr>
          <w:rFonts w:ascii="Arial" w:hAnsi="Arial" w:cs="Arial"/>
          <w:color w:val="000000" w:themeColor="text1"/>
          <w:sz w:val="22"/>
          <w:szCs w:val="22"/>
        </w:rPr>
        <w:t xml:space="preserve"> chose</w:t>
      </w:r>
      <w:r w:rsidR="0056603C">
        <w:rPr>
          <w:rFonts w:ascii="Arial" w:hAnsi="Arial" w:cs="Arial"/>
          <w:color w:val="000000" w:themeColor="text1"/>
          <w:sz w:val="22"/>
          <w:szCs w:val="22"/>
        </w:rPr>
        <w:t xml:space="preserve"> between stimuli</w:t>
      </w:r>
      <w:r w:rsidR="00AF03CA">
        <w:rPr>
          <w:rFonts w:ascii="Arial" w:hAnsi="Arial" w:cs="Arial"/>
          <w:color w:val="000000" w:themeColor="text1"/>
          <w:sz w:val="22"/>
          <w:szCs w:val="22"/>
        </w:rPr>
        <w:t xml:space="preserve"> </w:t>
      </w:r>
      <w:r w:rsidR="006C1A9B">
        <w:rPr>
          <w:rFonts w:ascii="Arial" w:hAnsi="Arial" w:cs="Arial"/>
          <w:color w:val="000000" w:themeColor="text1"/>
          <w:sz w:val="22"/>
          <w:szCs w:val="22"/>
        </w:rPr>
        <w:t xml:space="preserve">based on odor </w:t>
      </w:r>
      <w:r w:rsidR="005D1329">
        <w:rPr>
          <w:rFonts w:ascii="Arial" w:hAnsi="Arial" w:cs="Arial"/>
          <w:color w:val="000000" w:themeColor="text1"/>
          <w:sz w:val="22"/>
          <w:szCs w:val="22"/>
        </w:rPr>
        <w:t>preferences</w:t>
      </w:r>
      <w:del w:id="166" w:author="Kahnt, Thorsten (NIH/NIDA) [E]" w:date="2025-01-21T11:06:00Z">
        <w:r w:rsidR="00B0209E" w:rsidDel="00D524F9">
          <w:rPr>
            <w:rFonts w:ascii="Arial" w:hAnsi="Arial" w:cs="Arial"/>
            <w:color w:val="000000" w:themeColor="text1"/>
            <w:sz w:val="22"/>
            <w:szCs w:val="22"/>
          </w:rPr>
          <w:delText>.</w:delText>
        </w:r>
      </w:del>
      <w:ins w:id="167" w:author="Kahnt, Thorsten (NIH/NIDA) [E]" w:date="2025-01-21T11:06:00Z">
        <w:r w:rsidR="00D524F9">
          <w:rPr>
            <w:rFonts w:ascii="Arial" w:hAnsi="Arial" w:cs="Arial"/>
            <w:color w:val="000000" w:themeColor="text1"/>
            <w:sz w:val="22"/>
            <w:szCs w:val="22"/>
          </w:rPr>
          <w:t>, making</w:t>
        </w:r>
      </w:ins>
      <w:ins w:id="168" w:author="Kahnt, Thorsten (NIH/NIDA) [E]" w:date="2025-01-21T11:05:00Z">
        <w:r w:rsidR="00D524F9">
          <w:rPr>
            <w:rFonts w:ascii="Arial" w:hAnsi="Arial" w:cs="Arial"/>
            <w:color w:val="000000" w:themeColor="text1"/>
            <w:sz w:val="22"/>
            <w:szCs w:val="22"/>
          </w:rPr>
          <w:t xml:space="preserve"> choices between stimuli predicting sweet and savory odors</w:t>
        </w:r>
      </w:ins>
      <w:ins w:id="169" w:author="Kahnt, Thorsten (NIH/NIDA) [E]" w:date="2025-01-21T11:06:00Z">
        <w:r w:rsidR="00D524F9">
          <w:rPr>
            <w:rFonts w:ascii="Arial" w:hAnsi="Arial" w:cs="Arial"/>
            <w:color w:val="000000" w:themeColor="text1"/>
            <w:sz w:val="22"/>
            <w:szCs w:val="22"/>
          </w:rPr>
          <w:t xml:space="preserve">, or </w:t>
        </w:r>
        <w:r w:rsidR="00D524F9">
          <w:rPr>
            <w:rFonts w:ascii="Arial" w:hAnsi="Arial" w:cs="Arial"/>
            <w:color w:val="000000" w:themeColor="text1"/>
            <w:sz w:val="22"/>
            <w:szCs w:val="22"/>
          </w:rPr>
          <w:t>between</w:t>
        </w:r>
        <w:r w:rsidR="00D524F9">
          <w:rPr>
            <w:rFonts w:ascii="Arial" w:hAnsi="Arial" w:cs="Arial"/>
            <w:color w:val="000000" w:themeColor="text1"/>
            <w:sz w:val="22"/>
            <w:szCs w:val="22"/>
          </w:rPr>
          <w:t xml:space="preserve"> </w:t>
        </w:r>
        <w:r w:rsidR="00D524F9">
          <w:rPr>
            <w:rFonts w:ascii="Arial" w:hAnsi="Arial" w:cs="Arial"/>
            <w:color w:val="000000" w:themeColor="text1"/>
            <w:sz w:val="22"/>
            <w:szCs w:val="22"/>
          </w:rPr>
          <w:t>stimuli predicting odor and air</w:t>
        </w:r>
      </w:ins>
      <w:ins w:id="170" w:author="Kahnt, Thorsten (NIH/NIDA) [E]" w:date="2025-01-21T11:05:00Z">
        <w:r w:rsidR="00D524F9">
          <w:rPr>
            <w:rFonts w:ascii="Arial" w:hAnsi="Arial" w:cs="Arial"/>
            <w:color w:val="000000" w:themeColor="text1"/>
            <w:sz w:val="22"/>
            <w:szCs w:val="22"/>
          </w:rPr>
          <w:t>.</w:t>
        </w:r>
      </w:ins>
      <w:r w:rsidR="00B0209E">
        <w:rPr>
          <w:rFonts w:ascii="Arial" w:hAnsi="Arial" w:cs="Arial"/>
          <w:color w:val="000000" w:themeColor="text1"/>
          <w:sz w:val="22"/>
          <w:szCs w:val="22"/>
        </w:rPr>
        <w:t xml:space="preserve"> </w:t>
      </w:r>
      <w:r w:rsidR="00316CA5">
        <w:rPr>
          <w:rFonts w:ascii="Arial" w:hAnsi="Arial" w:cs="Arial"/>
          <w:color w:val="000000" w:themeColor="text1"/>
          <w:sz w:val="22"/>
          <w:szCs w:val="22"/>
        </w:rPr>
        <w:t>A pre-meal test</w:t>
      </w:r>
      <w:r w:rsidR="006C1A9B">
        <w:rPr>
          <w:rFonts w:ascii="Arial" w:hAnsi="Arial" w:cs="Arial"/>
          <w:color w:val="000000" w:themeColor="text1"/>
          <w:sz w:val="22"/>
          <w:szCs w:val="22"/>
        </w:rPr>
        <w:t xml:space="preserve"> </w:t>
      </w:r>
      <w:r w:rsidR="00781493">
        <w:rPr>
          <w:rFonts w:ascii="Arial" w:hAnsi="Arial" w:cs="Arial"/>
          <w:color w:val="000000" w:themeColor="text1"/>
          <w:sz w:val="22"/>
          <w:szCs w:val="22"/>
        </w:rPr>
        <w:t xml:space="preserve">was followed by a meal, then by a post-meal test. </w:t>
      </w:r>
      <w:r w:rsidR="00316CA5">
        <w:rPr>
          <w:rFonts w:ascii="Arial" w:hAnsi="Arial" w:cs="Arial"/>
          <w:sz w:val="22"/>
          <w:szCs w:val="22"/>
        </w:rPr>
        <w:t>Participants receive</w:t>
      </w:r>
      <w:r w:rsidR="00781493">
        <w:rPr>
          <w:rFonts w:ascii="Arial" w:hAnsi="Arial" w:cs="Arial"/>
          <w:sz w:val="22"/>
          <w:szCs w:val="22"/>
        </w:rPr>
        <w:t>d</w:t>
      </w:r>
      <w:r w:rsidR="00316CA5">
        <w:rPr>
          <w:rFonts w:ascii="Arial" w:hAnsi="Arial" w:cs="Arial"/>
          <w:sz w:val="22"/>
          <w:szCs w:val="22"/>
        </w:rPr>
        <w:t xml:space="preserve"> the odors during the Day 1 discrimination task and the Day 2 pre-meal</w:t>
      </w:r>
      <w:r w:rsidR="00781493">
        <w:rPr>
          <w:rFonts w:ascii="Arial" w:hAnsi="Arial" w:cs="Arial"/>
          <w:sz w:val="22"/>
          <w:szCs w:val="22"/>
        </w:rPr>
        <w:t xml:space="preserve"> test</w:t>
      </w:r>
      <w:r w:rsidR="00316CA5">
        <w:rPr>
          <w:rFonts w:ascii="Arial" w:hAnsi="Arial" w:cs="Arial"/>
          <w:sz w:val="22"/>
          <w:szCs w:val="22"/>
        </w:rPr>
        <w:t xml:space="preserve">. No odors </w:t>
      </w:r>
      <w:r w:rsidR="00F01148">
        <w:rPr>
          <w:rFonts w:ascii="Arial" w:hAnsi="Arial" w:cs="Arial"/>
          <w:sz w:val="22"/>
          <w:szCs w:val="22"/>
        </w:rPr>
        <w:t>were</w:t>
      </w:r>
      <w:r w:rsidR="00316CA5">
        <w:rPr>
          <w:rFonts w:ascii="Arial" w:hAnsi="Arial" w:cs="Arial"/>
          <w:sz w:val="22"/>
          <w:szCs w:val="22"/>
        </w:rPr>
        <w:t xml:space="preserve"> delivered during Day 2 post-meal test. </w:t>
      </w:r>
      <w:r w:rsidR="00316CA5" w:rsidRPr="007F0EAB">
        <w:rPr>
          <w:rFonts w:ascii="Arial" w:hAnsi="Arial" w:cs="Arial"/>
          <w:sz w:val="22"/>
          <w:szCs w:val="22"/>
        </w:rPr>
        <w:t>Participants also report</w:t>
      </w:r>
      <w:r w:rsidR="00781493">
        <w:rPr>
          <w:rFonts w:ascii="Arial" w:hAnsi="Arial" w:cs="Arial"/>
          <w:sz w:val="22"/>
          <w:szCs w:val="22"/>
        </w:rPr>
        <w:t>ed</w:t>
      </w:r>
      <w:r w:rsidR="00316CA5" w:rsidRPr="007F0EAB">
        <w:rPr>
          <w:rFonts w:ascii="Arial" w:hAnsi="Arial" w:cs="Arial"/>
          <w:sz w:val="22"/>
          <w:szCs w:val="22"/>
        </w:rPr>
        <w:t xml:space="preserve"> how much they like</w:t>
      </w:r>
      <w:r w:rsidR="008334CF">
        <w:rPr>
          <w:rFonts w:ascii="Arial" w:hAnsi="Arial" w:cs="Arial"/>
          <w:sz w:val="22"/>
          <w:szCs w:val="22"/>
        </w:rPr>
        <w:t>d</w:t>
      </w:r>
      <w:r w:rsidR="00316CA5" w:rsidRPr="007F0EAB">
        <w:rPr>
          <w:rFonts w:ascii="Arial" w:hAnsi="Arial" w:cs="Arial"/>
          <w:sz w:val="22"/>
          <w:szCs w:val="22"/>
        </w:rPr>
        <w:t xml:space="preserve"> each odor before and after the meal.</w:t>
      </w:r>
      <w:r w:rsidR="00433C58">
        <w:rPr>
          <w:rFonts w:ascii="Arial" w:hAnsi="Arial" w:cs="Arial"/>
          <w:sz w:val="22"/>
          <w:szCs w:val="22"/>
        </w:rPr>
        <w:t xml:space="preserve"> </w:t>
      </w:r>
      <w:r w:rsidR="009E5705" w:rsidRPr="009E5705">
        <w:rPr>
          <w:rFonts w:ascii="Arial" w:hAnsi="Arial" w:cs="Arial"/>
          <w:color w:val="000000" w:themeColor="text1"/>
          <w:sz w:val="22"/>
          <w:szCs w:val="22"/>
        </w:rPr>
        <w:t>To explore the potentially distinct functional roles of OFC subregions in this task, TMS was administered at two different time points—either before the discrimination task on Day 1 or before the meal on Day 2</w:t>
      </w:r>
      <w:r w:rsidR="009E5705">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9E5705" w:rsidRPr="00735849">
        <w:rPr>
          <w:rFonts w:ascii="Arial" w:hAnsi="Arial" w:cs="Arial"/>
          <w:b/>
          <w:color w:val="000000" w:themeColor="text1"/>
          <w:sz w:val="22"/>
          <w:szCs w:val="22"/>
        </w:rPr>
        <w:t xml:space="preserve"> 1A</w:t>
      </w:r>
      <w:r w:rsidR="009E5705">
        <w:rPr>
          <w:rFonts w:ascii="Arial" w:hAnsi="Arial" w:cs="Arial"/>
          <w:color w:val="000000" w:themeColor="text1"/>
          <w:sz w:val="22"/>
          <w:szCs w:val="22"/>
        </w:rPr>
        <w:t xml:space="preserve">) </w:t>
      </w:r>
      <w:r w:rsidR="009E5705" w:rsidRPr="009E5705">
        <w:rPr>
          <w:rFonts w:ascii="Arial" w:hAnsi="Arial" w:cs="Arial"/>
          <w:color w:val="000000" w:themeColor="text1"/>
          <w:sz w:val="22"/>
          <w:szCs w:val="22"/>
        </w:rPr>
        <w:t>—and targeted either the anterior or posterior portions of the lateral OFC</w:t>
      </w:r>
      <w:ins w:id="171" w:author="Kahnt, Thorsten (NIH/NIDA) [E]" w:date="2025-01-21T11:04:00Z">
        <w:r w:rsidR="00D524F9">
          <w:rPr>
            <w:rFonts w:ascii="Arial" w:hAnsi="Arial" w:cs="Arial"/>
            <w:color w:val="000000" w:themeColor="text1"/>
            <w:sz w:val="22"/>
            <w:szCs w:val="22"/>
          </w:rPr>
          <w:t xml:space="preserve"> </w:t>
        </w:r>
      </w:ins>
      <w:ins w:id="172" w:author="Kahnt, Thorsten (NIH/NIDA) [E]" w:date="2025-01-21T11:05:00Z">
        <w:r w:rsidR="00D524F9">
          <w:rPr>
            <w:rFonts w:ascii="Arial" w:hAnsi="Arial" w:cs="Arial"/>
            <w:color w:val="000000" w:themeColor="text1"/>
            <w:sz w:val="22"/>
            <w:szCs w:val="22"/>
          </w:rPr>
          <w:t xml:space="preserve">in different groups of </w:t>
        </w:r>
      </w:ins>
      <w:ins w:id="173" w:author="Kahnt, Thorsten (NIH/NIDA) [E]" w:date="2025-01-21T11:04:00Z">
        <w:r w:rsidR="00D524F9">
          <w:rPr>
            <w:rFonts w:ascii="Arial" w:hAnsi="Arial" w:cs="Arial"/>
            <w:color w:val="000000" w:themeColor="text1"/>
            <w:sz w:val="22"/>
            <w:szCs w:val="22"/>
          </w:rPr>
          <w:t>subjects</w:t>
        </w:r>
      </w:ins>
      <w:r w:rsidR="009E5705" w:rsidRPr="009E5705">
        <w:rPr>
          <w:rFonts w:ascii="Arial" w:hAnsi="Arial" w:cs="Arial"/>
          <w:color w:val="000000" w:themeColor="text1"/>
          <w:sz w:val="22"/>
          <w:szCs w:val="22"/>
        </w:rPr>
        <w:t>.</w:t>
      </w:r>
      <w:r w:rsidR="008E463E">
        <w:rPr>
          <w:rFonts w:ascii="Arial" w:hAnsi="Arial" w:cs="Arial"/>
          <w:color w:val="000000" w:themeColor="text1"/>
          <w:sz w:val="22"/>
          <w:szCs w:val="22"/>
        </w:rPr>
        <w:t xml:space="preserve"> </w:t>
      </w:r>
    </w:p>
    <w:p w14:paraId="27507CC4" w14:textId="77777777" w:rsidR="007F23E9" w:rsidRDefault="007F23E9" w:rsidP="0091089C">
      <w:pPr>
        <w:spacing w:after="120"/>
        <w:rPr>
          <w:rFonts w:ascii="Arial" w:hAnsi="Arial" w:cs="Arial"/>
          <w:color w:val="000000" w:themeColor="text1"/>
          <w:sz w:val="22"/>
          <w:szCs w:val="22"/>
        </w:rPr>
      </w:pPr>
    </w:p>
    <w:p w14:paraId="0044DDAB" w14:textId="77777777" w:rsidR="00531B5A" w:rsidRDefault="007F23E9" w:rsidP="008211AB">
      <w:pPr>
        <w:keepNext/>
        <w:spacing w:after="120"/>
        <w:jc w:val="center"/>
      </w:pPr>
      <w:r w:rsidRPr="007F23E9">
        <w:rPr>
          <w:rFonts w:ascii="Arial" w:hAnsi="Arial" w:cs="Arial"/>
          <w:noProof/>
          <w:color w:val="000000" w:themeColor="text1"/>
          <w:sz w:val="22"/>
          <w:szCs w:val="22"/>
        </w:rPr>
        <w:lastRenderedPageBreak/>
        <w:drawing>
          <wp:inline distT="0" distB="0" distL="0" distR="0" wp14:anchorId="77F3559F" wp14:editId="71E4F03B">
            <wp:extent cx="4062249" cy="3898118"/>
            <wp:effectExtent l="0" t="0" r="1905" b="1270"/>
            <wp:docPr id="6856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103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2249" cy="3898118"/>
                    </a:xfrm>
                    <a:prstGeom prst="rect">
                      <a:avLst/>
                    </a:prstGeom>
                  </pic:spPr>
                </pic:pic>
              </a:graphicData>
            </a:graphic>
          </wp:inline>
        </w:drawing>
      </w:r>
    </w:p>
    <w:p w14:paraId="409E032E" w14:textId="65EBF42A" w:rsidR="008B2E50" w:rsidRPr="00512F33" w:rsidRDefault="00315FFB" w:rsidP="001B7627">
      <w:pPr>
        <w:pStyle w:val="Caption"/>
        <w:rPr>
          <w:rFonts w:ascii="Arial" w:hAnsi="Arial" w:cs="Arial"/>
          <w:i w:val="0"/>
          <w:iCs w:val="0"/>
          <w:color w:val="000000" w:themeColor="text1"/>
        </w:rPr>
      </w:pPr>
      <w:r w:rsidRPr="00512F33">
        <w:rPr>
          <w:rFonts w:ascii="Arial" w:hAnsi="Arial" w:cs="Arial"/>
          <w:b/>
          <w:bCs/>
          <w:i w:val="0"/>
          <w:iCs w:val="0"/>
          <w:color w:val="000000" w:themeColor="text1"/>
        </w:rPr>
        <w:t>Fig.</w:t>
      </w:r>
      <w:r w:rsidR="00531B5A" w:rsidRPr="00512F33">
        <w:rPr>
          <w:rFonts w:ascii="Arial" w:hAnsi="Arial" w:cs="Arial"/>
          <w:b/>
          <w:bCs/>
          <w:i w:val="0"/>
          <w:iCs w:val="0"/>
          <w:color w:val="000000" w:themeColor="text1"/>
        </w:rPr>
        <w:t xml:space="preserve"> </w:t>
      </w:r>
      <w:r w:rsidR="00531B5A" w:rsidRPr="00512F33">
        <w:rPr>
          <w:rFonts w:ascii="Arial" w:hAnsi="Arial" w:cs="Arial"/>
          <w:b/>
          <w:bCs/>
          <w:i w:val="0"/>
          <w:iCs w:val="0"/>
          <w:color w:val="000000" w:themeColor="text1"/>
        </w:rPr>
        <w:fldChar w:fldCharType="begin"/>
      </w:r>
      <w:r w:rsidR="00531B5A" w:rsidRPr="00512F33">
        <w:rPr>
          <w:rFonts w:ascii="Arial" w:hAnsi="Arial" w:cs="Arial"/>
          <w:b/>
          <w:bCs/>
          <w:i w:val="0"/>
          <w:iCs w:val="0"/>
          <w:color w:val="000000" w:themeColor="text1"/>
        </w:rPr>
        <w:instrText xml:space="preserve"> SEQ Figure \* ARABIC </w:instrText>
      </w:r>
      <w:r w:rsidR="00531B5A" w:rsidRPr="00512F33">
        <w:rPr>
          <w:rFonts w:ascii="Arial" w:hAnsi="Arial" w:cs="Arial"/>
          <w:b/>
          <w:bCs/>
          <w:i w:val="0"/>
          <w:iCs w:val="0"/>
          <w:color w:val="000000" w:themeColor="text1"/>
        </w:rPr>
        <w:fldChar w:fldCharType="separate"/>
      </w:r>
      <w:r w:rsidR="00123034">
        <w:rPr>
          <w:rFonts w:ascii="Arial" w:hAnsi="Arial" w:cs="Arial"/>
          <w:b/>
          <w:bCs/>
          <w:i w:val="0"/>
          <w:iCs w:val="0"/>
          <w:noProof/>
          <w:color w:val="000000" w:themeColor="text1"/>
        </w:rPr>
        <w:t>1</w:t>
      </w:r>
      <w:r w:rsidR="00531B5A" w:rsidRPr="00512F33">
        <w:rPr>
          <w:rFonts w:ascii="Arial" w:hAnsi="Arial" w:cs="Arial"/>
          <w:b/>
          <w:bCs/>
          <w:i w:val="0"/>
          <w:iCs w:val="0"/>
          <w:color w:val="000000" w:themeColor="text1"/>
        </w:rPr>
        <w:fldChar w:fldCharType="end"/>
      </w:r>
      <w:r w:rsidR="00531B5A" w:rsidRPr="00512F33">
        <w:rPr>
          <w:rFonts w:ascii="Arial" w:hAnsi="Arial" w:cs="Arial"/>
          <w:b/>
          <w:bCs/>
          <w:i w:val="0"/>
          <w:iCs w:val="0"/>
          <w:color w:val="000000" w:themeColor="text1"/>
        </w:rPr>
        <w:t xml:space="preserve">. </w:t>
      </w:r>
      <w:ins w:id="174" w:author="Kahnt, Thorsten (NIH/NIDA) [E]" w:date="2025-01-21T11:07:00Z">
        <w:r w:rsidR="00D524F9" w:rsidRPr="00D524F9">
          <w:rPr>
            <w:rFonts w:ascii="Arial" w:hAnsi="Arial" w:cs="Arial"/>
            <w:b/>
            <w:bCs/>
            <w:i w:val="0"/>
            <w:iCs w:val="0"/>
            <w:color w:val="000000" w:themeColor="text1"/>
          </w:rPr>
          <w:t>Experimental design and outcome devaluation task</w:t>
        </w:r>
      </w:ins>
      <w:del w:id="175" w:author="Kahnt, Thorsten (NIH/NIDA) [E]" w:date="2025-01-21T11:07:00Z">
        <w:r w:rsidR="005C26D4" w:rsidRPr="00512F33" w:rsidDel="00D524F9">
          <w:rPr>
            <w:rFonts w:ascii="Arial" w:hAnsi="Arial" w:cs="Arial"/>
            <w:b/>
            <w:bCs/>
            <w:i w:val="0"/>
            <w:iCs w:val="0"/>
            <w:color w:val="000000" w:themeColor="text1"/>
          </w:rPr>
          <w:delText>Outcome devaluation experiment design</w:delText>
        </w:r>
      </w:del>
      <w:r w:rsidR="005C26D4" w:rsidRPr="00512F33">
        <w:rPr>
          <w:rFonts w:ascii="Arial" w:hAnsi="Arial" w:cs="Arial"/>
          <w:b/>
          <w:bCs/>
          <w:i w:val="0"/>
          <w:iCs w:val="0"/>
          <w:color w:val="000000" w:themeColor="text1"/>
        </w:rPr>
        <w:t>.</w:t>
      </w:r>
      <w:r w:rsidR="005B4EC5"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A. Experiment timeline.</w:t>
      </w:r>
      <w:r w:rsidR="00DF3FCB" w:rsidRPr="00512F33">
        <w:rPr>
          <w:rFonts w:ascii="Arial" w:hAnsi="Arial" w:cs="Arial"/>
          <w:i w:val="0"/>
          <w:iCs w:val="0"/>
          <w:color w:val="000000" w:themeColor="text1"/>
        </w:rPr>
        <w:t xml:space="preserve"> </w:t>
      </w:r>
      <w:del w:id="176" w:author="Kahnt, Thorsten (NIH/NIDA) [E]" w:date="2025-01-21T11:07:00Z">
        <w:r w:rsidR="00DF3FCB" w:rsidRPr="00512F33" w:rsidDel="00D524F9">
          <w:rPr>
            <w:rFonts w:ascii="Arial" w:hAnsi="Arial" w:cs="Arial"/>
            <w:i w:val="0"/>
            <w:iCs w:val="0"/>
            <w:color w:val="000000" w:themeColor="text1"/>
          </w:rPr>
          <w:delText>The study follows a within-subject, multiple-session design. Participants underwent a two-day</w:delText>
        </w:r>
        <w:r w:rsidR="00D003D9" w:rsidRPr="00512F33" w:rsidDel="00D524F9">
          <w:rPr>
            <w:rFonts w:ascii="Arial" w:hAnsi="Arial" w:cs="Arial"/>
            <w:i w:val="0"/>
            <w:iCs w:val="0"/>
            <w:color w:val="000000" w:themeColor="text1"/>
          </w:rPr>
          <w:delText xml:space="preserve"> (Day1, Day2)</w:delText>
        </w:r>
        <w:r w:rsidR="00DF3FCB" w:rsidRPr="00512F33" w:rsidDel="00D524F9">
          <w:rPr>
            <w:rFonts w:ascii="Arial" w:hAnsi="Arial" w:cs="Arial"/>
            <w:i w:val="0"/>
            <w:iCs w:val="0"/>
            <w:color w:val="000000" w:themeColor="text1"/>
          </w:rPr>
          <w:delText xml:space="preserve"> experiment repeated across three separate sessions, spaced at least one week apart. </w:delText>
        </w:r>
      </w:del>
      <w:r w:rsidR="004912D9" w:rsidRPr="00512F33">
        <w:rPr>
          <w:rFonts w:ascii="Arial" w:hAnsi="Arial" w:cs="Arial"/>
          <w:i w:val="0"/>
          <w:iCs w:val="0"/>
          <w:color w:val="000000" w:themeColor="text1"/>
        </w:rPr>
        <w:t xml:space="preserve">Following </w:t>
      </w:r>
      <w:ins w:id="177" w:author="Kahnt, Thorsten (NIH/NIDA) [E]" w:date="2025-01-21T11:07:00Z">
        <w:r w:rsidR="00D524F9">
          <w:rPr>
            <w:rFonts w:ascii="Arial" w:hAnsi="Arial" w:cs="Arial"/>
            <w:i w:val="0"/>
            <w:iCs w:val="0"/>
            <w:color w:val="000000" w:themeColor="text1"/>
          </w:rPr>
          <w:t xml:space="preserve">an </w:t>
        </w:r>
      </w:ins>
      <w:r w:rsidR="004912D9" w:rsidRPr="00512F33">
        <w:rPr>
          <w:rFonts w:ascii="Arial" w:hAnsi="Arial" w:cs="Arial"/>
          <w:i w:val="0"/>
          <w:iCs w:val="0"/>
          <w:color w:val="000000" w:themeColor="text1"/>
        </w:rPr>
        <w:t xml:space="preserve">odor screening session, </w:t>
      </w:r>
      <w:r w:rsidR="00DF3FCB" w:rsidRPr="00512F33">
        <w:rPr>
          <w:rFonts w:ascii="Arial" w:hAnsi="Arial" w:cs="Arial"/>
          <w:i w:val="0"/>
          <w:iCs w:val="0"/>
          <w:color w:val="000000" w:themeColor="text1"/>
        </w:rPr>
        <w:t>Day 0 includes T1 MRI, resting-state fMRI, and motor threshold determination via TMS. On Day 1, participants received either continuous theta burst stimulation (cTBS) or sham TMS</w:t>
      </w:r>
      <w:r w:rsidR="00440883" w:rsidRPr="00512F33">
        <w:rPr>
          <w:rFonts w:ascii="Arial" w:hAnsi="Arial" w:cs="Arial"/>
          <w:i w:val="0"/>
          <w:iCs w:val="0"/>
          <w:color w:val="000000" w:themeColor="text1"/>
        </w:rPr>
        <w:t xml:space="preserve"> before</w:t>
      </w:r>
      <w:r w:rsidR="00DF3FCB" w:rsidRPr="00512F33">
        <w:rPr>
          <w:rFonts w:ascii="Arial" w:hAnsi="Arial" w:cs="Arial"/>
          <w:i w:val="0"/>
          <w:iCs w:val="0"/>
          <w:color w:val="000000" w:themeColor="text1"/>
        </w:rPr>
        <w:t xml:space="preserve"> performing an </w:t>
      </w:r>
      <w:del w:id="178" w:author="Kahnt, Thorsten (NIH/NIDA) [E]" w:date="2025-01-21T11:07:00Z">
        <w:r w:rsidR="00DF3FCB" w:rsidRPr="00512F33" w:rsidDel="00D524F9">
          <w:rPr>
            <w:rFonts w:ascii="Arial" w:hAnsi="Arial" w:cs="Arial"/>
            <w:i w:val="0"/>
            <w:iCs w:val="0"/>
            <w:color w:val="000000" w:themeColor="text1"/>
          </w:rPr>
          <w:delText xml:space="preserve">odor </w:delText>
        </w:r>
      </w:del>
      <w:r w:rsidR="00DF3FCB" w:rsidRPr="00512F33">
        <w:rPr>
          <w:rFonts w:ascii="Arial" w:hAnsi="Arial" w:cs="Arial"/>
          <w:i w:val="0"/>
          <w:iCs w:val="0"/>
          <w:color w:val="000000" w:themeColor="text1"/>
        </w:rPr>
        <w:t>discrimination task.</w:t>
      </w:r>
      <w:r w:rsidR="00E123DC" w:rsidRPr="00512F33">
        <w:rPr>
          <w:rFonts w:ascii="Arial" w:hAnsi="Arial" w:cs="Arial"/>
          <w:i w:val="0"/>
          <w:iCs w:val="0"/>
          <w:color w:val="000000" w:themeColor="text1"/>
        </w:rPr>
        <w:t xml:space="preserve"> </w:t>
      </w:r>
      <w:r w:rsidR="0073299E" w:rsidRPr="00512F33">
        <w:rPr>
          <w:rFonts w:ascii="Arial" w:hAnsi="Arial" w:cs="Arial"/>
          <w:i w:val="0"/>
          <w:iCs w:val="0"/>
          <w:color w:val="000000" w:themeColor="text1"/>
        </w:rPr>
        <w:t xml:space="preserve">On Day 2, participants performed a pre-meal test, received TMS (cTBS or sham), consumed a meal, and then completed a post-meal test. </w:t>
      </w:r>
      <w:r w:rsidR="00DF3FCB" w:rsidRPr="00512F33">
        <w:rPr>
          <w:rFonts w:ascii="Arial" w:hAnsi="Arial" w:cs="Arial"/>
          <w:b/>
          <w:bCs/>
          <w:i w:val="0"/>
          <w:iCs w:val="0"/>
          <w:color w:val="000000" w:themeColor="text1"/>
        </w:rPr>
        <w:t>B. Trial structure</w:t>
      </w:r>
      <w:r w:rsidR="00B40298" w:rsidRPr="00512F33">
        <w:rPr>
          <w:rFonts w:ascii="Arial" w:hAnsi="Arial" w:cs="Arial"/>
          <w:b/>
          <w:bCs/>
          <w:i w:val="0"/>
          <w:iCs w:val="0"/>
          <w:color w:val="000000" w:themeColor="text1"/>
        </w:rPr>
        <w:t xml:space="preserve"> of discrimination task and </w:t>
      </w:r>
      <w:commentRangeStart w:id="179"/>
      <w:del w:id="180" w:author="Kahnt, Thorsten (NIH/NIDA) [E]" w:date="2025-01-21T11:08:00Z">
        <w:r w:rsidR="00B40298" w:rsidRPr="00512F33" w:rsidDel="00D524F9">
          <w:rPr>
            <w:rFonts w:ascii="Arial" w:hAnsi="Arial" w:cs="Arial"/>
            <w:b/>
            <w:bCs/>
            <w:i w:val="0"/>
            <w:iCs w:val="0"/>
            <w:color w:val="000000" w:themeColor="text1"/>
          </w:rPr>
          <w:delText>tests</w:delText>
        </w:r>
      </w:del>
      <w:ins w:id="181" w:author="Kahnt, Thorsten (NIH/NIDA) [E]" w:date="2025-01-21T11:08:00Z">
        <w:r w:rsidR="00D524F9">
          <w:rPr>
            <w:rFonts w:ascii="Arial" w:hAnsi="Arial" w:cs="Arial"/>
            <w:b/>
            <w:bCs/>
            <w:i w:val="0"/>
            <w:iCs w:val="0"/>
            <w:color w:val="000000" w:themeColor="text1"/>
          </w:rPr>
          <w:t>choice tas</w:t>
        </w:r>
      </w:ins>
      <w:ins w:id="182" w:author="Kahnt, Thorsten (NIH/NIDA) [E]" w:date="2025-01-21T11:09:00Z">
        <w:r w:rsidR="00D524F9">
          <w:rPr>
            <w:rFonts w:ascii="Arial" w:hAnsi="Arial" w:cs="Arial"/>
            <w:b/>
            <w:bCs/>
            <w:i w:val="0"/>
            <w:iCs w:val="0"/>
            <w:color w:val="000000" w:themeColor="text1"/>
          </w:rPr>
          <w:t>k</w:t>
        </w:r>
      </w:ins>
      <w:commentRangeEnd w:id="179"/>
      <w:ins w:id="183" w:author="Kahnt, Thorsten (NIH/NIDA) [E]" w:date="2025-01-21T11:10:00Z">
        <w:r w:rsidR="00D524F9">
          <w:rPr>
            <w:rStyle w:val="CommentReference"/>
            <w:i w:val="0"/>
            <w:iCs w:val="0"/>
            <w:color w:val="auto"/>
          </w:rPr>
          <w:commentReference w:id="179"/>
        </w:r>
      </w:ins>
      <w:r w:rsidR="00DF3FCB" w:rsidRPr="00512F33">
        <w:rPr>
          <w:rFonts w:ascii="Arial" w:hAnsi="Arial" w:cs="Arial"/>
          <w:b/>
          <w:bCs/>
          <w:i w:val="0"/>
          <w:iCs w:val="0"/>
          <w:color w:val="000000" w:themeColor="text1"/>
        </w:rPr>
        <w:t>.</w:t>
      </w:r>
      <w:r w:rsidR="00DF3FCB" w:rsidRPr="00512F33">
        <w:rPr>
          <w:rFonts w:ascii="Arial" w:hAnsi="Arial" w:cs="Arial"/>
          <w:i w:val="0"/>
          <w:iCs w:val="0"/>
          <w:color w:val="000000" w:themeColor="text1"/>
        </w:rPr>
        <w:t xml:space="preserve"> Each trial started with an offer phase (3 seconds), where participants were presented with two visual stimuli </w:t>
      </w:r>
      <w:r w:rsidR="00557CD7" w:rsidRPr="00512F33">
        <w:rPr>
          <w:rFonts w:ascii="Arial" w:hAnsi="Arial" w:cs="Arial"/>
          <w:i w:val="0"/>
          <w:iCs w:val="0"/>
          <w:color w:val="000000" w:themeColor="text1"/>
        </w:rPr>
        <w:t>paired with</w:t>
      </w:r>
      <w:r w:rsidR="00DF3FCB" w:rsidRPr="00512F33">
        <w:rPr>
          <w:rFonts w:ascii="Arial" w:hAnsi="Arial" w:cs="Arial"/>
          <w:i w:val="0"/>
          <w:iCs w:val="0"/>
          <w:color w:val="000000" w:themeColor="text1"/>
        </w:rPr>
        <w:t xml:space="preserve"> different outcomes</w:t>
      </w:r>
      <w:r w:rsidR="00557CD7" w:rsidRPr="00512F33">
        <w:rPr>
          <w:rFonts w:ascii="Arial" w:hAnsi="Arial" w:cs="Arial"/>
          <w:i w:val="0"/>
          <w:iCs w:val="0"/>
          <w:color w:val="000000" w:themeColor="text1"/>
        </w:rPr>
        <w:t xml:space="preserve">. </w:t>
      </w:r>
      <w:r w:rsidR="00DF3FCB" w:rsidRPr="00512F33">
        <w:rPr>
          <w:rFonts w:ascii="Arial" w:hAnsi="Arial" w:cs="Arial"/>
          <w:i w:val="0"/>
          <w:iCs w:val="0"/>
          <w:color w:val="000000" w:themeColor="text1"/>
        </w:rPr>
        <w:t>This was followed by a choice phase (</w:t>
      </w:r>
      <w:r w:rsidR="00385396" w:rsidRPr="00512F33">
        <w:rPr>
          <w:rFonts w:ascii="Arial" w:hAnsi="Arial" w:cs="Arial"/>
          <w:i w:val="0"/>
          <w:iCs w:val="0"/>
          <w:color w:val="000000" w:themeColor="text1"/>
        </w:rPr>
        <w:t xml:space="preserve">maximum </w:t>
      </w:r>
      <w:r w:rsidR="00CB491E" w:rsidRPr="00512F33">
        <w:rPr>
          <w:rFonts w:ascii="Arial" w:hAnsi="Arial" w:cs="Arial"/>
          <w:i w:val="0"/>
          <w:iCs w:val="0"/>
          <w:color w:val="000000" w:themeColor="text1"/>
        </w:rPr>
        <w:t>3</w:t>
      </w:r>
      <w:r w:rsidR="00DF3FCB" w:rsidRPr="00512F33">
        <w:rPr>
          <w:rFonts w:ascii="Arial" w:hAnsi="Arial" w:cs="Arial"/>
          <w:i w:val="0"/>
          <w:iCs w:val="0"/>
          <w:color w:val="000000" w:themeColor="text1"/>
        </w:rPr>
        <w:t xml:space="preserve"> seconds), where participants selected one of the stimuli, and finally, an outcome phase (3 seconds), where the predicted outcome was delivered (odor or no odor).</w:t>
      </w:r>
      <w:r w:rsidR="006B790B"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C. Associative structure for the discrimination and test tasks.</w:t>
      </w:r>
      <w:r w:rsidR="00DF3FCB" w:rsidRPr="00512F33">
        <w:rPr>
          <w:rFonts w:ascii="Arial" w:hAnsi="Arial" w:cs="Arial"/>
          <w:i w:val="0"/>
          <w:iCs w:val="0"/>
          <w:color w:val="000000" w:themeColor="text1"/>
        </w:rPr>
        <w:t xml:space="preserve"> During the discrimination task, participants learned which stimuli predicted odors (indicated by colored clouds) and which predicted non-odor outcomes</w:t>
      </w:r>
      <w:r w:rsidR="00C667F0" w:rsidRPr="00512F33">
        <w:rPr>
          <w:rFonts w:ascii="Arial" w:hAnsi="Arial" w:cs="Arial"/>
          <w:i w:val="0"/>
          <w:iCs w:val="0"/>
          <w:color w:val="000000" w:themeColor="text1"/>
        </w:rPr>
        <w:t xml:space="preserve"> (i.e. clean air)</w:t>
      </w:r>
      <w:r w:rsidR="00DF3FCB" w:rsidRPr="00512F33">
        <w:rPr>
          <w:rFonts w:ascii="Arial" w:hAnsi="Arial" w:cs="Arial"/>
          <w:i w:val="0"/>
          <w:iCs w:val="0"/>
          <w:color w:val="000000" w:themeColor="text1"/>
        </w:rPr>
        <w:t>. In the test phase, participants were required to select stimuli based on their learned odor associations, without odor delivery.</w:t>
      </w:r>
      <w:r w:rsidR="006B790B" w:rsidRPr="00512F33">
        <w:rPr>
          <w:rFonts w:ascii="Arial" w:hAnsi="Arial" w:cs="Arial"/>
          <w:i w:val="0"/>
          <w:iCs w:val="0"/>
          <w:color w:val="000000" w:themeColor="text1"/>
        </w:rPr>
        <w:t xml:space="preserve"> </w:t>
      </w:r>
      <w:r w:rsidR="00153463" w:rsidRPr="00512F33">
        <w:rPr>
          <w:rFonts w:ascii="Arial" w:hAnsi="Arial" w:cs="Arial"/>
          <w:i w:val="0"/>
          <w:iCs w:val="0"/>
          <w:color w:val="000000" w:themeColor="text1"/>
        </w:rPr>
        <w:t>Test</w:t>
      </w:r>
      <w:ins w:id="184" w:author="Kahnt, Thorsten (NIH/NIDA) [E]" w:date="2025-01-21T11:11:00Z">
        <w:r w:rsidR="00C81E0E">
          <w:rPr>
            <w:rFonts w:ascii="Arial" w:hAnsi="Arial" w:cs="Arial"/>
            <w:i w:val="0"/>
            <w:iCs w:val="0"/>
            <w:color w:val="000000" w:themeColor="text1"/>
          </w:rPr>
          <w:t>s</w:t>
        </w:r>
      </w:ins>
      <w:r w:rsidR="00153463" w:rsidRPr="00512F33">
        <w:rPr>
          <w:rFonts w:ascii="Arial" w:hAnsi="Arial" w:cs="Arial"/>
          <w:i w:val="0"/>
          <w:iCs w:val="0"/>
          <w:color w:val="000000" w:themeColor="text1"/>
        </w:rPr>
        <w:t xml:space="preserve"> also contained choices between odor-predictive stimuli and air-predictive stimuli (not </w:t>
      </w:r>
      <w:del w:id="185" w:author="Kahnt, Thorsten (NIH/NIDA) [E]" w:date="2025-01-21T11:11:00Z">
        <w:r w:rsidR="00153463" w:rsidRPr="00512F33" w:rsidDel="00C81E0E">
          <w:rPr>
            <w:rFonts w:ascii="Arial" w:hAnsi="Arial" w:cs="Arial"/>
            <w:i w:val="0"/>
            <w:iCs w:val="0"/>
            <w:color w:val="000000" w:themeColor="text1"/>
          </w:rPr>
          <w:delText>drawn</w:delText>
        </w:r>
      </w:del>
      <w:ins w:id="186" w:author="Kahnt, Thorsten (NIH/NIDA) [E]" w:date="2025-01-21T11:11:00Z">
        <w:r w:rsidR="00C81E0E">
          <w:rPr>
            <w:rFonts w:ascii="Arial" w:hAnsi="Arial" w:cs="Arial"/>
            <w:i w:val="0"/>
            <w:iCs w:val="0"/>
            <w:color w:val="000000" w:themeColor="text1"/>
          </w:rPr>
          <w:t>shown</w:t>
        </w:r>
      </w:ins>
      <w:r w:rsidR="00153463"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D. TMS conditions.</w:t>
      </w:r>
      <w:r w:rsidR="00DF3FCB" w:rsidRPr="00512F33">
        <w:rPr>
          <w:rFonts w:ascii="Arial" w:hAnsi="Arial" w:cs="Arial"/>
          <w:i w:val="0"/>
          <w:iCs w:val="0"/>
          <w:color w:val="000000" w:themeColor="text1"/>
        </w:rPr>
        <w:t xml:space="preserve"> Three </w:t>
      </w:r>
      <w:del w:id="187" w:author="Kahnt, Thorsten (NIH/NIDA) [E]" w:date="2025-01-21T11:12:00Z">
        <w:r w:rsidR="00DF3FCB" w:rsidRPr="00512F33" w:rsidDel="00C81E0E">
          <w:rPr>
            <w:rFonts w:ascii="Arial" w:hAnsi="Arial" w:cs="Arial"/>
            <w:i w:val="0"/>
            <w:iCs w:val="0"/>
            <w:color w:val="000000" w:themeColor="text1"/>
          </w:rPr>
          <w:delText xml:space="preserve">counterbalanced </w:delText>
        </w:r>
      </w:del>
      <w:r w:rsidR="00DF3FCB" w:rsidRPr="00512F33">
        <w:rPr>
          <w:rFonts w:ascii="Arial" w:hAnsi="Arial" w:cs="Arial"/>
          <w:i w:val="0"/>
          <w:iCs w:val="0"/>
          <w:color w:val="000000" w:themeColor="text1"/>
        </w:rPr>
        <w:t xml:space="preserve">conditions </w:t>
      </w:r>
      <w:ins w:id="188" w:author="Kahnt, Thorsten (NIH/NIDA) [E]" w:date="2025-01-21T11:12:00Z">
        <w:r w:rsidR="00C81E0E" w:rsidRPr="00512F33">
          <w:rPr>
            <w:rFonts w:ascii="Arial" w:hAnsi="Arial" w:cs="Arial"/>
            <w:i w:val="0"/>
            <w:iCs w:val="0"/>
            <w:color w:val="000000" w:themeColor="text1"/>
          </w:rPr>
          <w:t xml:space="preserve">counterbalanced </w:t>
        </w:r>
      </w:ins>
      <w:r w:rsidR="00DF3FCB" w:rsidRPr="00512F33">
        <w:rPr>
          <w:rFonts w:ascii="Arial" w:hAnsi="Arial" w:cs="Arial"/>
          <w:i w:val="0"/>
          <w:iCs w:val="0"/>
          <w:color w:val="000000" w:themeColor="text1"/>
        </w:rPr>
        <w:t>across th</w:t>
      </w:r>
      <w:r w:rsidR="009D1AA7" w:rsidRPr="00512F33">
        <w:rPr>
          <w:rFonts w:ascii="Arial" w:hAnsi="Arial" w:cs="Arial"/>
          <w:i w:val="0"/>
          <w:iCs w:val="0"/>
          <w:color w:val="000000" w:themeColor="text1"/>
        </w:rPr>
        <w:t>ree</w:t>
      </w:r>
      <w:r w:rsidR="00DF3FCB" w:rsidRPr="00512F33">
        <w:rPr>
          <w:rFonts w:ascii="Arial" w:hAnsi="Arial" w:cs="Arial"/>
          <w:i w:val="0"/>
          <w:iCs w:val="0"/>
          <w:color w:val="000000" w:themeColor="text1"/>
        </w:rPr>
        <w:t xml:space="preserve"> sessions: cTBS on Day 1 followed by sham TMS on Day 2 (cTBS-sham), sham TMS on Day 1 followed by cTBS on Day 2 (sham-cTBS), and sham TMS on both days (sham-sham).</w:t>
      </w:r>
      <w:r w:rsidR="006B790B"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E. Odor stimuli.</w:t>
      </w:r>
      <w:r w:rsidR="00DF3FCB" w:rsidRPr="00512F33">
        <w:rPr>
          <w:rFonts w:ascii="Arial" w:hAnsi="Arial" w:cs="Arial"/>
          <w:i w:val="0"/>
          <w:iCs w:val="0"/>
          <w:color w:val="000000" w:themeColor="text1"/>
        </w:rPr>
        <w:t xml:space="preserve"> A set of eight food-related odors, divided into savory (e.g., potato chips, pizza) and sweet (e.g., pineapple cake, chocolate). For each participant, one savory and one sweet odor </w:t>
      </w:r>
      <w:del w:id="189" w:author="Kahnt, Thorsten (NIH/NIDA) [E]" w:date="2025-01-21T11:12:00Z">
        <w:r w:rsidR="00DF3FCB" w:rsidRPr="00512F33" w:rsidDel="00C81E0E">
          <w:rPr>
            <w:rFonts w:ascii="Arial" w:hAnsi="Arial" w:cs="Arial"/>
            <w:i w:val="0"/>
            <w:iCs w:val="0"/>
            <w:color w:val="000000" w:themeColor="text1"/>
          </w:rPr>
          <w:delText xml:space="preserve">were </w:delText>
        </w:r>
      </w:del>
      <w:ins w:id="190" w:author="Kahnt, Thorsten (NIH/NIDA) [E]" w:date="2025-01-21T11:12:00Z">
        <w:r w:rsidR="00C81E0E">
          <w:rPr>
            <w:rFonts w:ascii="Arial" w:hAnsi="Arial" w:cs="Arial"/>
            <w:i w:val="0"/>
            <w:iCs w:val="0"/>
            <w:color w:val="000000" w:themeColor="text1"/>
          </w:rPr>
          <w:t>was</w:t>
        </w:r>
        <w:r w:rsidR="00C81E0E" w:rsidRPr="00512F33">
          <w:rPr>
            <w:rFonts w:ascii="Arial" w:hAnsi="Arial" w:cs="Arial"/>
            <w:i w:val="0"/>
            <w:iCs w:val="0"/>
            <w:color w:val="000000" w:themeColor="text1"/>
          </w:rPr>
          <w:t xml:space="preserve"> </w:t>
        </w:r>
      </w:ins>
      <w:del w:id="191" w:author="Kahnt, Thorsten (NIH/NIDA) [E]" w:date="2025-01-21T11:12:00Z">
        <w:r w:rsidR="00DF3FCB" w:rsidRPr="00512F33" w:rsidDel="00C81E0E">
          <w:rPr>
            <w:rFonts w:ascii="Arial" w:hAnsi="Arial" w:cs="Arial"/>
            <w:i w:val="0"/>
            <w:iCs w:val="0"/>
            <w:color w:val="000000" w:themeColor="text1"/>
          </w:rPr>
          <w:delText>pre-</w:delText>
        </w:r>
      </w:del>
      <w:r w:rsidR="00DF3FCB" w:rsidRPr="00512F33">
        <w:rPr>
          <w:rFonts w:ascii="Arial" w:hAnsi="Arial" w:cs="Arial"/>
          <w:i w:val="0"/>
          <w:iCs w:val="0"/>
          <w:color w:val="000000" w:themeColor="text1"/>
        </w:rPr>
        <w:t xml:space="preserve">selected based on </w:t>
      </w:r>
      <w:del w:id="192" w:author="Kahnt, Thorsten (NIH/NIDA) [E]" w:date="2025-01-21T11:12:00Z">
        <w:r w:rsidR="00DF3FCB" w:rsidRPr="00512F33" w:rsidDel="00C81E0E">
          <w:rPr>
            <w:rFonts w:ascii="Arial" w:hAnsi="Arial" w:cs="Arial"/>
            <w:i w:val="0"/>
            <w:iCs w:val="0"/>
            <w:color w:val="000000" w:themeColor="text1"/>
          </w:rPr>
          <w:delText xml:space="preserve">their </w:delText>
        </w:r>
      </w:del>
      <w:ins w:id="193" w:author="Kahnt, Thorsten (NIH/NIDA) [E]" w:date="2025-01-21T11:12:00Z">
        <w:r w:rsidR="00C81E0E">
          <w:rPr>
            <w:rFonts w:ascii="Arial" w:hAnsi="Arial" w:cs="Arial"/>
            <w:i w:val="0"/>
            <w:iCs w:val="0"/>
            <w:color w:val="000000" w:themeColor="text1"/>
          </w:rPr>
          <w:t>individual</w:t>
        </w:r>
        <w:r w:rsidR="00C81E0E" w:rsidRPr="00512F33">
          <w:rPr>
            <w:rFonts w:ascii="Arial" w:hAnsi="Arial" w:cs="Arial"/>
            <w:i w:val="0"/>
            <w:iCs w:val="0"/>
            <w:color w:val="000000" w:themeColor="text1"/>
          </w:rPr>
          <w:t xml:space="preserve"> </w:t>
        </w:r>
      </w:ins>
      <w:r w:rsidR="00DF3FCB" w:rsidRPr="00512F33">
        <w:rPr>
          <w:rFonts w:ascii="Arial" w:hAnsi="Arial" w:cs="Arial"/>
          <w:i w:val="0"/>
          <w:iCs w:val="0"/>
          <w:color w:val="000000" w:themeColor="text1"/>
        </w:rPr>
        <w:t>pleasantness ratings to ensure they were as similarly pleasant as possible.</w:t>
      </w:r>
    </w:p>
    <w:p w14:paraId="0A28DB2C" w14:textId="77777777" w:rsidR="001B7627" w:rsidRPr="001B7627" w:rsidRDefault="001B7627" w:rsidP="001B7627"/>
    <w:p w14:paraId="00285B24" w14:textId="7E25F9FA" w:rsidR="008B2E50" w:rsidRPr="005C35E3" w:rsidRDefault="008B2E50" w:rsidP="0091089C">
      <w:pPr>
        <w:spacing w:after="120"/>
        <w:rPr>
          <w:rFonts w:ascii="Arial" w:hAnsi="Arial" w:cs="Arial"/>
          <w:b/>
          <w:bCs/>
          <w:color w:val="000000" w:themeColor="text1"/>
          <w:sz w:val="22"/>
          <w:szCs w:val="22"/>
        </w:rPr>
      </w:pPr>
      <w:commentRangeStart w:id="194"/>
      <w:r w:rsidRPr="005C35E3">
        <w:rPr>
          <w:rFonts w:ascii="Arial" w:hAnsi="Arial" w:cs="Arial"/>
          <w:b/>
          <w:bCs/>
          <w:color w:val="000000" w:themeColor="text1"/>
          <w:sz w:val="22"/>
          <w:szCs w:val="22"/>
        </w:rPr>
        <w:t xml:space="preserve">Network-targeted </w:t>
      </w:r>
      <w:r w:rsidR="00A56E42" w:rsidRPr="005C35E3">
        <w:rPr>
          <w:rFonts w:ascii="Arial" w:hAnsi="Arial" w:cs="Arial"/>
          <w:b/>
          <w:bCs/>
          <w:color w:val="000000" w:themeColor="text1"/>
          <w:sz w:val="22"/>
          <w:szCs w:val="22"/>
        </w:rPr>
        <w:t>TMS</w:t>
      </w:r>
      <w:r w:rsidR="005958CB" w:rsidRPr="005C35E3">
        <w:rPr>
          <w:rFonts w:ascii="Arial" w:hAnsi="Arial" w:cs="Arial"/>
          <w:b/>
          <w:bCs/>
          <w:color w:val="000000" w:themeColor="text1"/>
          <w:sz w:val="22"/>
          <w:szCs w:val="22"/>
        </w:rPr>
        <w:t xml:space="preserve"> on</w:t>
      </w:r>
      <w:r w:rsidRPr="005C35E3">
        <w:rPr>
          <w:rFonts w:ascii="Arial" w:hAnsi="Arial" w:cs="Arial"/>
          <w:b/>
          <w:bCs/>
          <w:color w:val="000000" w:themeColor="text1"/>
          <w:sz w:val="22"/>
          <w:szCs w:val="22"/>
        </w:rPr>
        <w:t xml:space="preserve"> </w:t>
      </w:r>
      <w:r w:rsidR="005958CB" w:rsidRPr="005C35E3">
        <w:rPr>
          <w:rFonts w:ascii="Arial" w:hAnsi="Arial" w:cs="Arial"/>
          <w:b/>
          <w:bCs/>
          <w:color w:val="000000" w:themeColor="text1"/>
          <w:sz w:val="22"/>
          <w:szCs w:val="22"/>
        </w:rPr>
        <w:t>anterior and posterior portions of the lateral OFC network</w:t>
      </w:r>
      <w:commentRangeEnd w:id="194"/>
      <w:r w:rsidR="00C81E0E">
        <w:rPr>
          <w:rStyle w:val="CommentReference"/>
        </w:rPr>
        <w:commentReference w:id="194"/>
      </w:r>
      <w:r w:rsidR="005958CB" w:rsidRPr="005C35E3">
        <w:rPr>
          <w:rFonts w:ascii="Arial" w:hAnsi="Arial" w:cs="Arial"/>
          <w:b/>
          <w:bCs/>
          <w:color w:val="000000" w:themeColor="text1"/>
          <w:sz w:val="22"/>
          <w:szCs w:val="22"/>
        </w:rPr>
        <w:t>.</w:t>
      </w:r>
    </w:p>
    <w:p w14:paraId="0FD508B4" w14:textId="1BF046EF" w:rsidR="00E9414D" w:rsidRDefault="001568CF" w:rsidP="0091089C">
      <w:pPr>
        <w:spacing w:after="120"/>
        <w:rPr>
          <w:rFonts w:ascii="Arial" w:hAnsi="Arial" w:cs="Arial"/>
          <w:color w:val="000000" w:themeColor="text1"/>
          <w:sz w:val="22"/>
          <w:szCs w:val="22"/>
        </w:rPr>
      </w:pPr>
      <w:r>
        <w:rPr>
          <w:rFonts w:ascii="Arial" w:hAnsi="Arial" w:cs="Arial"/>
          <w:color w:val="000000" w:themeColor="text1"/>
          <w:sz w:val="22"/>
          <w:szCs w:val="22"/>
        </w:rPr>
        <w:t xml:space="preserve">We aimed to selectively </w:t>
      </w:r>
      <w:r w:rsidR="0035796D">
        <w:rPr>
          <w:rFonts w:ascii="Arial" w:hAnsi="Arial" w:cs="Arial"/>
          <w:color w:val="000000" w:themeColor="text1"/>
          <w:sz w:val="22"/>
          <w:szCs w:val="22"/>
        </w:rPr>
        <w:t>modulate</w:t>
      </w:r>
      <w:r w:rsidR="00705E98">
        <w:rPr>
          <w:rFonts w:ascii="Arial" w:hAnsi="Arial" w:cs="Arial"/>
          <w:color w:val="000000" w:themeColor="text1"/>
          <w:sz w:val="22"/>
          <w:szCs w:val="22"/>
        </w:rPr>
        <w:t xml:space="preserve"> </w:t>
      </w:r>
      <w:r w:rsidR="0035796D">
        <w:rPr>
          <w:rFonts w:ascii="Arial" w:hAnsi="Arial" w:cs="Arial"/>
          <w:color w:val="000000" w:themeColor="text1"/>
          <w:sz w:val="22"/>
          <w:szCs w:val="22"/>
        </w:rPr>
        <w:t>neural</w:t>
      </w:r>
      <w:r w:rsidR="00705E98">
        <w:rPr>
          <w:rFonts w:ascii="Arial" w:hAnsi="Arial" w:cs="Arial"/>
          <w:color w:val="000000" w:themeColor="text1"/>
          <w:sz w:val="22"/>
          <w:szCs w:val="22"/>
        </w:rPr>
        <w:t xml:space="preserve"> activity in</w:t>
      </w:r>
      <w:r>
        <w:rPr>
          <w:rFonts w:ascii="Arial" w:hAnsi="Arial" w:cs="Arial"/>
          <w:color w:val="000000" w:themeColor="text1"/>
          <w:sz w:val="22"/>
          <w:szCs w:val="22"/>
        </w:rPr>
        <w:t xml:space="preserve"> the</w:t>
      </w:r>
      <w:r w:rsidR="00A2218B">
        <w:rPr>
          <w:rFonts w:ascii="Arial" w:hAnsi="Arial" w:cs="Arial"/>
          <w:color w:val="000000" w:themeColor="text1"/>
          <w:sz w:val="22"/>
          <w:szCs w:val="22"/>
        </w:rPr>
        <w:t xml:space="preserve"> anterior</w:t>
      </w:r>
      <w:r w:rsidR="00703A7D">
        <w:rPr>
          <w:rFonts w:ascii="Arial" w:hAnsi="Arial" w:cs="Arial"/>
          <w:color w:val="000000" w:themeColor="text1"/>
          <w:sz w:val="22"/>
          <w:szCs w:val="22"/>
        </w:rPr>
        <w:t xml:space="preserve"> (</w:t>
      </w:r>
      <w:r w:rsidR="004D71AB">
        <w:rPr>
          <w:rFonts w:ascii="Arial" w:hAnsi="Arial" w:cs="Arial"/>
          <w:color w:val="000000" w:themeColor="text1"/>
          <w:sz w:val="22"/>
          <w:szCs w:val="22"/>
        </w:rPr>
        <w:t>aOFC</w:t>
      </w:r>
      <w:r w:rsidR="00703A7D">
        <w:rPr>
          <w:rFonts w:ascii="Arial" w:hAnsi="Arial" w:cs="Arial"/>
          <w:color w:val="000000" w:themeColor="text1"/>
          <w:sz w:val="22"/>
          <w:szCs w:val="22"/>
        </w:rPr>
        <w:t>)</w:t>
      </w:r>
      <w:r w:rsidR="00A2218B">
        <w:rPr>
          <w:rFonts w:ascii="Arial" w:hAnsi="Arial" w:cs="Arial"/>
          <w:color w:val="000000" w:themeColor="text1"/>
          <w:sz w:val="22"/>
          <w:szCs w:val="22"/>
        </w:rPr>
        <w:t xml:space="preserve"> and posterior</w:t>
      </w:r>
      <w:r w:rsidR="004D71AB">
        <w:rPr>
          <w:rFonts w:ascii="Arial" w:hAnsi="Arial" w:cs="Arial"/>
          <w:color w:val="000000" w:themeColor="text1"/>
          <w:sz w:val="22"/>
          <w:szCs w:val="22"/>
        </w:rPr>
        <w:t xml:space="preserve"> (pOFC)</w:t>
      </w:r>
      <w:r w:rsidR="00A2218B">
        <w:rPr>
          <w:rFonts w:ascii="Arial" w:hAnsi="Arial" w:cs="Arial"/>
          <w:color w:val="000000" w:themeColor="text1"/>
          <w:sz w:val="22"/>
          <w:szCs w:val="22"/>
        </w:rPr>
        <w:t xml:space="preserve"> portions of the lateral OFC </w:t>
      </w:r>
      <w:r>
        <w:rPr>
          <w:rFonts w:ascii="Arial" w:hAnsi="Arial" w:cs="Arial"/>
          <w:color w:val="000000" w:themeColor="text1"/>
          <w:sz w:val="22"/>
          <w:szCs w:val="22"/>
        </w:rPr>
        <w:t>network</w:t>
      </w:r>
      <w:r w:rsidR="00F77996">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F77996" w:rsidRPr="00735849">
        <w:rPr>
          <w:rFonts w:ascii="Arial" w:hAnsi="Arial" w:cs="Arial"/>
          <w:b/>
          <w:color w:val="000000" w:themeColor="text1"/>
          <w:sz w:val="22"/>
          <w:szCs w:val="22"/>
        </w:rPr>
        <w:t xml:space="preserve"> 2A</w:t>
      </w:r>
      <w:r w:rsidR="00F77996">
        <w:rPr>
          <w:rFonts w:ascii="Arial" w:hAnsi="Arial" w:cs="Arial"/>
          <w:color w:val="000000" w:themeColor="text1"/>
          <w:sz w:val="22"/>
          <w:szCs w:val="22"/>
        </w:rPr>
        <w:t>)</w:t>
      </w:r>
      <w:r w:rsidR="00705E98">
        <w:rPr>
          <w:rFonts w:ascii="Arial" w:hAnsi="Arial" w:cs="Arial"/>
          <w:color w:val="000000" w:themeColor="text1"/>
          <w:sz w:val="22"/>
          <w:szCs w:val="22"/>
        </w:rPr>
        <w:t xml:space="preserve">. </w:t>
      </w:r>
      <w:r w:rsidR="00574E4B">
        <w:rPr>
          <w:rFonts w:ascii="Arial" w:hAnsi="Arial" w:cs="Arial"/>
          <w:color w:val="000000" w:themeColor="text1"/>
          <w:sz w:val="22"/>
          <w:szCs w:val="22"/>
        </w:rPr>
        <w:t>Stimulat</w:t>
      </w:r>
      <w:r w:rsidR="00866920">
        <w:rPr>
          <w:rFonts w:ascii="Arial" w:hAnsi="Arial" w:cs="Arial"/>
          <w:color w:val="000000" w:themeColor="text1"/>
          <w:sz w:val="22"/>
          <w:szCs w:val="22"/>
        </w:rPr>
        <w:t>ion</w:t>
      </w:r>
      <w:r w:rsidR="00574E4B">
        <w:rPr>
          <w:rFonts w:ascii="Arial" w:hAnsi="Arial" w:cs="Arial"/>
          <w:color w:val="000000" w:themeColor="text1"/>
          <w:sz w:val="22"/>
          <w:szCs w:val="22"/>
        </w:rPr>
        <w:t xml:space="preserve"> targets were defined using MNI coordinates in the right hemisphere: aOFC at </w:t>
      </w:r>
      <w:r w:rsidR="002716CB" w:rsidRPr="00244866">
        <w:rPr>
          <w:rFonts w:ascii="Arial" w:hAnsi="Arial" w:cs="Arial"/>
          <w:color w:val="000000" w:themeColor="text1"/>
          <w:sz w:val="22"/>
          <w:szCs w:val="22"/>
        </w:rPr>
        <w:t xml:space="preserve">[34, 54, -14] and </w:t>
      </w:r>
      <w:r w:rsidR="00574E4B">
        <w:rPr>
          <w:rFonts w:ascii="Arial" w:hAnsi="Arial" w:cs="Arial"/>
          <w:color w:val="000000" w:themeColor="text1"/>
          <w:sz w:val="22"/>
          <w:szCs w:val="22"/>
        </w:rPr>
        <w:t xml:space="preserve">pOFC at </w:t>
      </w:r>
      <w:r w:rsidR="002716CB" w:rsidRPr="00244866">
        <w:rPr>
          <w:rFonts w:ascii="Arial" w:hAnsi="Arial" w:cs="Arial"/>
          <w:color w:val="000000" w:themeColor="text1"/>
          <w:sz w:val="22"/>
          <w:szCs w:val="22"/>
        </w:rPr>
        <w:t>[28, 38, -16]</w:t>
      </w:r>
      <w:r w:rsidR="002716CB">
        <w:rPr>
          <w:rFonts w:ascii="Arial" w:hAnsi="Arial" w:cs="Arial"/>
          <w:color w:val="000000" w:themeColor="text1"/>
          <w:sz w:val="22"/>
          <w:szCs w:val="22"/>
        </w:rPr>
        <w:t xml:space="preserve">. Each </w:t>
      </w:r>
      <w:r w:rsidR="002716CB" w:rsidRPr="00244866">
        <w:rPr>
          <w:rFonts w:ascii="Arial" w:hAnsi="Arial" w:cs="Arial"/>
          <w:color w:val="000000" w:themeColor="text1"/>
          <w:sz w:val="22"/>
          <w:szCs w:val="22"/>
        </w:rPr>
        <w:t>target</w:t>
      </w:r>
      <w:r w:rsidR="003E1A67">
        <w:rPr>
          <w:rFonts w:ascii="Arial" w:hAnsi="Arial" w:cs="Arial"/>
          <w:color w:val="000000" w:themeColor="text1"/>
          <w:sz w:val="22"/>
          <w:szCs w:val="22"/>
        </w:rPr>
        <w:t xml:space="preserve"> showed strong functional connectivity with</w:t>
      </w:r>
      <w:r w:rsidR="00710593">
        <w:rPr>
          <w:rFonts w:ascii="Arial" w:hAnsi="Arial" w:cs="Arial"/>
          <w:color w:val="000000" w:themeColor="text1"/>
          <w:sz w:val="22"/>
          <w:szCs w:val="22"/>
        </w:rPr>
        <w:t xml:space="preserve"> </w:t>
      </w:r>
      <w:r w:rsidR="00A43190">
        <w:rPr>
          <w:rFonts w:ascii="Arial" w:hAnsi="Arial" w:cs="Arial"/>
          <w:color w:val="000000" w:themeColor="text1"/>
          <w:sz w:val="22"/>
          <w:szCs w:val="22"/>
        </w:rPr>
        <w:t>isolated</w:t>
      </w:r>
      <w:r w:rsidR="00BF7B2E">
        <w:rPr>
          <w:rFonts w:ascii="Arial" w:hAnsi="Arial" w:cs="Arial"/>
          <w:color w:val="000000" w:themeColor="text1"/>
          <w:sz w:val="22"/>
          <w:szCs w:val="22"/>
        </w:rPr>
        <w:t xml:space="preserve"> lateral prefrontal cortex</w:t>
      </w:r>
      <w:r w:rsidR="002716CB" w:rsidRPr="00244866">
        <w:rPr>
          <w:rFonts w:ascii="Arial" w:hAnsi="Arial" w:cs="Arial"/>
          <w:color w:val="000000" w:themeColor="text1"/>
          <w:sz w:val="22"/>
          <w:szCs w:val="22"/>
        </w:rPr>
        <w:t xml:space="preserve"> </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LPFC</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 xml:space="preserve"> cluster</w:t>
      </w:r>
      <w:r w:rsidR="001F58C4">
        <w:rPr>
          <w:rFonts w:ascii="Arial" w:hAnsi="Arial" w:cs="Arial"/>
          <w:color w:val="000000" w:themeColor="text1"/>
          <w:sz w:val="22"/>
          <w:szCs w:val="22"/>
        </w:rPr>
        <w:t>s</w:t>
      </w:r>
      <w:r w:rsidR="009807AE">
        <w:rPr>
          <w:rFonts w:ascii="Arial" w:hAnsi="Arial" w:cs="Arial"/>
          <w:color w:val="000000" w:themeColor="text1"/>
          <w:sz w:val="22"/>
          <w:szCs w:val="22"/>
        </w:rPr>
        <w:t xml:space="preserve"> </w:t>
      </w:r>
      <w:r w:rsidR="009807AE" w:rsidRPr="009807AE">
        <w:rPr>
          <w:rFonts w:ascii="Arial" w:hAnsi="Arial" w:cs="Arial"/>
          <w:color w:val="000000" w:themeColor="text1"/>
          <w:sz w:val="22"/>
          <w:szCs w:val="22"/>
        </w:rPr>
        <w:t>(referred to as aOFC-connected and pOFC-connected LPFC clusters, respectively)</w:t>
      </w:r>
      <w:r w:rsidR="00125B52">
        <w:rPr>
          <w:rFonts w:ascii="Arial" w:hAnsi="Arial" w:cs="Arial"/>
          <w:color w:val="000000" w:themeColor="text1"/>
          <w:sz w:val="22"/>
          <w:szCs w:val="22"/>
        </w:rPr>
        <w:t>.</w:t>
      </w:r>
      <w:r w:rsidR="00596373">
        <w:rPr>
          <w:rFonts w:ascii="Arial" w:hAnsi="Arial" w:cs="Arial"/>
          <w:color w:val="000000" w:themeColor="text1"/>
          <w:sz w:val="22"/>
          <w:szCs w:val="22"/>
        </w:rPr>
        <w:t xml:space="preserve"> </w:t>
      </w:r>
      <w:r w:rsidR="00596373" w:rsidRPr="00596373">
        <w:rPr>
          <w:rFonts w:ascii="Arial" w:hAnsi="Arial" w:cs="Arial"/>
          <w:color w:val="000000" w:themeColor="text1"/>
          <w:sz w:val="22"/>
          <w:szCs w:val="22"/>
        </w:rPr>
        <w:t>Based on resting-state fMRI data from Day 0, we individually selected LPFC stimulation sites with the highest connectivity to the respective aOFC or pOFC targets</w:t>
      </w:r>
      <w:r w:rsidR="0013364A">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13364A" w:rsidRPr="00735849">
        <w:rPr>
          <w:rFonts w:ascii="Arial" w:hAnsi="Arial" w:cs="Arial"/>
          <w:b/>
          <w:color w:val="000000" w:themeColor="text1"/>
          <w:sz w:val="22"/>
          <w:szCs w:val="22"/>
        </w:rPr>
        <w:t xml:space="preserve"> 2B</w:t>
      </w:r>
      <w:r w:rsidR="0013364A">
        <w:rPr>
          <w:rFonts w:ascii="Arial" w:hAnsi="Arial" w:cs="Arial"/>
          <w:color w:val="000000" w:themeColor="text1"/>
          <w:sz w:val="22"/>
          <w:szCs w:val="22"/>
        </w:rPr>
        <w:t>)</w:t>
      </w:r>
      <w:r w:rsidR="00086E6D">
        <w:rPr>
          <w:rFonts w:ascii="Arial" w:hAnsi="Arial" w:cs="Arial"/>
          <w:color w:val="000000" w:themeColor="text1"/>
          <w:sz w:val="22"/>
          <w:szCs w:val="22"/>
        </w:rPr>
        <w:t xml:space="preserve">. </w:t>
      </w:r>
      <w:r w:rsidR="0085169D">
        <w:rPr>
          <w:rFonts w:ascii="Arial" w:hAnsi="Arial" w:cs="Arial"/>
          <w:color w:val="000000" w:themeColor="text1"/>
          <w:sz w:val="22"/>
          <w:szCs w:val="22"/>
        </w:rPr>
        <w:t xml:space="preserve">We </w:t>
      </w:r>
      <w:r w:rsidR="006144BD">
        <w:rPr>
          <w:rFonts w:ascii="Arial" w:hAnsi="Arial" w:cs="Arial"/>
          <w:color w:val="000000" w:themeColor="text1"/>
          <w:sz w:val="22"/>
          <w:szCs w:val="22"/>
        </w:rPr>
        <w:t>confirmed</w:t>
      </w:r>
      <w:r w:rsidR="00125B52">
        <w:rPr>
          <w:rFonts w:ascii="Arial" w:hAnsi="Arial" w:cs="Arial"/>
          <w:color w:val="000000" w:themeColor="text1"/>
          <w:sz w:val="22"/>
          <w:szCs w:val="22"/>
        </w:rPr>
        <w:t xml:space="preserve"> </w:t>
      </w:r>
      <w:r w:rsidR="00217431">
        <w:rPr>
          <w:rFonts w:ascii="Arial" w:hAnsi="Arial" w:cs="Arial"/>
          <w:color w:val="000000" w:themeColor="text1"/>
          <w:sz w:val="22"/>
          <w:szCs w:val="22"/>
        </w:rPr>
        <w:t xml:space="preserve">the functional separation of </w:t>
      </w:r>
      <w:r w:rsidR="0085169D">
        <w:rPr>
          <w:rFonts w:ascii="Arial" w:hAnsi="Arial" w:cs="Arial"/>
          <w:color w:val="000000" w:themeColor="text1"/>
          <w:sz w:val="22"/>
          <w:szCs w:val="22"/>
        </w:rPr>
        <w:t>the</w:t>
      </w:r>
      <w:r w:rsidR="0094349D">
        <w:rPr>
          <w:rFonts w:ascii="Arial" w:hAnsi="Arial" w:cs="Arial"/>
          <w:color w:val="000000" w:themeColor="text1"/>
          <w:sz w:val="22"/>
          <w:szCs w:val="22"/>
        </w:rPr>
        <w:t>se</w:t>
      </w:r>
      <w:r w:rsidR="0085169D">
        <w:rPr>
          <w:rFonts w:ascii="Arial" w:hAnsi="Arial" w:cs="Arial"/>
          <w:color w:val="000000" w:themeColor="text1"/>
          <w:sz w:val="22"/>
          <w:szCs w:val="22"/>
        </w:rPr>
        <w:t xml:space="preserve"> networks</w:t>
      </w:r>
      <w:r w:rsidR="00CD67C4">
        <w:rPr>
          <w:rFonts w:ascii="Arial" w:hAnsi="Arial" w:cs="Arial"/>
          <w:color w:val="000000" w:themeColor="text1"/>
          <w:sz w:val="22"/>
          <w:szCs w:val="22"/>
        </w:rPr>
        <w:t xml:space="preserve"> </w:t>
      </w:r>
      <w:r w:rsidR="0085169D">
        <w:rPr>
          <w:rFonts w:ascii="Arial" w:hAnsi="Arial" w:cs="Arial"/>
          <w:color w:val="000000" w:themeColor="text1"/>
          <w:sz w:val="22"/>
          <w:szCs w:val="22"/>
        </w:rPr>
        <w:t>across</w:t>
      </w:r>
      <w:r w:rsidR="009E6DE5">
        <w:rPr>
          <w:rFonts w:ascii="Arial" w:hAnsi="Arial" w:cs="Arial"/>
          <w:color w:val="000000" w:themeColor="text1"/>
          <w:sz w:val="22"/>
          <w:szCs w:val="22"/>
        </w:rPr>
        <w:t xml:space="preserve"> all resting-state fMRI </w:t>
      </w:r>
      <w:r w:rsidR="0085169D">
        <w:rPr>
          <w:rFonts w:ascii="Arial" w:hAnsi="Arial" w:cs="Arial"/>
          <w:color w:val="000000" w:themeColor="text1"/>
          <w:sz w:val="22"/>
          <w:szCs w:val="22"/>
        </w:rPr>
        <w:t>sessions</w:t>
      </w:r>
      <w:r w:rsidR="006144BD">
        <w:rPr>
          <w:rFonts w:ascii="Arial" w:hAnsi="Arial" w:cs="Arial"/>
          <w:color w:val="000000" w:themeColor="text1"/>
          <w:sz w:val="22"/>
          <w:szCs w:val="22"/>
        </w:rPr>
        <w:t xml:space="preserve">: </w:t>
      </w:r>
      <w:r w:rsidR="005D0571">
        <w:rPr>
          <w:rFonts w:ascii="Arial" w:hAnsi="Arial" w:cs="Arial"/>
          <w:color w:val="000000" w:themeColor="text1"/>
          <w:sz w:val="22"/>
          <w:szCs w:val="22"/>
        </w:rPr>
        <w:t>the a</w:t>
      </w:r>
      <w:r w:rsidR="00556037">
        <w:rPr>
          <w:rFonts w:ascii="Arial" w:hAnsi="Arial" w:cs="Arial"/>
          <w:color w:val="000000" w:themeColor="text1"/>
          <w:sz w:val="22"/>
          <w:szCs w:val="22"/>
        </w:rPr>
        <w:t>OFC</w:t>
      </w:r>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w:t>
      </w:r>
      <w:r w:rsidR="006144BD">
        <w:rPr>
          <w:rFonts w:ascii="Arial" w:hAnsi="Arial" w:cs="Arial"/>
          <w:color w:val="000000" w:themeColor="text1"/>
          <w:sz w:val="22"/>
          <w:szCs w:val="22"/>
        </w:rPr>
        <w:t>showed</w:t>
      </w:r>
      <w:r w:rsidR="005D0571">
        <w:rPr>
          <w:rFonts w:ascii="Arial" w:hAnsi="Arial" w:cs="Arial"/>
          <w:color w:val="000000" w:themeColor="text1"/>
          <w:sz w:val="22"/>
          <w:szCs w:val="22"/>
        </w:rPr>
        <w:t xml:space="preserve"> stronger connectivity with the aOFC than the pOFC (W</w:t>
      </w:r>
      <w:r w:rsidR="005D0571" w:rsidRPr="003D4B1B">
        <w:rPr>
          <w:rFonts w:ascii="Arial" w:hAnsi="Arial" w:cs="Arial"/>
          <w:color w:val="000000" w:themeColor="text1"/>
          <w:sz w:val="22"/>
          <w:szCs w:val="22"/>
        </w:rPr>
        <w:t xml:space="preserve"> = 988, p = 1.567e-5</w:t>
      </w:r>
      <w:r w:rsidR="005D0571">
        <w:rPr>
          <w:rFonts w:ascii="Arial" w:hAnsi="Arial" w:cs="Arial"/>
          <w:color w:val="000000" w:themeColor="text1"/>
          <w:sz w:val="22"/>
          <w:szCs w:val="22"/>
        </w:rPr>
        <w:t xml:space="preserve">, </w:t>
      </w:r>
      <w:r w:rsidR="005D0571" w:rsidRPr="00DD5D4C">
        <w:rPr>
          <w:rFonts w:ascii="Arial" w:hAnsi="Arial" w:cs="Arial"/>
          <w:color w:val="000000" w:themeColor="text1"/>
          <w:sz w:val="22"/>
          <w:szCs w:val="22"/>
        </w:rPr>
        <w:t>Wilcoxon signed rank test</w:t>
      </w:r>
      <w:r w:rsidR="005D0571">
        <w:rPr>
          <w:rFonts w:ascii="Arial" w:hAnsi="Arial" w:cs="Arial"/>
          <w:color w:val="000000" w:themeColor="text1"/>
          <w:sz w:val="22"/>
          <w:szCs w:val="22"/>
        </w:rPr>
        <w:t>, two-sided)</w:t>
      </w:r>
      <w:r w:rsidR="00402964">
        <w:rPr>
          <w:rFonts w:ascii="Arial" w:hAnsi="Arial" w:cs="Arial"/>
          <w:color w:val="000000" w:themeColor="text1"/>
          <w:sz w:val="22"/>
          <w:szCs w:val="22"/>
        </w:rPr>
        <w:t xml:space="preserve">, and the </w:t>
      </w:r>
      <w:r w:rsidR="005D0571">
        <w:rPr>
          <w:rFonts w:ascii="Arial" w:hAnsi="Arial" w:cs="Arial"/>
          <w:color w:val="000000" w:themeColor="text1"/>
          <w:sz w:val="22"/>
          <w:szCs w:val="22"/>
        </w:rPr>
        <w:t>p</w:t>
      </w:r>
      <w:r w:rsidR="00556037">
        <w:rPr>
          <w:rFonts w:ascii="Arial" w:hAnsi="Arial" w:cs="Arial"/>
          <w:color w:val="000000" w:themeColor="text1"/>
          <w:sz w:val="22"/>
          <w:szCs w:val="22"/>
        </w:rPr>
        <w:t>OFC</w:t>
      </w:r>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LPFC showed stronger connectivity with the pOFC than the aOFC (W</w:t>
      </w:r>
      <w:r w:rsidR="005D0571" w:rsidRPr="00B05D60">
        <w:rPr>
          <w:rFonts w:ascii="Arial" w:hAnsi="Arial" w:cs="Arial"/>
          <w:color w:val="000000" w:themeColor="text1"/>
          <w:sz w:val="22"/>
          <w:szCs w:val="22"/>
        </w:rPr>
        <w:t xml:space="preserve"> = 936, p = 2</w:t>
      </w:r>
      <w:r w:rsidR="005D0571">
        <w:rPr>
          <w:rFonts w:ascii="Arial" w:hAnsi="Arial" w:cs="Arial"/>
          <w:color w:val="000000" w:themeColor="text1"/>
          <w:sz w:val="22"/>
          <w:szCs w:val="22"/>
        </w:rPr>
        <w:t>.</w:t>
      </w:r>
      <w:r w:rsidR="005D0571" w:rsidRPr="00B05D60">
        <w:rPr>
          <w:rFonts w:ascii="Arial" w:hAnsi="Arial" w:cs="Arial"/>
          <w:color w:val="000000" w:themeColor="text1"/>
          <w:sz w:val="22"/>
          <w:szCs w:val="22"/>
        </w:rPr>
        <w:t>234</w:t>
      </w:r>
      <w:r w:rsidR="005D0571">
        <w:rPr>
          <w:rFonts w:ascii="Arial" w:hAnsi="Arial" w:cs="Arial"/>
          <w:color w:val="000000" w:themeColor="text1"/>
          <w:sz w:val="22"/>
          <w:szCs w:val="22"/>
        </w:rPr>
        <w:t xml:space="preserve">e-4) </w:t>
      </w:r>
      <w:r w:rsidR="00A63415">
        <w:rPr>
          <w:rFonts w:ascii="Arial" w:hAnsi="Arial" w:cs="Arial"/>
          <w:color w:val="000000" w:themeColor="text1"/>
          <w:sz w:val="22"/>
          <w:szCs w:val="22"/>
        </w:rPr>
        <w:t>(</w:t>
      </w:r>
      <w:r w:rsidR="00315FFB">
        <w:rPr>
          <w:rFonts w:ascii="Arial" w:hAnsi="Arial" w:cs="Arial"/>
          <w:b/>
          <w:color w:val="000000" w:themeColor="text1"/>
          <w:sz w:val="22"/>
          <w:szCs w:val="22"/>
        </w:rPr>
        <w:t>Fig.</w:t>
      </w:r>
      <w:r w:rsidR="00A63415" w:rsidRPr="00735849">
        <w:rPr>
          <w:rFonts w:ascii="Arial" w:hAnsi="Arial" w:cs="Arial"/>
          <w:b/>
          <w:color w:val="000000" w:themeColor="text1"/>
          <w:sz w:val="22"/>
          <w:szCs w:val="22"/>
        </w:rPr>
        <w:t xml:space="preserve"> 2C</w:t>
      </w:r>
      <w:r w:rsidR="00A63415">
        <w:rPr>
          <w:rFonts w:ascii="Arial" w:hAnsi="Arial" w:cs="Arial"/>
          <w:color w:val="000000" w:themeColor="text1"/>
          <w:sz w:val="22"/>
          <w:szCs w:val="22"/>
        </w:rPr>
        <w:t>)</w:t>
      </w:r>
      <w:r w:rsidR="00A330C9">
        <w:rPr>
          <w:rFonts w:ascii="Arial" w:hAnsi="Arial" w:cs="Arial"/>
          <w:color w:val="000000" w:themeColor="text1"/>
          <w:sz w:val="22"/>
          <w:szCs w:val="22"/>
        </w:rPr>
        <w:t xml:space="preserve">. </w:t>
      </w:r>
    </w:p>
    <w:p w14:paraId="506830E6" w14:textId="77777777" w:rsidR="005D0571" w:rsidRDefault="005D0571" w:rsidP="0091089C">
      <w:pPr>
        <w:spacing w:after="120"/>
        <w:rPr>
          <w:rFonts w:ascii="Arial" w:hAnsi="Arial" w:cs="Arial"/>
          <w:color w:val="000000" w:themeColor="text1"/>
          <w:sz w:val="22"/>
          <w:szCs w:val="22"/>
        </w:rPr>
      </w:pPr>
    </w:p>
    <w:p w14:paraId="04A26EF8" w14:textId="77777777" w:rsidR="00791001" w:rsidRDefault="00A84E93" w:rsidP="00791001">
      <w:pPr>
        <w:keepNext/>
        <w:spacing w:after="120"/>
        <w:jc w:val="center"/>
      </w:pPr>
      <w:r w:rsidRPr="00A84E93">
        <w:rPr>
          <w:rFonts w:ascii="Arial" w:hAnsi="Arial" w:cs="Arial"/>
          <w:noProof/>
          <w:color w:val="000000" w:themeColor="text1"/>
          <w:sz w:val="22"/>
          <w:szCs w:val="22"/>
        </w:rPr>
        <w:lastRenderedPageBreak/>
        <w:drawing>
          <wp:inline distT="0" distB="0" distL="0" distR="0" wp14:anchorId="2D6F163E" wp14:editId="0EA079A8">
            <wp:extent cx="5039901" cy="3117273"/>
            <wp:effectExtent l="0" t="0" r="2540" b="0"/>
            <wp:docPr id="13397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899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71269" cy="3136675"/>
                    </a:xfrm>
                    <a:prstGeom prst="rect">
                      <a:avLst/>
                    </a:prstGeom>
                  </pic:spPr>
                </pic:pic>
              </a:graphicData>
            </a:graphic>
          </wp:inline>
        </w:drawing>
      </w:r>
    </w:p>
    <w:p w14:paraId="46883DA2" w14:textId="17C9B477" w:rsidR="00D34722" w:rsidRPr="00A46E63" w:rsidRDefault="00315FFB" w:rsidP="00D34722">
      <w:pPr>
        <w:pStyle w:val="Caption"/>
        <w:jc w:val="both"/>
        <w:rPr>
          <w:rFonts w:ascii="Arial" w:hAnsi="Arial" w:cs="Arial"/>
          <w:i w:val="0"/>
          <w:iCs w:val="0"/>
          <w:color w:val="000000" w:themeColor="text1"/>
        </w:rPr>
      </w:pPr>
      <w:r w:rsidRPr="00A46E63">
        <w:rPr>
          <w:rFonts w:ascii="Arial" w:hAnsi="Arial" w:cs="Arial"/>
          <w:b/>
          <w:bCs/>
          <w:i w:val="0"/>
          <w:iCs w:val="0"/>
          <w:color w:val="000000" w:themeColor="text1"/>
        </w:rPr>
        <w:t>Fig.</w:t>
      </w:r>
      <w:r w:rsidR="00791001" w:rsidRPr="00A46E63">
        <w:rPr>
          <w:rFonts w:ascii="Arial" w:hAnsi="Arial" w:cs="Arial"/>
          <w:b/>
          <w:bCs/>
          <w:i w:val="0"/>
          <w:iCs w:val="0"/>
          <w:color w:val="000000" w:themeColor="text1"/>
        </w:rPr>
        <w:t xml:space="preserve"> </w:t>
      </w:r>
      <w:r w:rsidR="00791001" w:rsidRPr="00A46E63">
        <w:rPr>
          <w:rFonts w:ascii="Arial" w:hAnsi="Arial" w:cs="Arial"/>
          <w:b/>
          <w:bCs/>
          <w:i w:val="0"/>
          <w:iCs w:val="0"/>
          <w:color w:val="000000" w:themeColor="text1"/>
        </w:rPr>
        <w:fldChar w:fldCharType="begin"/>
      </w:r>
      <w:r w:rsidR="00791001" w:rsidRPr="00A46E63">
        <w:rPr>
          <w:rFonts w:ascii="Arial" w:hAnsi="Arial" w:cs="Arial"/>
          <w:b/>
          <w:bCs/>
          <w:i w:val="0"/>
          <w:iCs w:val="0"/>
          <w:color w:val="000000" w:themeColor="text1"/>
        </w:rPr>
        <w:instrText xml:space="preserve"> SEQ Figure \* ARABIC </w:instrText>
      </w:r>
      <w:r w:rsidR="00791001" w:rsidRPr="00A46E63">
        <w:rPr>
          <w:rFonts w:ascii="Arial" w:hAnsi="Arial" w:cs="Arial"/>
          <w:b/>
          <w:bCs/>
          <w:i w:val="0"/>
          <w:iCs w:val="0"/>
          <w:color w:val="000000" w:themeColor="text1"/>
        </w:rPr>
        <w:fldChar w:fldCharType="separate"/>
      </w:r>
      <w:r w:rsidR="00123034">
        <w:rPr>
          <w:rFonts w:ascii="Arial" w:hAnsi="Arial" w:cs="Arial"/>
          <w:b/>
          <w:bCs/>
          <w:i w:val="0"/>
          <w:iCs w:val="0"/>
          <w:noProof/>
          <w:color w:val="000000" w:themeColor="text1"/>
        </w:rPr>
        <w:t>2</w:t>
      </w:r>
      <w:r w:rsidR="00791001" w:rsidRPr="00A46E63">
        <w:rPr>
          <w:rFonts w:ascii="Arial" w:hAnsi="Arial" w:cs="Arial"/>
          <w:b/>
          <w:bCs/>
          <w:i w:val="0"/>
          <w:iCs w:val="0"/>
          <w:color w:val="000000" w:themeColor="text1"/>
        </w:rPr>
        <w:fldChar w:fldCharType="end"/>
      </w:r>
      <w:r w:rsidR="00CE490C" w:rsidRPr="00A46E63">
        <w:rPr>
          <w:rFonts w:ascii="Arial" w:hAnsi="Arial" w:cs="Arial"/>
          <w:b/>
          <w:bCs/>
          <w:i w:val="0"/>
          <w:iCs w:val="0"/>
          <w:color w:val="000000" w:themeColor="text1"/>
        </w:rPr>
        <w:t xml:space="preserve">. Network-targeted TMS on anterior and posterior portions of the lateral OFC network. </w:t>
      </w:r>
      <w:commentRangeStart w:id="195"/>
      <w:r w:rsidR="00791001" w:rsidRPr="00A46E63">
        <w:rPr>
          <w:rFonts w:ascii="Arial" w:hAnsi="Arial" w:cs="Arial"/>
          <w:b/>
          <w:bCs/>
          <w:i w:val="0"/>
          <w:iCs w:val="0"/>
          <w:color w:val="000000" w:themeColor="text1"/>
        </w:rPr>
        <w:t>A</w:t>
      </w:r>
      <w:commentRangeEnd w:id="195"/>
      <w:r w:rsidR="00C81E0E">
        <w:rPr>
          <w:rStyle w:val="CommentReference"/>
          <w:i w:val="0"/>
          <w:iCs w:val="0"/>
          <w:color w:val="auto"/>
        </w:rPr>
        <w:commentReference w:id="195"/>
      </w:r>
      <w:r w:rsidR="00791001" w:rsidRPr="00A46E63">
        <w:rPr>
          <w:rFonts w:ascii="Arial" w:hAnsi="Arial" w:cs="Arial"/>
          <w:b/>
          <w:bCs/>
          <w:i w:val="0"/>
          <w:iCs w:val="0"/>
          <w:color w:val="000000" w:themeColor="text1"/>
        </w:rPr>
        <w:t>.</w:t>
      </w:r>
      <w:r w:rsidR="00791001" w:rsidRPr="00A46E63">
        <w:rPr>
          <w:rFonts w:ascii="Arial" w:hAnsi="Arial" w:cs="Arial"/>
          <w:i w:val="0"/>
          <w:iCs w:val="0"/>
          <w:color w:val="000000" w:themeColor="text1"/>
        </w:rPr>
        <w:t xml:space="preserve"> </w:t>
      </w:r>
      <w:r w:rsidR="00A204C4" w:rsidRPr="00A46E63">
        <w:rPr>
          <w:rFonts w:ascii="Arial" w:hAnsi="Arial" w:cs="Arial"/>
          <w:i w:val="0"/>
          <w:iCs w:val="0"/>
          <w:color w:val="000000" w:themeColor="text1"/>
        </w:rPr>
        <w:t>Visualization</w:t>
      </w:r>
      <w:r w:rsidR="00791001" w:rsidRPr="00A46E63">
        <w:rPr>
          <w:rFonts w:ascii="Arial" w:hAnsi="Arial" w:cs="Arial"/>
          <w:i w:val="0"/>
          <w:iCs w:val="0"/>
          <w:color w:val="000000" w:themeColor="text1"/>
        </w:rPr>
        <w:t xml:space="preserve"> of the OFC and LPFC </w:t>
      </w:r>
      <w:commentRangeStart w:id="196"/>
      <w:r w:rsidR="00267C0F" w:rsidRPr="00A46E63">
        <w:rPr>
          <w:rFonts w:ascii="Arial" w:hAnsi="Arial" w:cs="Arial"/>
          <w:i w:val="0"/>
          <w:iCs w:val="0"/>
          <w:color w:val="000000" w:themeColor="text1"/>
        </w:rPr>
        <w:t>networks</w:t>
      </w:r>
      <w:commentRangeEnd w:id="196"/>
      <w:r w:rsidR="00C81E0E">
        <w:rPr>
          <w:rStyle w:val="CommentReference"/>
          <w:i w:val="0"/>
          <w:iCs w:val="0"/>
          <w:color w:val="auto"/>
        </w:rPr>
        <w:commentReference w:id="196"/>
      </w:r>
      <w:r w:rsidR="00A204C4" w:rsidRPr="00A46E63">
        <w:rPr>
          <w:rFonts w:ascii="Arial" w:hAnsi="Arial" w:cs="Arial"/>
          <w:i w:val="0"/>
          <w:iCs w:val="0"/>
          <w:color w:val="000000" w:themeColor="text1"/>
        </w:rPr>
        <w:t>, showing two pairs of the OFC-LPFC network (yellow: aOFC; magenta: pOFC)</w:t>
      </w:r>
      <w:r w:rsidR="00791001" w:rsidRPr="00A46E63">
        <w:rPr>
          <w:rFonts w:ascii="Arial" w:hAnsi="Arial" w:cs="Arial"/>
          <w:i w:val="0"/>
          <w:iCs w:val="0"/>
          <w:color w:val="000000" w:themeColor="text1"/>
        </w:rPr>
        <w:t xml:space="preserve">. </w:t>
      </w:r>
      <w:r w:rsidR="00791001" w:rsidRPr="00A46E63">
        <w:rPr>
          <w:rFonts w:ascii="Arial" w:hAnsi="Arial" w:cs="Arial"/>
          <w:b/>
          <w:bCs/>
          <w:i w:val="0"/>
          <w:iCs w:val="0"/>
          <w:color w:val="000000" w:themeColor="text1"/>
        </w:rPr>
        <w:t>B.</w:t>
      </w:r>
      <w:r w:rsidR="00791001" w:rsidRPr="00A46E63">
        <w:rPr>
          <w:rFonts w:ascii="Arial" w:hAnsi="Arial" w:cs="Arial"/>
          <w:i w:val="0"/>
          <w:iCs w:val="0"/>
          <w:color w:val="000000" w:themeColor="text1"/>
        </w:rPr>
        <w:t xml:space="preserve"> Individual stimulation coordinates</w:t>
      </w:r>
      <w:r w:rsidR="00314AD6" w:rsidRPr="00A46E63">
        <w:rPr>
          <w:rFonts w:ascii="Arial" w:hAnsi="Arial" w:cs="Arial"/>
          <w:i w:val="0"/>
          <w:iCs w:val="0"/>
          <w:color w:val="000000" w:themeColor="text1"/>
        </w:rPr>
        <w:t xml:space="preserve">, with each point representing the site of stimulation for each participant. These coordinates were chosen to maximize functional connectivity with either the aOFC or pOFC seed regions. </w:t>
      </w:r>
      <w:r w:rsidR="00791001" w:rsidRPr="00A46E63">
        <w:rPr>
          <w:rFonts w:ascii="Arial" w:hAnsi="Arial" w:cs="Arial"/>
          <w:b/>
          <w:bCs/>
          <w:i w:val="0"/>
          <w:iCs w:val="0"/>
          <w:color w:val="000000" w:themeColor="text1"/>
        </w:rPr>
        <w:t xml:space="preserve">C. </w:t>
      </w:r>
      <w:r w:rsidR="00615972" w:rsidRPr="00A46E63">
        <w:rPr>
          <w:rFonts w:ascii="Arial" w:hAnsi="Arial" w:cs="Arial"/>
          <w:i w:val="0"/>
          <w:iCs w:val="0"/>
          <w:color w:val="000000" w:themeColor="text1"/>
        </w:rPr>
        <w:t>F</w:t>
      </w:r>
      <w:r w:rsidR="00791001" w:rsidRPr="00A46E63">
        <w:rPr>
          <w:rFonts w:ascii="Arial" w:hAnsi="Arial" w:cs="Arial"/>
          <w:i w:val="0"/>
          <w:iCs w:val="0"/>
          <w:color w:val="000000" w:themeColor="text1"/>
        </w:rPr>
        <w:t>unctional connectivity</w:t>
      </w:r>
      <w:r w:rsidR="00615972" w:rsidRPr="00A46E63">
        <w:rPr>
          <w:rFonts w:ascii="Arial" w:hAnsi="Arial" w:cs="Arial"/>
          <w:i w:val="0"/>
          <w:iCs w:val="0"/>
          <w:color w:val="000000" w:themeColor="text1"/>
        </w:rPr>
        <w:t xml:space="preserve"> </w:t>
      </w:r>
      <w:del w:id="197" w:author="Kahnt, Thorsten (NIH/NIDA) [E]" w:date="2025-01-21T11:19:00Z">
        <w:r w:rsidR="00AB7755" w:rsidRPr="00A46E63" w:rsidDel="00C81E0E">
          <w:rPr>
            <w:rFonts w:ascii="Arial" w:hAnsi="Arial" w:cs="Arial"/>
            <w:i w:val="0"/>
            <w:iCs w:val="0"/>
            <w:color w:val="000000" w:themeColor="text1"/>
          </w:rPr>
          <w:delText>values</w:delText>
        </w:r>
        <w:r w:rsidR="00F138E5" w:rsidRPr="00A46E63" w:rsidDel="00C81E0E">
          <w:rPr>
            <w:rFonts w:ascii="Arial" w:hAnsi="Arial" w:cs="Arial"/>
            <w:i w:val="0"/>
            <w:iCs w:val="0"/>
            <w:color w:val="000000" w:themeColor="text1"/>
          </w:rPr>
          <w:delText xml:space="preserve"> </w:delText>
        </w:r>
      </w:del>
      <w:ins w:id="198" w:author="Kahnt, Thorsten (NIH/NIDA) [E]" w:date="2025-01-21T11:19:00Z">
        <w:r w:rsidR="00C81E0E">
          <w:rPr>
            <w:rFonts w:ascii="Arial" w:hAnsi="Arial" w:cs="Arial"/>
            <w:i w:val="0"/>
            <w:iCs w:val="0"/>
            <w:color w:val="000000" w:themeColor="text1"/>
          </w:rPr>
          <w:t>estimates</w:t>
        </w:r>
        <w:r w:rsidR="00C81E0E" w:rsidRPr="00A46E63">
          <w:rPr>
            <w:rFonts w:ascii="Arial" w:hAnsi="Arial" w:cs="Arial"/>
            <w:i w:val="0"/>
            <w:iCs w:val="0"/>
            <w:color w:val="000000" w:themeColor="text1"/>
          </w:rPr>
          <w:t xml:space="preserve"> </w:t>
        </w:r>
      </w:ins>
      <w:r w:rsidR="00F138E5" w:rsidRPr="00A46E63">
        <w:rPr>
          <w:rFonts w:ascii="Arial" w:hAnsi="Arial" w:cs="Arial"/>
          <w:i w:val="0"/>
          <w:iCs w:val="0"/>
          <w:color w:val="000000" w:themeColor="text1"/>
        </w:rPr>
        <w:t>for</w:t>
      </w:r>
      <w:r w:rsidR="00B712C3" w:rsidRPr="00A46E63">
        <w:rPr>
          <w:rFonts w:ascii="Arial" w:hAnsi="Arial" w:cs="Arial"/>
          <w:i w:val="0"/>
          <w:iCs w:val="0"/>
          <w:color w:val="000000" w:themeColor="text1"/>
        </w:rPr>
        <w:t xml:space="preserve"> the aOFC </w:t>
      </w:r>
      <w:r w:rsidR="00F138E5" w:rsidRPr="00A46E63">
        <w:rPr>
          <w:rFonts w:ascii="Arial" w:hAnsi="Arial" w:cs="Arial"/>
          <w:i w:val="0"/>
          <w:iCs w:val="0"/>
          <w:color w:val="000000" w:themeColor="text1"/>
        </w:rPr>
        <w:t xml:space="preserve">and </w:t>
      </w:r>
      <w:r w:rsidR="00B712C3" w:rsidRPr="00A46E63">
        <w:rPr>
          <w:rFonts w:ascii="Arial" w:hAnsi="Arial" w:cs="Arial"/>
          <w:i w:val="0"/>
          <w:iCs w:val="0"/>
          <w:color w:val="000000" w:themeColor="text1"/>
        </w:rPr>
        <w:t xml:space="preserve">pOFC </w:t>
      </w:r>
      <w:r w:rsidR="00F138E5" w:rsidRPr="00A46E63">
        <w:rPr>
          <w:rFonts w:ascii="Arial" w:hAnsi="Arial" w:cs="Arial"/>
          <w:i w:val="0"/>
          <w:iCs w:val="0"/>
          <w:color w:val="000000" w:themeColor="text1"/>
        </w:rPr>
        <w:t>networks</w:t>
      </w:r>
      <w:r w:rsidR="00791001" w:rsidRPr="00A46E63">
        <w:rPr>
          <w:rFonts w:ascii="Arial" w:hAnsi="Arial" w:cs="Arial"/>
          <w:i w:val="0"/>
          <w:iCs w:val="0"/>
          <w:color w:val="000000" w:themeColor="text1"/>
        </w:rPr>
        <w:t>.</w:t>
      </w:r>
      <w:r w:rsidR="004152B1" w:rsidRPr="00A46E63">
        <w:rPr>
          <w:rFonts w:ascii="Arial" w:hAnsi="Arial" w:cs="Arial"/>
          <w:i w:val="0"/>
          <w:iCs w:val="0"/>
          <w:color w:val="000000" w:themeColor="text1"/>
        </w:rPr>
        <w:t xml:space="preserve"> </w:t>
      </w:r>
      <w:r w:rsidR="00C848CF" w:rsidRPr="00A46E63">
        <w:rPr>
          <w:rFonts w:ascii="Arial" w:hAnsi="Arial" w:cs="Arial"/>
          <w:i w:val="0"/>
          <w:iCs w:val="0"/>
          <w:color w:val="000000" w:themeColor="text1"/>
        </w:rPr>
        <w:t>The h</w:t>
      </w:r>
      <w:r w:rsidR="004152B1" w:rsidRPr="00A46E63">
        <w:rPr>
          <w:rFonts w:ascii="Arial" w:hAnsi="Arial" w:cs="Arial"/>
          <w:i w:val="0"/>
          <w:iCs w:val="0"/>
          <w:color w:val="000000" w:themeColor="text1"/>
        </w:rPr>
        <w:t>alf</w:t>
      </w:r>
      <w:r w:rsidR="00C848CF" w:rsidRPr="00A46E63">
        <w:rPr>
          <w:rFonts w:ascii="Arial" w:hAnsi="Arial" w:cs="Arial"/>
          <w:i w:val="0"/>
          <w:iCs w:val="0"/>
          <w:color w:val="000000" w:themeColor="text1"/>
        </w:rPr>
        <w:t>-</w:t>
      </w:r>
      <w:r w:rsidR="004152B1" w:rsidRPr="00A46E63">
        <w:rPr>
          <w:rFonts w:ascii="Arial" w:hAnsi="Arial" w:cs="Arial"/>
          <w:i w:val="0"/>
          <w:iCs w:val="0"/>
          <w:color w:val="000000" w:themeColor="text1"/>
        </w:rPr>
        <w:t>violin</w:t>
      </w:r>
      <w:r w:rsidR="00C848CF" w:rsidRPr="00A46E63">
        <w:rPr>
          <w:rFonts w:ascii="Arial" w:hAnsi="Arial" w:cs="Arial"/>
          <w:i w:val="0"/>
          <w:iCs w:val="0"/>
          <w:color w:val="000000" w:themeColor="text1"/>
        </w:rPr>
        <w:t xml:space="preserve"> </w:t>
      </w:r>
      <w:r w:rsidR="004152B1" w:rsidRPr="00A46E63">
        <w:rPr>
          <w:rFonts w:ascii="Arial" w:hAnsi="Arial" w:cs="Arial"/>
          <w:i w:val="0"/>
          <w:iCs w:val="0"/>
          <w:color w:val="000000" w:themeColor="text1"/>
        </w:rPr>
        <w:t>plots indicate the distribution of functional connectivity values</w:t>
      </w:r>
      <w:r w:rsidR="00C848CF" w:rsidRPr="00A46E63">
        <w:rPr>
          <w:rFonts w:ascii="Arial" w:hAnsi="Arial" w:cs="Arial"/>
          <w:i w:val="0"/>
          <w:iCs w:val="0"/>
          <w:color w:val="000000" w:themeColor="text1"/>
        </w:rPr>
        <w:t xml:space="preserve"> between the stimulated OFC regions and their respective seed regions in the LPFC. Each dot corresponds to an individual</w:t>
      </w:r>
      <w:r w:rsidR="00046710" w:rsidRPr="00A46E63">
        <w:rPr>
          <w:rFonts w:ascii="Arial" w:hAnsi="Arial" w:cs="Arial"/>
          <w:i w:val="0"/>
          <w:iCs w:val="0"/>
          <w:color w:val="000000" w:themeColor="text1"/>
        </w:rPr>
        <w:t xml:space="preserve"> participant’s</w:t>
      </w:r>
      <w:r w:rsidR="00C848CF" w:rsidRPr="00A46E63">
        <w:rPr>
          <w:rFonts w:ascii="Arial" w:hAnsi="Arial" w:cs="Arial"/>
          <w:i w:val="0"/>
          <w:iCs w:val="0"/>
          <w:color w:val="000000" w:themeColor="text1"/>
        </w:rPr>
        <w:t xml:space="preserve"> connectivity</w:t>
      </w:r>
      <w:r w:rsidR="00046710" w:rsidRPr="00A46E63">
        <w:rPr>
          <w:rFonts w:ascii="Arial" w:hAnsi="Arial" w:cs="Arial"/>
          <w:i w:val="0"/>
          <w:iCs w:val="0"/>
          <w:color w:val="000000" w:themeColor="text1"/>
        </w:rPr>
        <w:t xml:space="preserve"> </w:t>
      </w:r>
      <w:del w:id="199" w:author="Kahnt, Thorsten (NIH/NIDA) [E]" w:date="2025-01-21T11:19:00Z">
        <w:r w:rsidR="00046710" w:rsidRPr="00A46E63" w:rsidDel="00C81E0E">
          <w:rPr>
            <w:rFonts w:ascii="Arial" w:hAnsi="Arial" w:cs="Arial"/>
            <w:i w:val="0"/>
            <w:iCs w:val="0"/>
            <w:color w:val="000000" w:themeColor="text1"/>
          </w:rPr>
          <w:delText>value</w:delText>
        </w:r>
      </w:del>
      <w:ins w:id="200" w:author="Kahnt, Thorsten (NIH/NIDA) [E]" w:date="2025-01-21T11:19:00Z">
        <w:r w:rsidR="00C81E0E">
          <w:rPr>
            <w:rFonts w:ascii="Arial" w:hAnsi="Arial" w:cs="Arial"/>
            <w:i w:val="0"/>
            <w:iCs w:val="0"/>
            <w:color w:val="000000" w:themeColor="text1"/>
          </w:rPr>
          <w:t>estima</w:t>
        </w:r>
      </w:ins>
      <w:ins w:id="201" w:author="Kahnt, Thorsten (NIH/NIDA) [E]" w:date="2025-01-21T11:20:00Z">
        <w:r w:rsidR="00C81E0E">
          <w:rPr>
            <w:rFonts w:ascii="Arial" w:hAnsi="Arial" w:cs="Arial"/>
            <w:i w:val="0"/>
            <w:iCs w:val="0"/>
            <w:color w:val="000000" w:themeColor="text1"/>
          </w:rPr>
          <w:t>te</w:t>
        </w:r>
      </w:ins>
      <w:r w:rsidR="00046710" w:rsidRPr="00A46E63">
        <w:rPr>
          <w:rFonts w:ascii="Arial" w:hAnsi="Arial" w:cs="Arial"/>
          <w:i w:val="0"/>
          <w:iCs w:val="0"/>
          <w:color w:val="000000" w:themeColor="text1"/>
        </w:rPr>
        <w:t xml:space="preserve">. </w:t>
      </w:r>
      <w:r w:rsidR="00C848CF" w:rsidRPr="00A46E63">
        <w:rPr>
          <w:rFonts w:ascii="Arial" w:hAnsi="Arial" w:cs="Arial"/>
          <w:i w:val="0"/>
          <w:iCs w:val="0"/>
          <w:color w:val="000000" w:themeColor="text1"/>
        </w:rPr>
        <w:t>Functional c</w:t>
      </w:r>
      <w:r w:rsidR="00CA5EA4" w:rsidRPr="00A46E63">
        <w:rPr>
          <w:rFonts w:ascii="Arial" w:hAnsi="Arial" w:cs="Arial"/>
          <w:i w:val="0"/>
          <w:iCs w:val="0"/>
          <w:color w:val="000000" w:themeColor="text1"/>
        </w:rPr>
        <w:t>onnectivity was calculated</w:t>
      </w:r>
      <w:r w:rsidR="00A604DC" w:rsidRPr="00A46E63">
        <w:rPr>
          <w:rFonts w:ascii="Arial" w:hAnsi="Arial" w:cs="Arial"/>
          <w:i w:val="0"/>
          <w:iCs w:val="0"/>
          <w:color w:val="000000" w:themeColor="text1"/>
        </w:rPr>
        <w:t xml:space="preserve"> by</w:t>
      </w:r>
      <w:r w:rsidR="00CA5EA4" w:rsidRPr="00A46E63">
        <w:rPr>
          <w:rFonts w:ascii="Arial" w:hAnsi="Arial" w:cs="Arial"/>
          <w:i w:val="0"/>
          <w:iCs w:val="0"/>
          <w:color w:val="000000" w:themeColor="text1"/>
        </w:rPr>
        <w:t xml:space="preserve"> using the </w:t>
      </w:r>
      <w:r w:rsidR="00C848CF" w:rsidRPr="00A46E63">
        <w:rPr>
          <w:rFonts w:ascii="Arial" w:hAnsi="Arial" w:cs="Arial"/>
          <w:i w:val="0"/>
          <w:iCs w:val="0"/>
          <w:color w:val="000000" w:themeColor="text1"/>
        </w:rPr>
        <w:t>aOFC or pOFC</w:t>
      </w:r>
      <w:r w:rsidR="00CA5EA4" w:rsidRPr="00A46E63">
        <w:rPr>
          <w:rFonts w:ascii="Arial" w:hAnsi="Arial" w:cs="Arial"/>
          <w:i w:val="0"/>
          <w:iCs w:val="0"/>
          <w:color w:val="000000" w:themeColor="text1"/>
        </w:rPr>
        <w:t xml:space="preserve"> seed</w:t>
      </w:r>
      <w:r w:rsidR="00A604DC" w:rsidRPr="00A46E63">
        <w:rPr>
          <w:rFonts w:ascii="Arial" w:hAnsi="Arial" w:cs="Arial"/>
          <w:i w:val="0"/>
          <w:iCs w:val="0"/>
          <w:color w:val="000000" w:themeColor="text1"/>
        </w:rPr>
        <w:t xml:space="preserve"> </w:t>
      </w:r>
      <w:ins w:id="202" w:author="Kahnt, Thorsten (NIH/NIDA) [E]" w:date="2025-01-21T11:20:00Z">
        <w:r w:rsidR="00C81E0E">
          <w:rPr>
            <w:rFonts w:ascii="Arial" w:hAnsi="Arial" w:cs="Arial"/>
            <w:i w:val="0"/>
            <w:iCs w:val="0"/>
            <w:color w:val="000000" w:themeColor="text1"/>
          </w:rPr>
          <w:t xml:space="preserve">regions </w:t>
        </w:r>
      </w:ins>
      <w:r w:rsidR="00C848CF" w:rsidRPr="00A46E63">
        <w:rPr>
          <w:rFonts w:ascii="Arial" w:hAnsi="Arial" w:cs="Arial"/>
          <w:i w:val="0"/>
          <w:iCs w:val="0"/>
          <w:color w:val="000000" w:themeColor="text1"/>
        </w:rPr>
        <w:t xml:space="preserve">and </w:t>
      </w:r>
      <w:r w:rsidR="00CA5EA4" w:rsidRPr="00A46E63">
        <w:rPr>
          <w:rFonts w:ascii="Arial" w:hAnsi="Arial" w:cs="Arial"/>
          <w:i w:val="0"/>
          <w:iCs w:val="0"/>
          <w:color w:val="000000" w:themeColor="text1"/>
        </w:rPr>
        <w:t xml:space="preserve">extracted from the LPFC ROIs. </w:t>
      </w:r>
    </w:p>
    <w:p w14:paraId="23B783D6" w14:textId="0DBE25E3" w:rsidR="00125234" w:rsidRPr="00626470" w:rsidRDefault="0090630E" w:rsidP="00173984">
      <w:pPr>
        <w:pStyle w:val="Heading3"/>
        <w:spacing w:before="120" w:after="120"/>
        <w:rPr>
          <w:rFonts w:ascii="Arial" w:hAnsi="Arial" w:cs="Arial"/>
          <w:b/>
          <w:bCs/>
          <w:color w:val="auto"/>
          <w:sz w:val="22"/>
          <w:szCs w:val="22"/>
        </w:rPr>
      </w:pPr>
      <w:r>
        <w:rPr>
          <w:rFonts w:ascii="Arial" w:hAnsi="Arial" w:cs="Arial"/>
          <w:b/>
          <w:bCs/>
          <w:color w:val="auto"/>
          <w:sz w:val="22"/>
          <w:szCs w:val="22"/>
        </w:rPr>
        <w:t>Posterior</w:t>
      </w:r>
      <w:r w:rsidR="006A79F0">
        <w:rPr>
          <w:rFonts w:ascii="Arial" w:hAnsi="Arial" w:cs="Arial"/>
          <w:b/>
          <w:bCs/>
          <w:color w:val="auto"/>
          <w:sz w:val="22"/>
          <w:szCs w:val="22"/>
        </w:rPr>
        <w:t xml:space="preserve"> </w:t>
      </w:r>
      <w:r>
        <w:rPr>
          <w:rFonts w:ascii="Arial" w:hAnsi="Arial" w:cs="Arial"/>
          <w:b/>
          <w:bCs/>
          <w:color w:val="auto"/>
          <w:sz w:val="22"/>
          <w:szCs w:val="22"/>
        </w:rPr>
        <w:t xml:space="preserve">or anterior </w:t>
      </w:r>
      <w:r w:rsidR="003E661C" w:rsidRPr="00626470">
        <w:rPr>
          <w:rFonts w:ascii="Arial" w:hAnsi="Arial" w:cs="Arial"/>
          <w:b/>
          <w:bCs/>
          <w:color w:val="auto"/>
          <w:sz w:val="22"/>
          <w:szCs w:val="22"/>
        </w:rPr>
        <w:t>OFC</w:t>
      </w:r>
      <w:r w:rsidR="006A79F0">
        <w:rPr>
          <w:rFonts w:ascii="Arial" w:hAnsi="Arial" w:cs="Arial"/>
          <w:b/>
          <w:bCs/>
          <w:color w:val="auto"/>
          <w:sz w:val="22"/>
          <w:szCs w:val="22"/>
        </w:rPr>
        <w:t>-</w:t>
      </w:r>
      <w:r w:rsidR="003E661C" w:rsidRPr="00626470">
        <w:rPr>
          <w:rFonts w:ascii="Arial" w:hAnsi="Arial" w:cs="Arial"/>
          <w:b/>
          <w:bCs/>
          <w:color w:val="auto"/>
          <w:sz w:val="22"/>
          <w:szCs w:val="22"/>
        </w:rPr>
        <w:t>targeted cTBS</w:t>
      </w:r>
      <w:r w:rsidR="0023058E">
        <w:rPr>
          <w:rFonts w:ascii="Arial" w:hAnsi="Arial" w:cs="Arial"/>
          <w:b/>
          <w:bCs/>
          <w:color w:val="auto"/>
          <w:sz w:val="22"/>
          <w:szCs w:val="22"/>
        </w:rPr>
        <w:t xml:space="preserve"> </w:t>
      </w:r>
      <w:r w:rsidR="009937EF">
        <w:rPr>
          <w:rFonts w:ascii="Arial" w:hAnsi="Arial" w:cs="Arial"/>
          <w:b/>
          <w:bCs/>
          <w:color w:val="auto"/>
          <w:sz w:val="22"/>
          <w:szCs w:val="22"/>
        </w:rPr>
        <w:t>disrupted</w:t>
      </w:r>
      <w:r w:rsidR="00F40715" w:rsidRPr="00626470">
        <w:rPr>
          <w:rFonts w:ascii="Arial" w:hAnsi="Arial" w:cs="Arial"/>
          <w:b/>
          <w:bCs/>
          <w:color w:val="auto"/>
          <w:sz w:val="22"/>
          <w:szCs w:val="22"/>
        </w:rPr>
        <w:t xml:space="preserve"> value acquisition</w:t>
      </w:r>
      <w:r w:rsidR="009937EF">
        <w:rPr>
          <w:rFonts w:ascii="Arial" w:hAnsi="Arial" w:cs="Arial"/>
          <w:b/>
          <w:bCs/>
          <w:color w:val="auto"/>
          <w:sz w:val="22"/>
          <w:szCs w:val="22"/>
        </w:rPr>
        <w:t xml:space="preserve">, only when </w:t>
      </w:r>
      <w:r w:rsidR="00C9165C">
        <w:rPr>
          <w:rFonts w:ascii="Arial" w:hAnsi="Arial" w:cs="Arial"/>
          <w:b/>
          <w:bCs/>
          <w:color w:val="auto"/>
          <w:sz w:val="22"/>
          <w:szCs w:val="22"/>
        </w:rPr>
        <w:t>administered</w:t>
      </w:r>
      <w:r w:rsidR="009937EF">
        <w:rPr>
          <w:rFonts w:ascii="Arial" w:hAnsi="Arial" w:cs="Arial"/>
          <w:b/>
          <w:bCs/>
          <w:color w:val="auto"/>
          <w:sz w:val="22"/>
          <w:szCs w:val="22"/>
        </w:rPr>
        <w:t xml:space="preserve"> </w:t>
      </w:r>
      <w:r w:rsidR="00C9165C">
        <w:rPr>
          <w:rFonts w:ascii="Arial" w:hAnsi="Arial" w:cs="Arial"/>
          <w:b/>
          <w:bCs/>
          <w:color w:val="auto"/>
          <w:sz w:val="22"/>
          <w:szCs w:val="22"/>
        </w:rPr>
        <w:t>during</w:t>
      </w:r>
      <w:r w:rsidR="009937EF">
        <w:rPr>
          <w:rFonts w:ascii="Arial" w:hAnsi="Arial" w:cs="Arial"/>
          <w:b/>
          <w:bCs/>
          <w:color w:val="auto"/>
          <w:sz w:val="22"/>
          <w:szCs w:val="22"/>
        </w:rPr>
        <w:t xml:space="preserve"> the</w:t>
      </w:r>
      <w:r w:rsidR="00C9165C">
        <w:rPr>
          <w:rFonts w:ascii="Arial" w:hAnsi="Arial" w:cs="Arial"/>
          <w:b/>
          <w:bCs/>
          <w:color w:val="auto"/>
          <w:sz w:val="22"/>
          <w:szCs w:val="22"/>
        </w:rPr>
        <w:t xml:space="preserve"> first</w:t>
      </w:r>
      <w:r w:rsidR="009937EF">
        <w:rPr>
          <w:rFonts w:ascii="Arial" w:hAnsi="Arial" w:cs="Arial"/>
          <w:b/>
          <w:bCs/>
          <w:color w:val="auto"/>
          <w:sz w:val="22"/>
          <w:szCs w:val="22"/>
        </w:rPr>
        <w:t xml:space="preserve"> session</w:t>
      </w:r>
    </w:p>
    <w:p w14:paraId="7CDD1874" w14:textId="4FF801C6" w:rsidR="00106074" w:rsidRDefault="002516D0" w:rsidP="0090143C">
      <w:pPr>
        <w:spacing w:after="120"/>
        <w:rPr>
          <w:rFonts w:ascii="Arial" w:hAnsi="Arial" w:cs="Arial"/>
          <w:sz w:val="22"/>
          <w:szCs w:val="22"/>
          <w:lang w:eastAsia="zh-CN"/>
        </w:rPr>
      </w:pPr>
      <w:r w:rsidRPr="00204EE9">
        <w:rPr>
          <w:rFonts w:ascii="Arial" w:hAnsi="Arial" w:cs="Arial"/>
          <w:sz w:val="22"/>
          <w:szCs w:val="22"/>
        </w:rPr>
        <w:t>The discrimination task</w:t>
      </w:r>
      <w:r w:rsidR="00A66272" w:rsidRPr="00204EE9">
        <w:rPr>
          <w:rFonts w:ascii="Arial" w:hAnsi="Arial" w:cs="Arial"/>
          <w:sz w:val="22"/>
          <w:szCs w:val="22"/>
        </w:rPr>
        <w:t xml:space="preserve"> on Day 1</w:t>
      </w:r>
      <w:r w:rsidRPr="00204EE9">
        <w:rPr>
          <w:rFonts w:ascii="Arial" w:hAnsi="Arial" w:cs="Arial"/>
          <w:sz w:val="22"/>
          <w:szCs w:val="22"/>
        </w:rPr>
        <w:t xml:space="preserve"> </w:t>
      </w:r>
      <w:r w:rsidR="00A66272" w:rsidRPr="00204EE9">
        <w:rPr>
          <w:rFonts w:ascii="Arial" w:hAnsi="Arial" w:cs="Arial"/>
          <w:sz w:val="22"/>
          <w:szCs w:val="22"/>
        </w:rPr>
        <w:t>required</w:t>
      </w:r>
      <w:r w:rsidRPr="00204EE9">
        <w:rPr>
          <w:rFonts w:ascii="Arial" w:hAnsi="Arial" w:cs="Arial"/>
          <w:sz w:val="22"/>
          <w:szCs w:val="22"/>
        </w:rPr>
        <w:t xml:space="preserve"> participants to select the stimulus predict</w:t>
      </w:r>
      <w:r w:rsidR="00650C34" w:rsidRPr="00204EE9">
        <w:rPr>
          <w:rFonts w:ascii="Arial" w:hAnsi="Arial" w:cs="Arial"/>
          <w:sz w:val="22"/>
          <w:szCs w:val="22"/>
        </w:rPr>
        <w:t>ing</w:t>
      </w:r>
      <w:r w:rsidR="000D362B">
        <w:rPr>
          <w:rFonts w:ascii="Arial" w:hAnsi="Arial" w:cs="Arial"/>
          <w:sz w:val="22"/>
          <w:szCs w:val="22"/>
        </w:rPr>
        <w:t xml:space="preserve"> desirable food</w:t>
      </w:r>
      <w:r w:rsidRPr="00204EE9">
        <w:rPr>
          <w:rFonts w:ascii="Arial" w:hAnsi="Arial" w:cs="Arial"/>
          <w:sz w:val="22"/>
          <w:szCs w:val="22"/>
        </w:rPr>
        <w:t xml:space="preserve"> odors</w:t>
      </w:r>
      <w:r w:rsidR="0055009F" w:rsidRPr="00204EE9">
        <w:rPr>
          <w:rFonts w:ascii="Arial" w:hAnsi="Arial" w:cs="Arial"/>
          <w:sz w:val="22"/>
          <w:szCs w:val="22"/>
        </w:rPr>
        <w:t xml:space="preserve"> (</w:t>
      </w:r>
      <w:r w:rsidR="00EF500A" w:rsidRPr="00204EE9">
        <w:rPr>
          <w:rFonts w:ascii="Arial" w:hAnsi="Arial" w:cs="Arial"/>
          <w:sz w:val="22"/>
          <w:szCs w:val="22"/>
        </w:rPr>
        <w:t>vs.</w:t>
      </w:r>
      <w:r w:rsidR="0055009F" w:rsidRPr="00204EE9">
        <w:rPr>
          <w:rFonts w:ascii="Arial" w:hAnsi="Arial" w:cs="Arial"/>
          <w:sz w:val="22"/>
          <w:szCs w:val="22"/>
        </w:rPr>
        <w:t xml:space="preserve"> odor</w:t>
      </w:r>
      <w:r w:rsidR="000D362B">
        <w:rPr>
          <w:rFonts w:ascii="Arial" w:hAnsi="Arial" w:cs="Arial"/>
          <w:sz w:val="22"/>
          <w:szCs w:val="22"/>
        </w:rPr>
        <w:t>less air</w:t>
      </w:r>
      <w:r w:rsidR="0055009F" w:rsidRPr="00204EE9">
        <w:rPr>
          <w:rFonts w:ascii="Arial" w:hAnsi="Arial" w:cs="Arial"/>
          <w:sz w:val="22"/>
          <w:szCs w:val="22"/>
        </w:rPr>
        <w:t>)</w:t>
      </w:r>
      <w:r w:rsidRPr="00204EE9">
        <w:rPr>
          <w:rFonts w:ascii="Arial" w:hAnsi="Arial" w:cs="Arial"/>
          <w:sz w:val="22"/>
          <w:szCs w:val="22"/>
        </w:rPr>
        <w:t xml:space="preserve"> from a pair of stimuli</w:t>
      </w:r>
      <w:r w:rsidR="00620290" w:rsidRPr="00204EE9">
        <w:rPr>
          <w:rFonts w:ascii="Arial" w:hAnsi="Arial" w:cs="Arial"/>
          <w:sz w:val="22"/>
          <w:szCs w:val="22"/>
        </w:rPr>
        <w:t>, reflecting</w:t>
      </w:r>
      <w:r w:rsidR="00C66EAF">
        <w:rPr>
          <w:rFonts w:ascii="Arial" w:hAnsi="Arial" w:cs="Arial"/>
          <w:sz w:val="22"/>
          <w:szCs w:val="22"/>
        </w:rPr>
        <w:t xml:space="preserve"> a process of</w:t>
      </w:r>
      <w:r w:rsidR="00620290" w:rsidRPr="00204EE9">
        <w:rPr>
          <w:rFonts w:ascii="Arial" w:hAnsi="Arial" w:cs="Arial"/>
          <w:sz w:val="22"/>
          <w:szCs w:val="22"/>
        </w:rPr>
        <w:t xml:space="preserve"> value acquisition. </w:t>
      </w:r>
      <w:r w:rsidR="0028210E" w:rsidRPr="00204EE9">
        <w:rPr>
          <w:rFonts w:ascii="Arial" w:hAnsi="Arial" w:cs="Arial"/>
          <w:sz w:val="22"/>
          <w:szCs w:val="22"/>
        </w:rPr>
        <w:t>To account for individual and trial</w:t>
      </w:r>
      <w:r w:rsidR="007440EC" w:rsidRPr="00204EE9">
        <w:rPr>
          <w:rFonts w:ascii="Arial" w:hAnsi="Arial" w:cs="Arial"/>
          <w:sz w:val="22"/>
          <w:szCs w:val="22"/>
        </w:rPr>
        <w:t>-wise</w:t>
      </w:r>
      <w:r w:rsidR="0028210E" w:rsidRPr="00204EE9">
        <w:rPr>
          <w:rFonts w:ascii="Arial" w:hAnsi="Arial" w:cs="Arial"/>
          <w:sz w:val="22"/>
          <w:szCs w:val="22"/>
        </w:rPr>
        <w:t xml:space="preserve"> variability, </w:t>
      </w:r>
      <w:r w:rsidR="007338EC">
        <w:rPr>
          <w:rFonts w:ascii="Arial" w:hAnsi="Arial" w:cs="Arial"/>
          <w:sz w:val="22"/>
          <w:szCs w:val="22"/>
        </w:rPr>
        <w:t>logistic</w:t>
      </w:r>
      <w:r w:rsidR="0028210E" w:rsidRPr="00204EE9">
        <w:rPr>
          <w:rFonts w:ascii="Arial" w:hAnsi="Arial" w:cs="Arial"/>
          <w:sz w:val="22"/>
          <w:szCs w:val="22"/>
        </w:rPr>
        <w:t xml:space="preserve"> mixed</w:t>
      </w:r>
      <w:r w:rsidR="00196241" w:rsidRPr="00204EE9">
        <w:rPr>
          <w:rFonts w:ascii="Arial" w:hAnsi="Arial" w:cs="Arial"/>
          <w:sz w:val="22"/>
          <w:szCs w:val="22"/>
        </w:rPr>
        <w:t>-</w:t>
      </w:r>
      <w:r w:rsidR="0028210E" w:rsidRPr="00204EE9">
        <w:rPr>
          <w:rFonts w:ascii="Arial" w:hAnsi="Arial" w:cs="Arial"/>
          <w:sz w:val="22"/>
          <w:szCs w:val="22"/>
        </w:rPr>
        <w:t>effect</w:t>
      </w:r>
      <w:r w:rsidR="00196241" w:rsidRPr="00204EE9">
        <w:rPr>
          <w:rFonts w:ascii="Arial" w:hAnsi="Arial" w:cs="Arial"/>
          <w:sz w:val="22"/>
          <w:szCs w:val="22"/>
        </w:rPr>
        <w:t>s</w:t>
      </w:r>
      <w:r w:rsidR="0028210E" w:rsidRPr="00204EE9">
        <w:rPr>
          <w:rFonts w:ascii="Arial" w:hAnsi="Arial" w:cs="Arial"/>
          <w:sz w:val="22"/>
          <w:szCs w:val="22"/>
        </w:rPr>
        <w:t xml:space="preserve"> model</w:t>
      </w:r>
      <w:r w:rsidR="007338EC">
        <w:rPr>
          <w:rFonts w:ascii="Arial" w:hAnsi="Arial" w:cs="Arial"/>
          <w:sz w:val="22"/>
          <w:szCs w:val="22"/>
        </w:rPr>
        <w:t>s were applied</w:t>
      </w:r>
      <w:r w:rsidR="0028210E" w:rsidRPr="00204EE9">
        <w:rPr>
          <w:rFonts w:ascii="Arial" w:hAnsi="Arial" w:cs="Arial"/>
          <w:sz w:val="22"/>
          <w:szCs w:val="22"/>
        </w:rPr>
        <w:t xml:space="preserve"> with participants as random factor</w:t>
      </w:r>
      <w:r w:rsidR="007338EC">
        <w:rPr>
          <w:rFonts w:ascii="Arial" w:hAnsi="Arial" w:cs="Arial"/>
          <w:sz w:val="22"/>
          <w:szCs w:val="22"/>
        </w:rPr>
        <w:t xml:space="preserve"> to predict choices on each trial</w:t>
      </w:r>
      <w:r w:rsidR="0028210E" w:rsidRPr="00204EE9">
        <w:rPr>
          <w:rFonts w:ascii="Arial" w:hAnsi="Arial" w:cs="Arial"/>
          <w:sz w:val="22"/>
          <w:szCs w:val="22"/>
        </w:rPr>
        <w:t xml:space="preserve">. </w:t>
      </w:r>
      <w:r w:rsidR="005935FD" w:rsidRPr="00204EE9">
        <w:rPr>
          <w:rFonts w:ascii="Arial" w:hAnsi="Arial" w:cs="Arial"/>
          <w:sz w:val="22"/>
          <w:szCs w:val="22"/>
        </w:rPr>
        <w:t xml:space="preserve">Over </w:t>
      </w:r>
      <w:r w:rsidR="00A66272" w:rsidRPr="00204EE9">
        <w:rPr>
          <w:rFonts w:ascii="Arial" w:hAnsi="Arial" w:cs="Arial"/>
          <w:sz w:val="22"/>
          <w:szCs w:val="22"/>
        </w:rPr>
        <w:t xml:space="preserve">five runs, </w:t>
      </w:r>
      <w:r w:rsidR="00F321D3" w:rsidRPr="00204EE9">
        <w:rPr>
          <w:rFonts w:ascii="Arial" w:hAnsi="Arial" w:cs="Arial"/>
          <w:sz w:val="22"/>
          <w:szCs w:val="22"/>
        </w:rPr>
        <w:t>participants</w:t>
      </w:r>
      <w:r w:rsidR="00196241" w:rsidRPr="00204EE9">
        <w:rPr>
          <w:rFonts w:ascii="Arial" w:hAnsi="Arial" w:cs="Arial"/>
          <w:sz w:val="22"/>
          <w:szCs w:val="22"/>
        </w:rPr>
        <w:t xml:space="preserve"> </w:t>
      </w:r>
      <w:r w:rsidR="005935FD" w:rsidRPr="00204EE9">
        <w:rPr>
          <w:rFonts w:ascii="Arial" w:hAnsi="Arial" w:cs="Arial"/>
          <w:sz w:val="22"/>
          <w:szCs w:val="22"/>
        </w:rPr>
        <w:t>significant</w:t>
      </w:r>
      <w:r w:rsidR="00196241" w:rsidRPr="00204EE9">
        <w:rPr>
          <w:rFonts w:ascii="Arial" w:hAnsi="Arial" w:cs="Arial"/>
          <w:sz w:val="22"/>
          <w:szCs w:val="22"/>
        </w:rPr>
        <w:t>ly</w:t>
      </w:r>
      <w:r w:rsidR="005935FD" w:rsidRPr="00204EE9">
        <w:rPr>
          <w:rFonts w:ascii="Arial" w:hAnsi="Arial" w:cs="Arial"/>
          <w:sz w:val="22"/>
          <w:szCs w:val="22"/>
        </w:rPr>
        <w:t xml:space="preserve"> improv</w:t>
      </w:r>
      <w:r w:rsidR="00196241" w:rsidRPr="00204EE9">
        <w:rPr>
          <w:rFonts w:ascii="Arial" w:hAnsi="Arial" w:cs="Arial"/>
          <w:sz w:val="22"/>
          <w:szCs w:val="22"/>
        </w:rPr>
        <w:t>ed</w:t>
      </w:r>
      <w:r w:rsidR="005935FD" w:rsidRPr="00204EE9">
        <w:rPr>
          <w:rFonts w:ascii="Arial" w:hAnsi="Arial" w:cs="Arial"/>
          <w:sz w:val="22"/>
          <w:szCs w:val="22"/>
        </w:rPr>
        <w:t xml:space="preserve"> in selecting odor</w:t>
      </w:r>
      <w:r w:rsidR="00196241" w:rsidRPr="00204EE9">
        <w:rPr>
          <w:rFonts w:ascii="Arial" w:hAnsi="Arial" w:cs="Arial"/>
          <w:sz w:val="22"/>
          <w:szCs w:val="22"/>
        </w:rPr>
        <w:t>-</w:t>
      </w:r>
      <w:r w:rsidR="004C0A27" w:rsidRPr="00204EE9">
        <w:rPr>
          <w:rFonts w:ascii="Arial" w:hAnsi="Arial" w:cs="Arial"/>
          <w:sz w:val="22"/>
          <w:szCs w:val="22"/>
        </w:rPr>
        <w:t>predictive stimuli</w:t>
      </w:r>
      <w:r w:rsidR="00F9033A" w:rsidRPr="00204EE9">
        <w:rPr>
          <w:rFonts w:ascii="Arial" w:hAnsi="Arial" w:cs="Arial"/>
          <w:sz w:val="22"/>
          <w:szCs w:val="22"/>
        </w:rPr>
        <w:t xml:space="preserve"> (</w:t>
      </w:r>
      <w:r w:rsidR="00125747" w:rsidRPr="00204EE9">
        <w:rPr>
          <w:rFonts w:ascii="Arial" w:hAnsi="Arial" w:cs="Arial"/>
          <w:sz w:val="22"/>
          <w:szCs w:val="22"/>
        </w:rPr>
        <w:t>p</w:t>
      </w:r>
      <w:r w:rsidR="00F3023A" w:rsidRPr="00204EE9">
        <w:rPr>
          <w:rFonts w:ascii="Arial" w:hAnsi="Arial" w:cs="Arial"/>
          <w:sz w:val="22"/>
          <w:szCs w:val="22"/>
        </w:rPr>
        <w:t xml:space="preserve"> </w:t>
      </w:r>
      <w:r w:rsidR="00125747" w:rsidRPr="00204EE9">
        <w:rPr>
          <w:rFonts w:ascii="Arial" w:hAnsi="Arial" w:cs="Arial"/>
          <w:sz w:val="22"/>
          <w:szCs w:val="22"/>
        </w:rPr>
        <w:t>&lt; 2.2e-16</w:t>
      </w:r>
      <w:r w:rsidR="00F9033A" w:rsidRPr="00204EE9">
        <w:rPr>
          <w:rFonts w:ascii="Arial" w:hAnsi="Arial" w:cs="Arial"/>
          <w:sz w:val="22"/>
          <w:szCs w:val="22"/>
        </w:rPr>
        <w:t>)</w:t>
      </w:r>
      <w:r w:rsidR="00196241" w:rsidRPr="00204EE9">
        <w:rPr>
          <w:rFonts w:ascii="Arial" w:hAnsi="Arial" w:cs="Arial"/>
          <w:sz w:val="22"/>
          <w:szCs w:val="22"/>
        </w:rPr>
        <w:t xml:space="preserve">, with this </w:t>
      </w:r>
      <w:r w:rsidR="00CF63ED" w:rsidRPr="00204EE9">
        <w:rPr>
          <w:rFonts w:ascii="Arial" w:hAnsi="Arial" w:cs="Arial"/>
          <w:sz w:val="22"/>
          <w:szCs w:val="22"/>
        </w:rPr>
        <w:t>improvement affected by both</w:t>
      </w:r>
      <w:r w:rsidR="00D17E87" w:rsidRPr="00204EE9">
        <w:rPr>
          <w:rFonts w:ascii="Arial" w:hAnsi="Arial" w:cs="Arial"/>
          <w:sz w:val="22"/>
          <w:szCs w:val="22"/>
        </w:rPr>
        <w:t xml:space="preserve"> the TMS condition </w:t>
      </w:r>
      <w:r w:rsidR="00445E17" w:rsidRPr="00204EE9">
        <w:rPr>
          <w:rFonts w:ascii="Arial" w:hAnsi="Arial" w:cs="Arial"/>
          <w:sz w:val="22"/>
          <w:szCs w:val="22"/>
        </w:rPr>
        <w:t>applied</w:t>
      </w:r>
      <w:r w:rsidR="00D17E87" w:rsidRPr="00204EE9">
        <w:rPr>
          <w:rFonts w:ascii="Arial" w:hAnsi="Arial" w:cs="Arial"/>
          <w:sz w:val="22"/>
          <w:szCs w:val="22"/>
        </w:rPr>
        <w:t xml:space="preserve"> before the task</w:t>
      </w:r>
      <w:r w:rsidR="000347D3" w:rsidRPr="00204EE9">
        <w:rPr>
          <w:rFonts w:ascii="Arial" w:hAnsi="Arial" w:cs="Arial"/>
          <w:sz w:val="22"/>
          <w:szCs w:val="22"/>
        </w:rPr>
        <w:t xml:space="preserve"> (p = 1.27e-07)</w:t>
      </w:r>
      <w:r w:rsidR="00D17E87" w:rsidRPr="00204EE9">
        <w:rPr>
          <w:rFonts w:ascii="Arial" w:hAnsi="Arial" w:cs="Arial"/>
          <w:sz w:val="22"/>
          <w:szCs w:val="22"/>
        </w:rPr>
        <w:t xml:space="preserve"> </w:t>
      </w:r>
      <w:r w:rsidR="00CF63ED" w:rsidRPr="00204EE9">
        <w:rPr>
          <w:rFonts w:ascii="Arial" w:hAnsi="Arial" w:cs="Arial"/>
          <w:sz w:val="22"/>
          <w:szCs w:val="22"/>
        </w:rPr>
        <w:t xml:space="preserve">and the session </w:t>
      </w:r>
      <w:r w:rsidR="00210DBA" w:rsidRPr="00204EE9">
        <w:rPr>
          <w:rFonts w:ascii="Arial" w:hAnsi="Arial" w:cs="Arial"/>
          <w:sz w:val="22"/>
          <w:szCs w:val="22"/>
        </w:rPr>
        <w:t>number</w:t>
      </w:r>
      <w:r w:rsidR="00CF63ED" w:rsidRPr="00204EE9">
        <w:rPr>
          <w:rFonts w:ascii="Arial" w:hAnsi="Arial" w:cs="Arial"/>
          <w:sz w:val="22"/>
          <w:szCs w:val="22"/>
        </w:rPr>
        <w:t xml:space="preserve"> (</w:t>
      </w:r>
      <w:r w:rsidR="00D13B85" w:rsidRPr="00204EE9">
        <w:rPr>
          <w:rFonts w:ascii="Arial" w:hAnsi="Arial" w:cs="Arial"/>
          <w:sz w:val="22"/>
          <w:szCs w:val="22"/>
        </w:rPr>
        <w:t xml:space="preserve">p = 1.71e-11; </w:t>
      </w:r>
      <w:r w:rsidR="00CF63ED" w:rsidRPr="00204EE9">
        <w:rPr>
          <w:rFonts w:ascii="Arial" w:hAnsi="Arial" w:cs="Arial"/>
          <w:sz w:val="22"/>
          <w:szCs w:val="22"/>
        </w:rPr>
        <w:t>1</w:t>
      </w:r>
      <w:r w:rsidR="00CF63ED" w:rsidRPr="00204EE9">
        <w:rPr>
          <w:rFonts w:ascii="Arial" w:hAnsi="Arial" w:cs="Arial"/>
          <w:sz w:val="22"/>
          <w:szCs w:val="22"/>
          <w:vertAlign w:val="superscript"/>
        </w:rPr>
        <w:t>st</w:t>
      </w:r>
      <w:r w:rsidR="00CF63ED" w:rsidRPr="00204EE9">
        <w:rPr>
          <w:rFonts w:ascii="Arial" w:hAnsi="Arial" w:cs="Arial"/>
          <w:sz w:val="22"/>
          <w:szCs w:val="22"/>
        </w:rPr>
        <w:t>, 2</w:t>
      </w:r>
      <w:r w:rsidR="00CF63ED" w:rsidRPr="00204EE9">
        <w:rPr>
          <w:rFonts w:ascii="Arial" w:hAnsi="Arial" w:cs="Arial"/>
          <w:sz w:val="22"/>
          <w:szCs w:val="22"/>
          <w:vertAlign w:val="superscript"/>
        </w:rPr>
        <w:t>nd</w:t>
      </w:r>
      <w:r w:rsidR="00CF63ED" w:rsidRPr="00204EE9">
        <w:rPr>
          <w:rFonts w:ascii="Arial" w:hAnsi="Arial" w:cs="Arial"/>
          <w:sz w:val="22"/>
          <w:szCs w:val="22"/>
        </w:rPr>
        <w:t>, 3</w:t>
      </w:r>
      <w:r w:rsidR="00CF63ED" w:rsidRPr="00204EE9">
        <w:rPr>
          <w:rFonts w:ascii="Arial" w:hAnsi="Arial" w:cs="Arial"/>
          <w:sz w:val="22"/>
          <w:szCs w:val="22"/>
          <w:vertAlign w:val="superscript"/>
        </w:rPr>
        <w:t>rd</w:t>
      </w:r>
      <w:r w:rsidR="00513AA2" w:rsidRPr="00204EE9">
        <w:rPr>
          <w:rFonts w:ascii="Arial" w:hAnsi="Arial" w:cs="Arial"/>
          <w:sz w:val="22"/>
          <w:szCs w:val="22"/>
        </w:rPr>
        <w:t xml:space="preserve"> session</w:t>
      </w:r>
      <w:r w:rsidR="00CF63ED" w:rsidRPr="00204EE9">
        <w:rPr>
          <w:rFonts w:ascii="Arial" w:hAnsi="Arial" w:cs="Arial"/>
          <w:sz w:val="22"/>
          <w:szCs w:val="22"/>
        </w:rPr>
        <w:t>) (</w:t>
      </w:r>
      <w:r w:rsidR="00E00FD4" w:rsidRPr="00204EE9">
        <w:rPr>
          <w:rFonts w:ascii="Arial" w:hAnsi="Arial" w:cs="Arial"/>
          <w:sz w:val="22"/>
          <w:szCs w:val="22"/>
        </w:rPr>
        <w:t xml:space="preserve">Line plot and error bar; </w:t>
      </w:r>
      <w:r w:rsidR="00315FFB">
        <w:rPr>
          <w:rFonts w:ascii="Arial" w:hAnsi="Arial" w:cs="Arial"/>
          <w:b/>
          <w:sz w:val="22"/>
          <w:szCs w:val="22"/>
        </w:rPr>
        <w:t>Fig.</w:t>
      </w:r>
      <w:r w:rsidR="00CF63ED" w:rsidRPr="00204EE9">
        <w:rPr>
          <w:rFonts w:ascii="Arial" w:hAnsi="Arial" w:cs="Arial"/>
          <w:b/>
          <w:sz w:val="22"/>
          <w:szCs w:val="22"/>
        </w:rPr>
        <w:t xml:space="preserve"> 3A</w:t>
      </w:r>
      <w:r w:rsidR="00CF63ED" w:rsidRPr="00204EE9">
        <w:rPr>
          <w:rFonts w:ascii="Arial" w:hAnsi="Arial" w:cs="Arial"/>
          <w:sz w:val="22"/>
          <w:szCs w:val="22"/>
        </w:rPr>
        <w:t xml:space="preserve">). </w:t>
      </w:r>
      <w:r w:rsidR="00196241" w:rsidRPr="00204EE9">
        <w:rPr>
          <w:rFonts w:ascii="Arial" w:hAnsi="Arial" w:cs="Arial"/>
          <w:sz w:val="22"/>
          <w:szCs w:val="22"/>
        </w:rPr>
        <w:t>T</w:t>
      </w:r>
      <w:r w:rsidR="0001643B" w:rsidRPr="00204EE9">
        <w:rPr>
          <w:rFonts w:ascii="Arial" w:hAnsi="Arial" w:cs="Arial"/>
          <w:sz w:val="22"/>
          <w:szCs w:val="22"/>
        </w:rPr>
        <w:t>here was</w:t>
      </w:r>
      <w:r w:rsidR="007C6CB7" w:rsidRPr="00204EE9">
        <w:rPr>
          <w:rFonts w:ascii="Arial" w:hAnsi="Arial" w:cs="Arial"/>
          <w:sz w:val="22"/>
          <w:szCs w:val="22"/>
        </w:rPr>
        <w:t xml:space="preserve"> also</w:t>
      </w:r>
      <w:r w:rsidR="0001643B" w:rsidRPr="00204EE9">
        <w:rPr>
          <w:rFonts w:ascii="Arial" w:hAnsi="Arial" w:cs="Arial"/>
          <w:sz w:val="22"/>
          <w:szCs w:val="22"/>
        </w:rPr>
        <w:t xml:space="preserve"> </w:t>
      </w:r>
      <w:r w:rsidR="00CF63ED" w:rsidRPr="00204EE9">
        <w:rPr>
          <w:rFonts w:ascii="Arial" w:hAnsi="Arial" w:cs="Arial"/>
          <w:sz w:val="22"/>
          <w:szCs w:val="22"/>
        </w:rPr>
        <w:t>a significant interaction between the TMS condition</w:t>
      </w:r>
      <w:r w:rsidR="00771F4C" w:rsidRPr="00204EE9">
        <w:rPr>
          <w:rFonts w:ascii="Arial" w:hAnsi="Arial" w:cs="Arial"/>
          <w:sz w:val="22"/>
          <w:szCs w:val="22"/>
        </w:rPr>
        <w:t xml:space="preserve"> and </w:t>
      </w:r>
      <w:r w:rsidR="00587E60" w:rsidRPr="00204EE9">
        <w:rPr>
          <w:rFonts w:ascii="Arial" w:hAnsi="Arial" w:cs="Arial"/>
          <w:sz w:val="22"/>
          <w:szCs w:val="22"/>
        </w:rPr>
        <w:t xml:space="preserve">the session </w:t>
      </w:r>
      <w:r w:rsidR="00210DBA" w:rsidRPr="00204EE9">
        <w:rPr>
          <w:rFonts w:ascii="Arial" w:hAnsi="Arial" w:cs="Arial"/>
          <w:sz w:val="22"/>
          <w:szCs w:val="22"/>
        </w:rPr>
        <w:t>number</w:t>
      </w:r>
      <w:r w:rsidR="00F945DB" w:rsidRPr="00204EE9">
        <w:rPr>
          <w:rFonts w:ascii="Arial" w:hAnsi="Arial" w:cs="Arial"/>
          <w:sz w:val="22"/>
          <w:szCs w:val="22"/>
        </w:rPr>
        <w:t xml:space="preserve"> (p = 1.93e-05)</w:t>
      </w:r>
      <w:r w:rsidR="005353DA">
        <w:rPr>
          <w:rFonts w:ascii="Arial" w:hAnsi="Arial" w:cs="Arial"/>
          <w:sz w:val="22"/>
          <w:szCs w:val="22"/>
        </w:rPr>
        <w:t>. R</w:t>
      </w:r>
      <w:r w:rsidR="00EA11D8" w:rsidRPr="00204EE9">
        <w:rPr>
          <w:rFonts w:ascii="Arial" w:hAnsi="Arial" w:cs="Arial"/>
          <w:sz w:val="22"/>
          <w:szCs w:val="22"/>
          <w:lang w:eastAsia="zh-CN"/>
        </w:rPr>
        <w:t>esponse times decreased</w:t>
      </w:r>
      <w:r w:rsidR="00E27A6A" w:rsidRPr="00204EE9">
        <w:rPr>
          <w:rFonts w:ascii="Arial" w:hAnsi="Arial" w:cs="Arial"/>
          <w:sz w:val="22"/>
          <w:szCs w:val="22"/>
          <w:lang w:eastAsia="zh-CN"/>
        </w:rPr>
        <w:t xml:space="preserve"> significantly</w:t>
      </w:r>
      <w:r w:rsidR="00EA11D8" w:rsidRPr="00204EE9">
        <w:rPr>
          <w:rFonts w:ascii="Arial" w:hAnsi="Arial" w:cs="Arial"/>
          <w:sz w:val="22"/>
          <w:szCs w:val="22"/>
          <w:lang w:eastAsia="zh-CN"/>
        </w:rPr>
        <w:t xml:space="preserve"> </w:t>
      </w:r>
      <w:r w:rsidR="001940C1" w:rsidRPr="00204EE9">
        <w:rPr>
          <w:rFonts w:ascii="Arial" w:hAnsi="Arial" w:cs="Arial"/>
          <w:sz w:val="22"/>
          <w:szCs w:val="22"/>
          <w:lang w:eastAsia="zh-CN"/>
        </w:rPr>
        <w:t xml:space="preserve">across </w:t>
      </w:r>
      <w:r w:rsidR="00EA11D8" w:rsidRPr="00204EE9">
        <w:rPr>
          <w:rFonts w:ascii="Arial" w:hAnsi="Arial" w:cs="Arial"/>
          <w:sz w:val="22"/>
          <w:szCs w:val="22"/>
          <w:lang w:eastAsia="zh-CN"/>
        </w:rPr>
        <w:t>runs</w:t>
      </w:r>
      <w:r w:rsidR="00020711" w:rsidRPr="00204EE9">
        <w:rPr>
          <w:rFonts w:ascii="Arial" w:hAnsi="Arial" w:cs="Arial"/>
          <w:sz w:val="22"/>
          <w:szCs w:val="22"/>
          <w:lang w:eastAsia="zh-CN"/>
        </w:rPr>
        <w:t xml:space="preserve"> (p</w:t>
      </w:r>
      <w:r w:rsidR="00CD1251" w:rsidRPr="00204EE9">
        <w:rPr>
          <w:rFonts w:ascii="Arial" w:hAnsi="Arial" w:cs="Arial"/>
          <w:sz w:val="22"/>
          <w:szCs w:val="22"/>
          <w:lang w:eastAsia="zh-CN"/>
        </w:rPr>
        <w:t xml:space="preserve"> </w:t>
      </w:r>
      <w:r w:rsidR="00020711" w:rsidRPr="00204EE9">
        <w:rPr>
          <w:rFonts w:ascii="Arial" w:hAnsi="Arial" w:cs="Arial"/>
          <w:sz w:val="22"/>
          <w:szCs w:val="22"/>
          <w:lang w:eastAsia="zh-CN"/>
        </w:rPr>
        <w:t>&lt; 2.2e-16)</w:t>
      </w:r>
      <w:r w:rsidR="00EA11D8" w:rsidRPr="00204EE9">
        <w:rPr>
          <w:rFonts w:ascii="Arial" w:hAnsi="Arial" w:cs="Arial"/>
          <w:sz w:val="22"/>
          <w:szCs w:val="22"/>
          <w:lang w:eastAsia="zh-CN"/>
        </w:rPr>
        <w:t>,</w:t>
      </w:r>
      <w:r w:rsidR="00824DDF" w:rsidRPr="00204EE9">
        <w:rPr>
          <w:rFonts w:ascii="Arial" w:hAnsi="Arial" w:cs="Arial"/>
          <w:sz w:val="22"/>
          <w:szCs w:val="22"/>
          <w:lang w:eastAsia="zh-CN"/>
        </w:rPr>
        <w:t xml:space="preserve"> </w:t>
      </w:r>
      <w:r w:rsidR="00A26F15">
        <w:rPr>
          <w:rFonts w:ascii="Arial" w:hAnsi="Arial" w:cs="Arial"/>
          <w:sz w:val="22"/>
          <w:szCs w:val="22"/>
          <w:lang w:eastAsia="zh-CN"/>
        </w:rPr>
        <w:t xml:space="preserve">where </w:t>
      </w:r>
      <w:r w:rsidR="00EA11D8" w:rsidRPr="00204EE9">
        <w:rPr>
          <w:rFonts w:ascii="Arial" w:hAnsi="Arial" w:cs="Arial"/>
          <w:sz w:val="22"/>
          <w:szCs w:val="22"/>
          <w:lang w:eastAsia="zh-CN"/>
        </w:rPr>
        <w:t xml:space="preserve">this decrease </w:t>
      </w:r>
      <w:r w:rsidR="00A26F15" w:rsidRPr="00204EE9">
        <w:rPr>
          <w:rFonts w:ascii="Arial" w:hAnsi="Arial" w:cs="Arial"/>
          <w:sz w:val="22"/>
          <w:szCs w:val="22"/>
          <w:lang w:eastAsia="zh-CN"/>
        </w:rPr>
        <w:t xml:space="preserve">was affected by session number (p &lt; 2.2e-16, </w:t>
      </w:r>
      <w:r w:rsidR="00315FFB">
        <w:rPr>
          <w:rFonts w:ascii="Arial" w:hAnsi="Arial" w:cs="Arial"/>
          <w:sz w:val="22"/>
          <w:szCs w:val="22"/>
          <w:lang w:eastAsia="zh-CN"/>
        </w:rPr>
        <w:t>Extended Data</w:t>
      </w:r>
      <w:r w:rsidR="00971470">
        <w:rPr>
          <w:rFonts w:ascii="Arial" w:hAnsi="Arial" w:cs="Arial"/>
          <w:sz w:val="22"/>
          <w:szCs w:val="22"/>
          <w:lang w:eastAsia="zh-CN"/>
        </w:rPr>
        <w:t xml:space="preserve"> </w:t>
      </w:r>
      <w:r w:rsidR="00315FFB">
        <w:rPr>
          <w:rFonts w:ascii="Arial" w:hAnsi="Arial" w:cs="Arial"/>
          <w:b/>
          <w:sz w:val="22"/>
          <w:szCs w:val="22"/>
          <w:lang w:eastAsia="zh-CN"/>
        </w:rPr>
        <w:t>Fig.</w:t>
      </w:r>
      <w:r w:rsidR="00A26F15" w:rsidRPr="00204EE9">
        <w:rPr>
          <w:rFonts w:ascii="Arial" w:hAnsi="Arial" w:cs="Arial"/>
          <w:b/>
          <w:sz w:val="22"/>
          <w:szCs w:val="22"/>
          <w:lang w:eastAsia="zh-CN"/>
        </w:rPr>
        <w:t xml:space="preserve"> </w:t>
      </w:r>
      <w:r w:rsidR="00971470">
        <w:rPr>
          <w:rFonts w:ascii="Arial" w:hAnsi="Arial" w:cs="Arial"/>
          <w:b/>
          <w:sz w:val="22"/>
          <w:szCs w:val="22"/>
          <w:lang w:eastAsia="zh-CN"/>
        </w:rPr>
        <w:t>1A</w:t>
      </w:r>
      <w:r w:rsidR="00A26F15" w:rsidRPr="00204EE9">
        <w:rPr>
          <w:rFonts w:ascii="Arial" w:hAnsi="Arial" w:cs="Arial"/>
          <w:sz w:val="22"/>
          <w:szCs w:val="22"/>
          <w:lang w:eastAsia="zh-CN"/>
        </w:rPr>
        <w:t>)</w:t>
      </w:r>
      <w:r w:rsidR="00A26F15">
        <w:rPr>
          <w:rFonts w:ascii="Arial" w:hAnsi="Arial" w:cs="Arial"/>
          <w:sz w:val="22"/>
          <w:szCs w:val="22"/>
          <w:lang w:eastAsia="zh-CN"/>
        </w:rPr>
        <w:t xml:space="preserve"> but </w:t>
      </w:r>
      <w:r w:rsidR="00EA11D8" w:rsidRPr="00204EE9">
        <w:rPr>
          <w:rFonts w:ascii="Arial" w:hAnsi="Arial" w:cs="Arial"/>
          <w:sz w:val="22"/>
          <w:szCs w:val="22"/>
          <w:lang w:eastAsia="zh-CN"/>
        </w:rPr>
        <w:t>was not by</w:t>
      </w:r>
      <w:r w:rsidR="00E27A6A" w:rsidRPr="00204EE9">
        <w:rPr>
          <w:rFonts w:ascii="Arial" w:hAnsi="Arial" w:cs="Arial"/>
          <w:sz w:val="22"/>
          <w:szCs w:val="22"/>
          <w:lang w:eastAsia="zh-CN"/>
        </w:rPr>
        <w:t xml:space="preserve"> </w:t>
      </w:r>
      <w:r w:rsidR="00EA11D8" w:rsidRPr="00204EE9">
        <w:rPr>
          <w:rFonts w:ascii="Arial" w:hAnsi="Arial" w:cs="Arial"/>
          <w:sz w:val="22"/>
          <w:szCs w:val="22"/>
          <w:lang w:eastAsia="zh-CN"/>
        </w:rPr>
        <w:t>TMS condition</w:t>
      </w:r>
      <w:r w:rsidR="00875AD9" w:rsidRPr="00204EE9">
        <w:rPr>
          <w:rFonts w:ascii="Arial" w:hAnsi="Arial" w:cs="Arial"/>
          <w:sz w:val="22"/>
          <w:szCs w:val="22"/>
          <w:lang w:eastAsia="zh-CN"/>
        </w:rPr>
        <w:t xml:space="preserve"> (p </w:t>
      </w:r>
      <w:r w:rsidR="009E79E2" w:rsidRPr="00204EE9">
        <w:rPr>
          <w:rFonts w:ascii="Arial" w:hAnsi="Arial" w:cs="Arial"/>
          <w:sz w:val="22"/>
          <w:szCs w:val="22"/>
          <w:lang w:eastAsia="zh-CN"/>
        </w:rPr>
        <w:t>=</w:t>
      </w:r>
      <w:r w:rsidR="00875AD9" w:rsidRPr="00204EE9">
        <w:rPr>
          <w:rFonts w:ascii="Arial" w:hAnsi="Arial" w:cs="Arial"/>
          <w:sz w:val="22"/>
          <w:szCs w:val="22"/>
          <w:lang w:eastAsia="zh-CN"/>
        </w:rPr>
        <w:t xml:space="preserve"> 0.5</w:t>
      </w:r>
      <w:r w:rsidR="009E79E2" w:rsidRPr="00204EE9">
        <w:rPr>
          <w:rFonts w:ascii="Arial" w:hAnsi="Arial" w:cs="Arial"/>
          <w:sz w:val="22"/>
          <w:szCs w:val="22"/>
          <w:lang w:eastAsia="zh-CN"/>
        </w:rPr>
        <w:t>41</w:t>
      </w:r>
      <w:r w:rsidR="00875AD9" w:rsidRPr="00204EE9">
        <w:rPr>
          <w:rFonts w:ascii="Arial" w:hAnsi="Arial" w:cs="Arial"/>
          <w:sz w:val="22"/>
          <w:szCs w:val="22"/>
          <w:lang w:eastAsia="zh-CN"/>
        </w:rPr>
        <w:t>)</w:t>
      </w:r>
      <w:r w:rsidR="005353DA">
        <w:rPr>
          <w:rFonts w:ascii="Arial" w:hAnsi="Arial" w:cs="Arial"/>
          <w:sz w:val="22"/>
          <w:szCs w:val="22"/>
          <w:lang w:eastAsia="zh-CN"/>
        </w:rPr>
        <w:t>, according to</w:t>
      </w:r>
      <w:r w:rsidR="005353DA" w:rsidRPr="00204EE9">
        <w:rPr>
          <w:rFonts w:ascii="Arial" w:hAnsi="Arial" w:cs="Arial"/>
          <w:sz w:val="22"/>
          <w:szCs w:val="22"/>
        </w:rPr>
        <w:t xml:space="preserve"> </w:t>
      </w:r>
      <w:r w:rsidR="005353DA" w:rsidRPr="00204EE9">
        <w:rPr>
          <w:rFonts w:ascii="Arial" w:hAnsi="Arial" w:cs="Arial"/>
          <w:sz w:val="22"/>
          <w:szCs w:val="22"/>
          <w:lang w:eastAsia="zh-CN"/>
        </w:rPr>
        <w:t>linear mixed-effects model</w:t>
      </w:r>
      <w:r w:rsidR="005353DA">
        <w:rPr>
          <w:rFonts w:ascii="Arial" w:hAnsi="Arial" w:cs="Arial"/>
          <w:sz w:val="22"/>
          <w:szCs w:val="22"/>
          <w:lang w:eastAsia="zh-CN"/>
        </w:rPr>
        <w:t xml:space="preserve">s </w:t>
      </w:r>
      <w:r w:rsidR="005353DA" w:rsidRPr="00204EE9">
        <w:rPr>
          <w:rFonts w:ascii="Arial" w:hAnsi="Arial" w:cs="Arial"/>
          <w:sz w:val="22"/>
          <w:szCs w:val="22"/>
          <w:lang w:eastAsia="zh-CN"/>
        </w:rPr>
        <w:t xml:space="preserve">with </w:t>
      </w:r>
      <w:r w:rsidR="005353DA" w:rsidRPr="00204EE9">
        <w:rPr>
          <w:rFonts w:ascii="Arial" w:hAnsi="Arial" w:cs="Arial"/>
          <w:sz w:val="22"/>
          <w:szCs w:val="22"/>
        </w:rPr>
        <w:t>participants as random factor</w:t>
      </w:r>
      <w:r w:rsidR="00EA11D8" w:rsidRPr="00204EE9">
        <w:rPr>
          <w:rFonts w:ascii="Arial" w:hAnsi="Arial" w:cs="Arial"/>
          <w:sz w:val="22"/>
          <w:szCs w:val="22"/>
          <w:lang w:eastAsia="zh-CN"/>
        </w:rPr>
        <w:t>.</w:t>
      </w:r>
    </w:p>
    <w:p w14:paraId="5E606C1E" w14:textId="6DBEAF7B" w:rsidR="00C6427B" w:rsidRPr="00204EE9" w:rsidRDefault="00205A0D" w:rsidP="0090143C">
      <w:pPr>
        <w:spacing w:after="120"/>
        <w:rPr>
          <w:rFonts w:ascii="Arial" w:hAnsi="Arial" w:cs="Arial"/>
          <w:sz w:val="22"/>
          <w:szCs w:val="22"/>
          <w:lang w:eastAsia="zh-CN"/>
        </w:rPr>
      </w:pPr>
      <w:commentRangeStart w:id="203"/>
      <w:r w:rsidRPr="00204EE9">
        <w:rPr>
          <w:rFonts w:ascii="Arial" w:hAnsi="Arial" w:cs="Arial"/>
          <w:sz w:val="22"/>
          <w:szCs w:val="22"/>
          <w:lang w:eastAsia="zh-CN"/>
        </w:rPr>
        <w:t>Given</w:t>
      </w:r>
      <w:r w:rsidR="001B6593">
        <w:rPr>
          <w:rFonts w:ascii="Arial" w:hAnsi="Arial" w:cs="Arial"/>
          <w:sz w:val="22"/>
          <w:szCs w:val="22"/>
          <w:lang w:eastAsia="zh-CN"/>
        </w:rPr>
        <w:t xml:space="preserve"> that TMS condition and session number </w:t>
      </w:r>
      <w:r w:rsidR="008958B8">
        <w:rPr>
          <w:rFonts w:ascii="Arial" w:hAnsi="Arial" w:cs="Arial"/>
          <w:sz w:val="22"/>
          <w:szCs w:val="22"/>
          <w:lang w:eastAsia="zh-CN"/>
        </w:rPr>
        <w:t>were</w:t>
      </w:r>
      <w:r w:rsidR="00C950CF">
        <w:rPr>
          <w:rFonts w:ascii="Arial" w:hAnsi="Arial" w:cs="Arial"/>
          <w:sz w:val="22"/>
          <w:szCs w:val="22"/>
          <w:lang w:eastAsia="zh-CN"/>
        </w:rPr>
        <w:t xml:space="preserve"> correlated </w:t>
      </w:r>
      <w:r w:rsidR="001B6593">
        <w:rPr>
          <w:rFonts w:ascii="Arial" w:hAnsi="Arial" w:cs="Arial"/>
          <w:sz w:val="22"/>
          <w:szCs w:val="22"/>
          <w:lang w:eastAsia="zh-CN"/>
        </w:rPr>
        <w:t xml:space="preserve">in the </w:t>
      </w:r>
      <w:r w:rsidR="0057282A" w:rsidRPr="00204EE9">
        <w:rPr>
          <w:rFonts w:ascii="Arial" w:hAnsi="Arial" w:cs="Arial"/>
          <w:sz w:val="22"/>
          <w:szCs w:val="22"/>
          <w:lang w:eastAsia="zh-CN"/>
        </w:rPr>
        <w:t xml:space="preserve">within-participant design, </w:t>
      </w:r>
      <w:r w:rsidR="00BD2898" w:rsidRPr="00204EE9">
        <w:rPr>
          <w:rFonts w:ascii="Arial" w:hAnsi="Arial" w:cs="Arial"/>
          <w:sz w:val="22"/>
          <w:szCs w:val="22"/>
          <w:lang w:eastAsia="zh-CN"/>
        </w:rPr>
        <w:t xml:space="preserve">we grouped </w:t>
      </w:r>
      <w:r w:rsidR="006935CB" w:rsidRPr="00204EE9">
        <w:rPr>
          <w:rFonts w:ascii="Arial" w:hAnsi="Arial" w:cs="Arial"/>
          <w:sz w:val="22"/>
          <w:szCs w:val="22"/>
          <w:lang w:eastAsia="zh-CN"/>
        </w:rPr>
        <w:t xml:space="preserve">participants </w:t>
      </w:r>
      <w:r w:rsidR="00BD2898" w:rsidRPr="00204EE9">
        <w:rPr>
          <w:rFonts w:ascii="Arial" w:hAnsi="Arial" w:cs="Arial"/>
          <w:sz w:val="22"/>
          <w:szCs w:val="22"/>
          <w:lang w:eastAsia="zh-CN"/>
        </w:rPr>
        <w:t>by</w:t>
      </w:r>
      <w:r w:rsidR="006935CB" w:rsidRPr="00204EE9">
        <w:rPr>
          <w:rFonts w:ascii="Arial" w:hAnsi="Arial" w:cs="Arial"/>
          <w:sz w:val="22"/>
          <w:szCs w:val="22"/>
          <w:lang w:eastAsia="zh-CN"/>
        </w:rPr>
        <w:t xml:space="preserve"> the </w:t>
      </w:r>
      <w:r w:rsidR="00DD7B62">
        <w:rPr>
          <w:rFonts w:ascii="Arial" w:hAnsi="Arial" w:cs="Arial"/>
          <w:sz w:val="22"/>
          <w:szCs w:val="22"/>
          <w:lang w:eastAsia="zh-CN"/>
        </w:rPr>
        <w:t>session number</w:t>
      </w:r>
      <w:r w:rsidR="006935CB" w:rsidRPr="00204EE9">
        <w:rPr>
          <w:rFonts w:ascii="Arial" w:hAnsi="Arial" w:cs="Arial"/>
          <w:sz w:val="22"/>
          <w:szCs w:val="22"/>
          <w:lang w:eastAsia="zh-CN"/>
        </w:rPr>
        <w:t xml:space="preserve"> </w:t>
      </w:r>
      <w:r w:rsidR="00BD2898" w:rsidRPr="00204EE9">
        <w:rPr>
          <w:rFonts w:ascii="Arial" w:hAnsi="Arial" w:cs="Arial"/>
          <w:sz w:val="22"/>
          <w:szCs w:val="22"/>
          <w:lang w:eastAsia="zh-CN"/>
        </w:rPr>
        <w:t>in which</w:t>
      </w:r>
      <w:r w:rsidR="006935CB" w:rsidRPr="00204EE9">
        <w:rPr>
          <w:rFonts w:ascii="Arial" w:hAnsi="Arial" w:cs="Arial"/>
          <w:sz w:val="22"/>
          <w:szCs w:val="22"/>
          <w:lang w:eastAsia="zh-CN"/>
        </w:rPr>
        <w:t xml:space="preserve"> they received cTBS or sham on Day 1</w:t>
      </w:r>
      <w:r w:rsidR="00013F14" w:rsidRPr="00204EE9">
        <w:rPr>
          <w:rFonts w:ascii="Arial" w:hAnsi="Arial" w:cs="Arial"/>
          <w:sz w:val="22"/>
          <w:szCs w:val="22"/>
          <w:lang w:eastAsia="zh-CN"/>
        </w:rPr>
        <w:t xml:space="preserve"> </w:t>
      </w:r>
      <w:r w:rsidR="00013F14" w:rsidRPr="00204EE9">
        <w:rPr>
          <w:rFonts w:ascii="Arial" w:hAnsi="Arial" w:cs="Arial"/>
          <w:sz w:val="22"/>
          <w:szCs w:val="22"/>
        </w:rPr>
        <w:t>(</w:t>
      </w:r>
      <w:r w:rsidR="00315FFB">
        <w:rPr>
          <w:rFonts w:ascii="Arial" w:hAnsi="Arial" w:cs="Arial"/>
          <w:b/>
          <w:sz w:val="22"/>
          <w:szCs w:val="22"/>
        </w:rPr>
        <w:t>Fig.</w:t>
      </w:r>
      <w:r w:rsidR="00013F14" w:rsidRPr="00204EE9">
        <w:rPr>
          <w:rFonts w:ascii="Arial" w:hAnsi="Arial" w:cs="Arial"/>
          <w:b/>
          <w:sz w:val="22"/>
          <w:szCs w:val="22"/>
        </w:rPr>
        <w:t xml:space="preserve"> 3</w:t>
      </w:r>
      <w:r w:rsidR="00E026C7">
        <w:rPr>
          <w:rFonts w:ascii="Arial" w:hAnsi="Arial" w:cs="Arial"/>
          <w:b/>
          <w:sz w:val="22"/>
          <w:szCs w:val="22"/>
        </w:rPr>
        <w:t>B</w:t>
      </w:r>
      <w:r w:rsidR="00013F14" w:rsidRPr="00204EE9">
        <w:rPr>
          <w:rFonts w:ascii="Arial" w:hAnsi="Arial" w:cs="Arial"/>
          <w:sz w:val="22"/>
          <w:szCs w:val="22"/>
        </w:rPr>
        <w:t>)</w:t>
      </w:r>
      <w:r w:rsidR="006935CB" w:rsidRPr="00204EE9">
        <w:rPr>
          <w:rFonts w:ascii="Arial" w:hAnsi="Arial" w:cs="Arial"/>
          <w:sz w:val="22"/>
          <w:szCs w:val="22"/>
          <w:lang w:eastAsia="zh-CN"/>
        </w:rPr>
        <w:t>.</w:t>
      </w:r>
      <w:r w:rsidR="00013F14" w:rsidRPr="00204EE9">
        <w:rPr>
          <w:rFonts w:ascii="Arial" w:hAnsi="Arial" w:cs="Arial"/>
          <w:sz w:val="22"/>
          <w:szCs w:val="22"/>
          <w:lang w:eastAsia="zh-CN"/>
        </w:rPr>
        <w:t xml:space="preserve"> </w:t>
      </w:r>
      <w:r w:rsidR="00E40163" w:rsidRPr="00204EE9">
        <w:rPr>
          <w:rFonts w:ascii="Arial" w:hAnsi="Arial" w:cs="Arial"/>
          <w:sz w:val="22"/>
          <w:szCs w:val="22"/>
          <w:lang w:eastAsia="zh-CN"/>
        </w:rPr>
        <w:t xml:space="preserve">This analysis revealed that the </w:t>
      </w:r>
      <w:r w:rsidR="001E344C" w:rsidRPr="00204EE9">
        <w:rPr>
          <w:rFonts w:ascii="Arial" w:hAnsi="Arial" w:cs="Arial"/>
          <w:sz w:val="22"/>
          <w:szCs w:val="22"/>
          <w:lang w:eastAsia="zh-CN"/>
        </w:rPr>
        <w:t>impairment</w:t>
      </w:r>
      <w:r w:rsidR="000F3877" w:rsidRPr="00204EE9">
        <w:rPr>
          <w:rFonts w:ascii="Arial" w:hAnsi="Arial" w:cs="Arial"/>
          <w:sz w:val="22"/>
          <w:szCs w:val="22"/>
          <w:lang w:eastAsia="zh-CN"/>
        </w:rPr>
        <w:t xml:space="preserve"> </w:t>
      </w:r>
      <w:r w:rsidR="00E40163" w:rsidRPr="00204EE9">
        <w:rPr>
          <w:rFonts w:ascii="Arial" w:hAnsi="Arial" w:cs="Arial"/>
          <w:sz w:val="22"/>
          <w:szCs w:val="22"/>
          <w:lang w:eastAsia="zh-CN"/>
        </w:rPr>
        <w:t>i</w:t>
      </w:r>
      <w:r w:rsidR="000F3877" w:rsidRPr="00204EE9">
        <w:rPr>
          <w:rFonts w:ascii="Arial" w:hAnsi="Arial" w:cs="Arial"/>
          <w:sz w:val="22"/>
          <w:szCs w:val="22"/>
          <w:lang w:eastAsia="zh-CN"/>
        </w:rPr>
        <w:t>n discrimination performance was</w:t>
      </w:r>
      <w:r w:rsidR="00E40163" w:rsidRPr="00204EE9">
        <w:rPr>
          <w:rFonts w:ascii="Arial" w:hAnsi="Arial" w:cs="Arial"/>
          <w:sz w:val="22"/>
          <w:szCs w:val="22"/>
          <w:lang w:eastAsia="zh-CN"/>
        </w:rPr>
        <w:t xml:space="preserve"> not an overall </w:t>
      </w:r>
      <w:r w:rsidR="00DE209B" w:rsidRPr="00204EE9">
        <w:rPr>
          <w:rFonts w:ascii="Arial" w:hAnsi="Arial" w:cs="Arial"/>
          <w:sz w:val="22"/>
          <w:szCs w:val="22"/>
          <w:lang w:eastAsia="zh-CN"/>
        </w:rPr>
        <w:t>effect but</w:t>
      </w:r>
      <w:r w:rsidR="00E40163" w:rsidRPr="00204EE9">
        <w:rPr>
          <w:rFonts w:ascii="Arial" w:hAnsi="Arial" w:cs="Arial"/>
          <w:sz w:val="22"/>
          <w:szCs w:val="22"/>
          <w:lang w:eastAsia="zh-CN"/>
        </w:rPr>
        <w:t xml:space="preserve"> </w:t>
      </w:r>
      <w:r w:rsidR="0003369E">
        <w:rPr>
          <w:rFonts w:ascii="Arial" w:hAnsi="Arial" w:cs="Arial"/>
          <w:sz w:val="22"/>
          <w:szCs w:val="22"/>
          <w:lang w:eastAsia="zh-CN"/>
        </w:rPr>
        <w:t xml:space="preserve">was only observable when cTBS was applied to </w:t>
      </w:r>
      <w:r w:rsidR="0090143C" w:rsidRPr="00204EE9">
        <w:rPr>
          <w:rFonts w:ascii="Arial" w:hAnsi="Arial" w:cs="Arial"/>
          <w:sz w:val="22"/>
          <w:szCs w:val="22"/>
          <w:lang w:eastAsia="zh-CN"/>
        </w:rPr>
        <w:t>participants</w:t>
      </w:r>
      <w:r w:rsidR="0003369E">
        <w:rPr>
          <w:rFonts w:ascii="Arial" w:hAnsi="Arial" w:cs="Arial"/>
          <w:sz w:val="22"/>
          <w:szCs w:val="22"/>
          <w:lang w:eastAsia="zh-CN"/>
        </w:rPr>
        <w:t>’</w:t>
      </w:r>
      <w:r w:rsidR="0090143C" w:rsidRPr="00204EE9">
        <w:rPr>
          <w:rFonts w:ascii="Arial" w:hAnsi="Arial" w:cs="Arial"/>
          <w:sz w:val="22"/>
          <w:szCs w:val="22"/>
          <w:lang w:eastAsia="zh-CN"/>
        </w:rPr>
        <w:t xml:space="preserve"> first </w:t>
      </w:r>
      <w:r w:rsidR="00E40163" w:rsidRPr="00204EE9">
        <w:rPr>
          <w:rFonts w:ascii="Arial" w:hAnsi="Arial" w:cs="Arial"/>
          <w:sz w:val="22"/>
          <w:szCs w:val="22"/>
          <w:lang w:eastAsia="zh-CN"/>
        </w:rPr>
        <w:t>session</w:t>
      </w:r>
      <w:r w:rsidR="00057BA4" w:rsidRPr="00204EE9">
        <w:rPr>
          <w:rFonts w:ascii="Arial" w:hAnsi="Arial" w:cs="Arial"/>
          <w:sz w:val="22"/>
          <w:szCs w:val="22"/>
          <w:lang w:eastAsia="zh-CN"/>
        </w:rPr>
        <w:t xml:space="preserve"> (p &lt; 2.2e-16)</w:t>
      </w:r>
      <w:r w:rsidR="00D618E2">
        <w:rPr>
          <w:rFonts w:ascii="Arial" w:hAnsi="Arial" w:cs="Arial"/>
          <w:sz w:val="22"/>
          <w:szCs w:val="22"/>
          <w:lang w:eastAsia="zh-CN"/>
        </w:rPr>
        <w:t>.</w:t>
      </w:r>
      <w:r w:rsidR="00C6427B">
        <w:rPr>
          <w:rFonts w:ascii="Arial" w:hAnsi="Arial" w:cs="Arial"/>
          <w:sz w:val="22"/>
          <w:szCs w:val="22"/>
          <w:lang w:eastAsia="zh-CN"/>
        </w:rPr>
        <w:t xml:space="preserve"> </w:t>
      </w:r>
      <w:r w:rsidR="00C6427B" w:rsidRPr="00204EE9">
        <w:rPr>
          <w:rFonts w:ascii="Arial" w:hAnsi="Arial" w:cs="Arial"/>
          <w:sz w:val="22"/>
          <w:szCs w:val="22"/>
        </w:rPr>
        <w:t xml:space="preserve">In all analyses, we </w:t>
      </w:r>
      <w:r w:rsidR="00C6427B" w:rsidRPr="00204EE9">
        <w:rPr>
          <w:rFonts w:ascii="Arial" w:hAnsi="Arial" w:cs="Arial"/>
          <w:sz w:val="22"/>
          <w:szCs w:val="22"/>
          <w:lang w:eastAsia="zh-CN"/>
        </w:rPr>
        <w:t>also explored whether the effect of cTBS was influenced by anterior or posterior OFC-targeted stimulation. However, there was no evidence of a differential impact based on the targeted location on discrimination performance (all p &gt; 0.05)</w:t>
      </w:r>
      <w:r w:rsidR="00C6427B">
        <w:rPr>
          <w:rFonts w:ascii="Arial" w:hAnsi="Arial" w:cs="Arial"/>
          <w:sz w:val="22"/>
          <w:szCs w:val="22"/>
          <w:lang w:eastAsia="zh-CN"/>
        </w:rPr>
        <w:t xml:space="preserve">. </w:t>
      </w:r>
    </w:p>
    <w:p w14:paraId="29484123" w14:textId="6E2FBB9C" w:rsidR="006F29BA" w:rsidRPr="00204EE9" w:rsidRDefault="00D21AEE" w:rsidP="00D03954">
      <w:pPr>
        <w:spacing w:after="120"/>
        <w:rPr>
          <w:rFonts w:ascii="Arial" w:hAnsi="Arial" w:cs="Arial"/>
          <w:sz w:val="22"/>
          <w:szCs w:val="22"/>
          <w:highlight w:val="green"/>
        </w:rPr>
      </w:pPr>
      <w:r w:rsidRPr="00204EE9">
        <w:rPr>
          <w:rFonts w:ascii="Arial" w:hAnsi="Arial" w:cs="Arial"/>
          <w:sz w:val="22"/>
          <w:szCs w:val="22"/>
        </w:rPr>
        <w:t>To better quantify</w:t>
      </w:r>
      <w:r w:rsidR="006A4447">
        <w:rPr>
          <w:rFonts w:ascii="Arial" w:hAnsi="Arial" w:cs="Arial"/>
          <w:sz w:val="22"/>
          <w:szCs w:val="22"/>
        </w:rPr>
        <w:t xml:space="preserve"> and compare</w:t>
      </w:r>
      <w:r w:rsidR="0096006C" w:rsidRPr="00204EE9">
        <w:rPr>
          <w:rFonts w:ascii="Arial" w:hAnsi="Arial" w:cs="Arial"/>
          <w:sz w:val="22"/>
          <w:szCs w:val="22"/>
        </w:rPr>
        <w:t xml:space="preserve"> the learning </w:t>
      </w:r>
      <w:r w:rsidR="004F0EA6" w:rsidRPr="00204EE9">
        <w:rPr>
          <w:rFonts w:ascii="Arial" w:hAnsi="Arial" w:cs="Arial"/>
          <w:sz w:val="22"/>
          <w:szCs w:val="22"/>
        </w:rPr>
        <w:t>process</w:t>
      </w:r>
      <w:r w:rsidR="0096006C" w:rsidRPr="00204EE9">
        <w:rPr>
          <w:rFonts w:ascii="Arial" w:hAnsi="Arial" w:cs="Arial"/>
          <w:sz w:val="22"/>
          <w:szCs w:val="22"/>
        </w:rPr>
        <w:t xml:space="preserve">, we fitted a Rescorla-Wagner model to the discrimination </w:t>
      </w:r>
      <w:r w:rsidR="00104FBE">
        <w:rPr>
          <w:rFonts w:ascii="Arial" w:hAnsi="Arial" w:cs="Arial"/>
          <w:sz w:val="22"/>
          <w:szCs w:val="22"/>
        </w:rPr>
        <w:t xml:space="preserve">task choices </w:t>
      </w:r>
      <w:r w:rsidR="009D5989" w:rsidRPr="00204EE9">
        <w:rPr>
          <w:rFonts w:ascii="Arial" w:hAnsi="Arial" w:cs="Arial"/>
          <w:sz w:val="22"/>
          <w:szCs w:val="22"/>
        </w:rPr>
        <w:t xml:space="preserve">across </w:t>
      </w:r>
      <w:r w:rsidR="004849C4" w:rsidRPr="00204EE9">
        <w:rPr>
          <w:rFonts w:ascii="Arial" w:hAnsi="Arial" w:cs="Arial"/>
          <w:sz w:val="22"/>
          <w:szCs w:val="22"/>
        </w:rPr>
        <w:t>the</w:t>
      </w:r>
      <w:r w:rsidR="002930F0" w:rsidRPr="00204EE9">
        <w:rPr>
          <w:rFonts w:ascii="Arial" w:hAnsi="Arial" w:cs="Arial"/>
          <w:sz w:val="22"/>
          <w:szCs w:val="22"/>
        </w:rPr>
        <w:t xml:space="preserve"> </w:t>
      </w:r>
      <w:r w:rsidR="0096006C" w:rsidRPr="00204EE9">
        <w:rPr>
          <w:rFonts w:ascii="Arial" w:hAnsi="Arial" w:cs="Arial"/>
          <w:sz w:val="22"/>
          <w:szCs w:val="22"/>
        </w:rPr>
        <w:t>five</w:t>
      </w:r>
      <w:r w:rsidR="002930F0" w:rsidRPr="00204EE9">
        <w:rPr>
          <w:rFonts w:ascii="Arial" w:hAnsi="Arial" w:cs="Arial"/>
          <w:sz w:val="22"/>
          <w:szCs w:val="22"/>
        </w:rPr>
        <w:t xml:space="preserve"> runs</w:t>
      </w:r>
      <w:r w:rsidR="00263A2E" w:rsidRPr="00204EE9">
        <w:rPr>
          <w:rFonts w:ascii="Arial" w:hAnsi="Arial" w:cs="Arial"/>
          <w:sz w:val="22"/>
          <w:szCs w:val="22"/>
        </w:rPr>
        <w:t xml:space="preserve"> using a hierarchical Bayesian approac</w:t>
      </w:r>
      <w:r w:rsidR="00615BC4" w:rsidRPr="00204EE9">
        <w:rPr>
          <w:rFonts w:ascii="Arial" w:hAnsi="Arial" w:cs="Arial"/>
          <w:sz w:val="22"/>
          <w:szCs w:val="22"/>
        </w:rPr>
        <w:t>h</w:t>
      </w:r>
      <w:r w:rsidR="00615BC4" w:rsidRPr="00204EE9">
        <w:rPr>
          <w:rFonts w:ascii="Arial" w:hAnsi="Arial" w:cs="Arial"/>
          <w:sz w:val="22"/>
          <w:szCs w:val="22"/>
        </w:rPr>
        <w:fldChar w:fldCharType="begin"/>
      </w:r>
      <w:r w:rsidR="00B4398A">
        <w:rPr>
          <w:rFonts w:ascii="Arial" w:hAnsi="Arial" w:cs="Arial"/>
          <w:sz w:val="22"/>
          <w:szCs w:val="22"/>
        </w:rPr>
        <w:instrText xml:space="preserve"> ADDIN EN.CITE &lt;EndNote&gt;&lt;Cite&gt;&lt;Author&gt;Myung&lt;/Author&gt;&lt;Year&gt;2005&lt;/Year&gt;&lt;RecNum&gt;630&lt;/RecNum&gt;&lt;DisplayText&gt;&lt;style face="superscript"&gt;29&lt;/style&gt;&lt;/DisplayText&gt;&lt;record&gt;&lt;rec-number&gt;630&lt;/rec-number&gt;&lt;foreign-keys&gt;&lt;key app="EN" db-id="zaf922assa05plerwwupfssvrzteappvax2x" timestamp="1727203504"&gt;630&lt;/key&gt;&lt;/foreign-keys&gt;&lt;ref-type name="Journal Article"&gt;17&lt;/ref-type&gt;&lt;contributors&gt;&lt;authors&gt;&lt;author&gt;Myung, Jay I&lt;/author&gt;&lt;author&gt;Karabatsos, George&lt;/author&gt;&lt;author&gt;Iverson, Geoffrey J&lt;/author&gt;&lt;/authors&gt;&lt;/contributors&gt;&lt;titles&gt;&lt;title&gt;A Bayesian approach to testing decision making axioms&lt;/title&gt;&lt;secondary-title&gt;Journal of Mathematical Psychology&lt;/secondary-title&gt;&lt;/titles&gt;&lt;periodical&gt;&lt;full-title&gt;Journal of Mathematical Psychology&lt;/full-title&gt;&lt;/periodical&gt;&lt;pages&gt;205-225&lt;/pages&gt;&lt;volume&gt;49&lt;/volume&gt;&lt;number&gt;3&lt;/number&gt;&lt;dates&gt;&lt;year&gt;2005&lt;/year&gt;&lt;/dates&gt;&lt;isbn&gt;0022-2496&lt;/isbn&gt;&lt;urls&gt;&lt;/urls&gt;&lt;/record&gt;&lt;/Cite&gt;&lt;/EndNote&gt;</w:instrText>
      </w:r>
      <w:r w:rsidR="00615BC4" w:rsidRPr="00204EE9">
        <w:rPr>
          <w:rFonts w:ascii="Arial" w:hAnsi="Arial" w:cs="Arial"/>
          <w:sz w:val="22"/>
          <w:szCs w:val="22"/>
        </w:rPr>
        <w:fldChar w:fldCharType="separate"/>
      </w:r>
      <w:r w:rsidR="00B4398A" w:rsidRPr="00B4398A">
        <w:rPr>
          <w:rFonts w:ascii="Arial" w:hAnsi="Arial" w:cs="Arial"/>
          <w:noProof/>
          <w:sz w:val="22"/>
          <w:szCs w:val="22"/>
          <w:vertAlign w:val="superscript"/>
        </w:rPr>
        <w:t>29</w:t>
      </w:r>
      <w:r w:rsidR="00615BC4" w:rsidRPr="00204EE9">
        <w:rPr>
          <w:rFonts w:ascii="Arial" w:hAnsi="Arial" w:cs="Arial"/>
          <w:sz w:val="22"/>
          <w:szCs w:val="22"/>
        </w:rPr>
        <w:fldChar w:fldCharType="end"/>
      </w:r>
      <w:r w:rsidR="00263A2E" w:rsidRPr="00204EE9">
        <w:rPr>
          <w:rFonts w:ascii="Arial" w:hAnsi="Arial" w:cs="Arial"/>
          <w:sz w:val="22"/>
          <w:szCs w:val="22"/>
        </w:rPr>
        <w:t>.</w:t>
      </w:r>
      <w:r w:rsidR="00193EF9" w:rsidRPr="00204EE9">
        <w:rPr>
          <w:rFonts w:ascii="Arial" w:hAnsi="Arial" w:cs="Arial"/>
          <w:sz w:val="22"/>
          <w:szCs w:val="22"/>
        </w:rPr>
        <w:t xml:space="preserve"> We compared </w:t>
      </w:r>
      <w:r w:rsidR="004849C4" w:rsidRPr="00204EE9">
        <w:rPr>
          <w:rFonts w:ascii="Arial" w:hAnsi="Arial" w:cs="Arial"/>
          <w:sz w:val="22"/>
          <w:szCs w:val="22"/>
        </w:rPr>
        <w:t>three</w:t>
      </w:r>
      <w:r w:rsidR="00193EF9" w:rsidRPr="00204EE9">
        <w:rPr>
          <w:rFonts w:ascii="Arial" w:hAnsi="Arial" w:cs="Arial"/>
          <w:sz w:val="22"/>
          <w:szCs w:val="22"/>
        </w:rPr>
        <w:t xml:space="preserve"> model</w:t>
      </w:r>
      <w:r w:rsidR="004849C4" w:rsidRPr="00204EE9">
        <w:rPr>
          <w:rFonts w:ascii="Arial" w:hAnsi="Arial" w:cs="Arial"/>
          <w:sz w:val="22"/>
          <w:szCs w:val="22"/>
        </w:rPr>
        <w:t>s: one</w:t>
      </w:r>
      <w:r w:rsidR="00193EF9" w:rsidRPr="00204EE9">
        <w:rPr>
          <w:rFonts w:ascii="Arial" w:hAnsi="Arial" w:cs="Arial"/>
          <w:sz w:val="22"/>
          <w:szCs w:val="22"/>
        </w:rPr>
        <w:t xml:space="preserve"> with condition-</w:t>
      </w:r>
      <w:r w:rsidR="004849C4" w:rsidRPr="00204EE9">
        <w:rPr>
          <w:rFonts w:ascii="Arial" w:hAnsi="Arial" w:cs="Arial"/>
          <w:sz w:val="22"/>
          <w:szCs w:val="22"/>
        </w:rPr>
        <w:t>specific</w:t>
      </w:r>
      <w:r w:rsidR="00193EF9" w:rsidRPr="00204EE9">
        <w:rPr>
          <w:rFonts w:ascii="Arial" w:hAnsi="Arial" w:cs="Arial"/>
          <w:sz w:val="22"/>
          <w:szCs w:val="22"/>
        </w:rPr>
        <w:t xml:space="preserve"> learning rates</w:t>
      </w:r>
      <w:r w:rsidR="004849C4" w:rsidRPr="00204EE9">
        <w:rPr>
          <w:rFonts w:ascii="Arial" w:hAnsi="Arial" w:cs="Arial"/>
          <w:sz w:val="22"/>
          <w:szCs w:val="22"/>
        </w:rPr>
        <w:t xml:space="preserve">, one with </w:t>
      </w:r>
      <w:del w:id="204" w:author="Kahnt, Thorsten (NIH/NIDA) [E]" w:date="2025-01-21T11:42:00Z">
        <w:r w:rsidR="004849C4" w:rsidRPr="00204EE9" w:rsidDel="00700602">
          <w:rPr>
            <w:rFonts w:ascii="Arial" w:hAnsi="Arial" w:cs="Arial"/>
            <w:sz w:val="22"/>
            <w:szCs w:val="22"/>
          </w:rPr>
          <w:delText>condition</w:delText>
        </w:r>
      </w:del>
      <w:ins w:id="205" w:author="Kahnt, Thorsten (NIH/NIDA) [E]" w:date="2025-01-21T11:42:00Z">
        <w:r w:rsidR="00700602">
          <w:rPr>
            <w:rFonts w:ascii="Arial" w:hAnsi="Arial" w:cs="Arial"/>
            <w:sz w:val="22"/>
            <w:szCs w:val="22"/>
          </w:rPr>
          <w:t>session</w:t>
        </w:r>
      </w:ins>
      <w:r w:rsidR="004849C4" w:rsidRPr="00204EE9">
        <w:rPr>
          <w:rFonts w:ascii="Arial" w:hAnsi="Arial" w:cs="Arial"/>
          <w:sz w:val="22"/>
          <w:szCs w:val="22"/>
        </w:rPr>
        <w:t xml:space="preserve">-specific learning rates, and one with fixed learning rates across sessions/conditions. </w:t>
      </w:r>
      <w:r w:rsidR="00171E00" w:rsidRPr="00204EE9">
        <w:rPr>
          <w:rFonts w:ascii="Arial" w:hAnsi="Arial" w:cs="Arial"/>
          <w:sz w:val="22"/>
          <w:szCs w:val="22"/>
        </w:rPr>
        <w:t xml:space="preserve">Model comparison </w:t>
      </w:r>
      <w:r w:rsidR="00B106C3">
        <w:rPr>
          <w:rFonts w:ascii="Arial" w:hAnsi="Arial" w:cs="Arial"/>
          <w:sz w:val="22"/>
          <w:szCs w:val="22"/>
        </w:rPr>
        <w:t>showed</w:t>
      </w:r>
      <w:r w:rsidR="00171E00" w:rsidRPr="00204EE9">
        <w:rPr>
          <w:rFonts w:ascii="Arial" w:hAnsi="Arial" w:cs="Arial"/>
          <w:sz w:val="22"/>
          <w:szCs w:val="22"/>
        </w:rPr>
        <w:t xml:space="preserve"> that the</w:t>
      </w:r>
      <w:r w:rsidR="004849C4" w:rsidRPr="00204EE9">
        <w:rPr>
          <w:rFonts w:ascii="Arial" w:hAnsi="Arial" w:cs="Arial"/>
          <w:sz w:val="22"/>
          <w:szCs w:val="22"/>
        </w:rPr>
        <w:t xml:space="preserve"> session-specific learning rate model provided the best fit </w:t>
      </w:r>
      <w:r w:rsidR="00D03954" w:rsidRPr="00204EE9">
        <w:rPr>
          <w:rFonts w:ascii="Arial" w:hAnsi="Arial" w:cs="Arial"/>
          <w:sz w:val="22"/>
          <w:szCs w:val="22"/>
        </w:rPr>
        <w:t>(deviance information criterio</w:t>
      </w:r>
      <w:r w:rsidR="00CD6191" w:rsidRPr="00204EE9">
        <w:rPr>
          <w:rFonts w:ascii="Arial" w:hAnsi="Arial" w:cs="Arial"/>
          <w:sz w:val="22"/>
          <w:szCs w:val="22"/>
        </w:rPr>
        <w:t>n</w:t>
      </w:r>
      <w:r w:rsidR="00CD6191" w:rsidRPr="00204EE9">
        <w:rPr>
          <w:rFonts w:ascii="Arial" w:hAnsi="Arial" w:cs="Arial"/>
          <w:sz w:val="22"/>
          <w:szCs w:val="22"/>
        </w:rPr>
        <w:fldChar w:fldCharType="begin"/>
      </w:r>
      <w:r w:rsidR="00B4398A">
        <w:rPr>
          <w:rFonts w:ascii="Arial" w:hAnsi="Arial" w:cs="Arial"/>
          <w:sz w:val="22"/>
          <w:szCs w:val="22"/>
        </w:rPr>
        <w:instrText xml:space="preserve"> ADDIN EN.CITE &lt;EndNote&gt;&lt;Cite&gt;&lt;Author&gt;Spiegelhalter&lt;/Author&gt;&lt;Year&gt;2002&lt;/Year&gt;&lt;RecNum&gt;159&lt;/RecNum&gt;&lt;DisplayText&gt;&lt;style face="superscript"&gt;30&lt;/style&gt;&lt;/DisplayText&gt;&lt;record&gt;&lt;rec-number&gt;159&lt;/rec-number&gt;&lt;foreign-keys&gt;&lt;key app="EN" db-id="zaf922assa05plerwwupfssvrzteappvax2x" timestamp="1698267309"&gt;159&lt;/key&gt;&lt;/foreign-keys&gt;&lt;ref-type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Angelika&lt;/author&gt;&lt;/authors&gt;&lt;/contributors&gt;&lt;titles&gt;&lt;title&gt;Bayesian measures of model complexity and fit&lt;/title&gt;&lt;secondary-title&gt;Journal of the royal statistical society: Series b (statistical methodology)&lt;/secondary-title&gt;&lt;/titles&gt;&lt;periodical&gt;&lt;full-title&gt;Journal of the royal statistical society: Series b (statistical methodology)&lt;/full-title&gt;&lt;/periodical&gt;&lt;pages&gt;583-639&lt;/pages&gt;&lt;volume&gt;64&lt;/volume&gt;&lt;number&gt;4&lt;/number&gt;&lt;dates&gt;&lt;year&gt;2002&lt;/year&gt;&lt;/dates&gt;&lt;isbn&gt;1369-7412&lt;/isbn&gt;&lt;urls&gt;&lt;/urls&gt;&lt;/record&gt;&lt;/Cite&gt;&lt;/EndNote&gt;</w:instrText>
      </w:r>
      <w:r w:rsidR="00CD6191" w:rsidRPr="00204EE9">
        <w:rPr>
          <w:rFonts w:ascii="Arial" w:hAnsi="Arial" w:cs="Arial"/>
          <w:sz w:val="22"/>
          <w:szCs w:val="22"/>
        </w:rPr>
        <w:fldChar w:fldCharType="separate"/>
      </w:r>
      <w:r w:rsidR="00B4398A" w:rsidRPr="00B4398A">
        <w:rPr>
          <w:rFonts w:ascii="Arial" w:hAnsi="Arial" w:cs="Arial"/>
          <w:noProof/>
          <w:sz w:val="22"/>
          <w:szCs w:val="22"/>
          <w:vertAlign w:val="superscript"/>
        </w:rPr>
        <w:t>30</w:t>
      </w:r>
      <w:r w:rsidR="00CD6191" w:rsidRPr="00204EE9">
        <w:rPr>
          <w:rFonts w:ascii="Arial" w:hAnsi="Arial" w:cs="Arial"/>
          <w:sz w:val="22"/>
          <w:szCs w:val="22"/>
        </w:rPr>
        <w:fldChar w:fldCharType="end"/>
      </w:r>
      <w:r w:rsidR="00CD6191" w:rsidRPr="00204EE9">
        <w:rPr>
          <w:rFonts w:ascii="Arial" w:hAnsi="Arial" w:cs="Arial"/>
          <w:sz w:val="22"/>
          <w:szCs w:val="22"/>
        </w:rPr>
        <w:t xml:space="preserve">; </w:t>
      </w:r>
      <w:r w:rsidR="00D03954" w:rsidRPr="00204EE9">
        <w:rPr>
          <w:rFonts w:ascii="Arial" w:hAnsi="Arial" w:cs="Arial"/>
          <w:sz w:val="22"/>
          <w:szCs w:val="22"/>
        </w:rPr>
        <w:t xml:space="preserve">DIC; </w:t>
      </w:r>
      <w:r w:rsidR="00A75E95" w:rsidRPr="00204EE9">
        <w:rPr>
          <w:rFonts w:ascii="Arial" w:hAnsi="Arial" w:cs="Arial"/>
          <w:sz w:val="22"/>
          <w:szCs w:val="22"/>
        </w:rPr>
        <w:t xml:space="preserve">session-specific learning rates = 13161.95, </w:t>
      </w:r>
      <w:r w:rsidR="00755BD5" w:rsidRPr="00204EE9">
        <w:rPr>
          <w:rFonts w:ascii="Arial" w:hAnsi="Arial" w:cs="Arial"/>
          <w:sz w:val="22"/>
          <w:szCs w:val="22"/>
        </w:rPr>
        <w:t>condition</w:t>
      </w:r>
      <w:r w:rsidR="00D03954" w:rsidRPr="00204EE9">
        <w:rPr>
          <w:rFonts w:ascii="Arial" w:hAnsi="Arial" w:cs="Arial"/>
          <w:sz w:val="22"/>
          <w:szCs w:val="22"/>
        </w:rPr>
        <w:t>-</w:t>
      </w:r>
      <w:r w:rsidR="00A75E95" w:rsidRPr="00204EE9">
        <w:rPr>
          <w:rFonts w:ascii="Arial" w:hAnsi="Arial" w:cs="Arial"/>
          <w:sz w:val="22"/>
          <w:szCs w:val="22"/>
        </w:rPr>
        <w:t>specific</w:t>
      </w:r>
      <w:r w:rsidR="00D03954" w:rsidRPr="00204EE9">
        <w:rPr>
          <w:rFonts w:ascii="Arial" w:hAnsi="Arial" w:cs="Arial"/>
          <w:sz w:val="22"/>
          <w:szCs w:val="22"/>
        </w:rPr>
        <w:t xml:space="preserve">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13544.84</w:t>
      </w:r>
      <w:r w:rsidR="00D03954" w:rsidRPr="00204EE9">
        <w:rPr>
          <w:rFonts w:ascii="Arial" w:hAnsi="Arial" w:cs="Arial"/>
          <w:sz w:val="22"/>
          <w:szCs w:val="22"/>
        </w:rPr>
        <w:t>,</w:t>
      </w:r>
      <w:r w:rsidR="00A75E95" w:rsidRPr="00204EE9">
        <w:rPr>
          <w:rFonts w:ascii="Arial" w:hAnsi="Arial" w:cs="Arial"/>
          <w:sz w:val="22"/>
          <w:szCs w:val="22"/>
        </w:rPr>
        <w:t xml:space="preserve"> </w:t>
      </w:r>
      <w:r w:rsidR="00D03954" w:rsidRPr="00204EE9">
        <w:rPr>
          <w:rFonts w:ascii="Arial" w:hAnsi="Arial" w:cs="Arial"/>
          <w:sz w:val="22"/>
          <w:szCs w:val="22"/>
        </w:rPr>
        <w:t xml:space="preserve">fixed learning </w:t>
      </w:r>
      <w:r w:rsidR="00D03954" w:rsidRPr="00204EE9">
        <w:rPr>
          <w:rFonts w:ascii="Arial" w:hAnsi="Arial" w:cs="Arial"/>
          <w:sz w:val="22"/>
          <w:szCs w:val="22"/>
        </w:rPr>
        <w:lastRenderedPageBreak/>
        <w:t>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14045.46</w:t>
      </w:r>
      <w:r w:rsidR="00D03954" w:rsidRPr="00204EE9">
        <w:rPr>
          <w:rFonts w:ascii="Arial" w:hAnsi="Arial" w:cs="Arial"/>
          <w:sz w:val="22"/>
          <w:szCs w:val="22"/>
        </w:rPr>
        <w:t>).</w:t>
      </w:r>
      <w:r w:rsidR="00480B84" w:rsidRPr="00204EE9">
        <w:rPr>
          <w:rFonts w:ascii="Arial" w:hAnsi="Arial" w:cs="Arial"/>
          <w:sz w:val="22"/>
          <w:szCs w:val="22"/>
        </w:rPr>
        <w:t xml:space="preserve"> </w:t>
      </w:r>
      <w:r w:rsidR="00665B0F" w:rsidRPr="00204EE9">
        <w:rPr>
          <w:rFonts w:ascii="Arial" w:hAnsi="Arial" w:cs="Arial"/>
          <w:sz w:val="22"/>
          <w:szCs w:val="22"/>
        </w:rPr>
        <w:t>The</w:t>
      </w:r>
      <w:r w:rsidR="00FB65F2" w:rsidRPr="00204EE9">
        <w:rPr>
          <w:rFonts w:ascii="Arial" w:hAnsi="Arial" w:cs="Arial"/>
          <w:sz w:val="22"/>
          <w:szCs w:val="22"/>
        </w:rPr>
        <w:t xml:space="preserve"> winning</w:t>
      </w:r>
      <w:r w:rsidR="00665B0F" w:rsidRPr="00204EE9">
        <w:rPr>
          <w:rFonts w:ascii="Arial" w:hAnsi="Arial" w:cs="Arial"/>
          <w:sz w:val="22"/>
          <w:szCs w:val="22"/>
        </w:rPr>
        <w:t xml:space="preserve"> model </w:t>
      </w:r>
      <w:r w:rsidR="00FB65F2" w:rsidRPr="00204EE9">
        <w:rPr>
          <w:rFonts w:ascii="Arial" w:hAnsi="Arial" w:cs="Arial"/>
          <w:sz w:val="22"/>
          <w:szCs w:val="22"/>
        </w:rPr>
        <w:t xml:space="preserve">captured </w:t>
      </w:r>
      <w:r w:rsidR="00665B0F" w:rsidRPr="00204EE9">
        <w:rPr>
          <w:rFonts w:ascii="Arial" w:hAnsi="Arial" w:cs="Arial"/>
          <w:sz w:val="22"/>
          <w:szCs w:val="22"/>
        </w:rPr>
        <w:t>the data w</w:t>
      </w:r>
      <w:r w:rsidR="004B672C" w:rsidRPr="00204EE9">
        <w:rPr>
          <w:rFonts w:ascii="Arial" w:hAnsi="Arial" w:cs="Arial"/>
          <w:sz w:val="22"/>
          <w:szCs w:val="22"/>
        </w:rPr>
        <w:t>ell</w:t>
      </w:r>
      <w:r w:rsidR="006F29BA" w:rsidRPr="00204EE9">
        <w:rPr>
          <w:rFonts w:ascii="Arial" w:hAnsi="Arial" w:cs="Arial"/>
          <w:sz w:val="22"/>
          <w:szCs w:val="22"/>
        </w:rPr>
        <w:t xml:space="preserve">, as </w:t>
      </w:r>
      <w:r w:rsidR="00FB65F2" w:rsidRPr="00204EE9">
        <w:rPr>
          <w:rFonts w:ascii="Arial" w:hAnsi="Arial" w:cs="Arial"/>
          <w:sz w:val="22"/>
          <w:szCs w:val="22"/>
        </w:rPr>
        <w:t>illustrated by the shaded fit</w:t>
      </w:r>
      <w:r w:rsidR="006F29BA" w:rsidRPr="00204EE9">
        <w:rPr>
          <w:rFonts w:ascii="Arial" w:hAnsi="Arial" w:cs="Arial"/>
          <w:sz w:val="22"/>
          <w:szCs w:val="22"/>
        </w:rPr>
        <w:t xml:space="preserve"> overla</w:t>
      </w:r>
      <w:r w:rsidR="00FB65F2" w:rsidRPr="00204EE9">
        <w:rPr>
          <w:rFonts w:ascii="Arial" w:hAnsi="Arial" w:cs="Arial"/>
          <w:sz w:val="22"/>
          <w:szCs w:val="22"/>
        </w:rPr>
        <w:t>i</w:t>
      </w:r>
      <w:r w:rsidR="006F29BA" w:rsidRPr="00204EE9">
        <w:rPr>
          <w:rFonts w:ascii="Arial" w:hAnsi="Arial" w:cs="Arial"/>
          <w:sz w:val="22"/>
          <w:szCs w:val="22"/>
        </w:rPr>
        <w:t xml:space="preserve">d </w:t>
      </w:r>
      <w:r w:rsidR="00621598" w:rsidRPr="00204EE9">
        <w:rPr>
          <w:rFonts w:ascii="Arial" w:hAnsi="Arial" w:cs="Arial"/>
          <w:sz w:val="22"/>
          <w:szCs w:val="22"/>
        </w:rPr>
        <w:t>on the experimental data (</w:t>
      </w:r>
      <w:r w:rsidR="00315FFB">
        <w:rPr>
          <w:rFonts w:ascii="Arial" w:hAnsi="Arial" w:cs="Arial"/>
          <w:b/>
          <w:sz w:val="22"/>
          <w:szCs w:val="22"/>
        </w:rPr>
        <w:t>Fig.</w:t>
      </w:r>
      <w:r w:rsidR="00621598" w:rsidRPr="00204EE9">
        <w:rPr>
          <w:rFonts w:ascii="Arial" w:hAnsi="Arial" w:cs="Arial"/>
          <w:b/>
          <w:sz w:val="22"/>
          <w:szCs w:val="22"/>
        </w:rPr>
        <w:t xml:space="preserve"> 3A</w:t>
      </w:r>
      <w:r w:rsidR="009C2A23">
        <w:rPr>
          <w:rFonts w:ascii="Arial" w:hAnsi="Arial" w:cs="Arial"/>
          <w:b/>
          <w:sz w:val="22"/>
          <w:szCs w:val="22"/>
        </w:rPr>
        <w:t>, B</w:t>
      </w:r>
      <w:r w:rsidR="00621598" w:rsidRPr="00204EE9">
        <w:rPr>
          <w:rFonts w:ascii="Arial" w:hAnsi="Arial" w:cs="Arial"/>
          <w:sz w:val="22"/>
          <w:szCs w:val="22"/>
        </w:rPr>
        <w:t xml:space="preserve">). </w:t>
      </w:r>
    </w:p>
    <w:p w14:paraId="5C5B2C4C" w14:textId="699C388E" w:rsidR="00B16F73" w:rsidRPr="00204EE9" w:rsidRDefault="007F2DCF" w:rsidP="00D03954">
      <w:pPr>
        <w:spacing w:after="120"/>
        <w:rPr>
          <w:rFonts w:ascii="Arial" w:hAnsi="Arial" w:cs="Arial"/>
          <w:sz w:val="22"/>
          <w:szCs w:val="22"/>
        </w:rPr>
      </w:pPr>
      <w:r w:rsidRPr="00204EE9">
        <w:rPr>
          <w:rFonts w:ascii="Arial" w:hAnsi="Arial" w:cs="Arial"/>
          <w:sz w:val="22"/>
          <w:szCs w:val="22"/>
        </w:rPr>
        <w:t>W</w:t>
      </w:r>
      <w:r w:rsidR="00D51AC2" w:rsidRPr="00204EE9">
        <w:rPr>
          <w:rFonts w:ascii="Arial" w:hAnsi="Arial" w:cs="Arial"/>
          <w:sz w:val="22"/>
          <w:szCs w:val="22"/>
        </w:rPr>
        <w:t>e</w:t>
      </w:r>
      <w:r w:rsidRPr="00204EE9">
        <w:rPr>
          <w:rFonts w:ascii="Arial" w:hAnsi="Arial" w:cs="Arial"/>
          <w:sz w:val="22"/>
          <w:szCs w:val="22"/>
        </w:rPr>
        <w:t xml:space="preserve"> </w:t>
      </w:r>
      <w:r w:rsidR="00CF1B7F" w:rsidRPr="00204EE9">
        <w:rPr>
          <w:rFonts w:ascii="Arial" w:hAnsi="Arial" w:cs="Arial"/>
          <w:sz w:val="22"/>
          <w:szCs w:val="22"/>
        </w:rPr>
        <w:t>examined</w:t>
      </w:r>
      <w:r w:rsidR="00D51AC2" w:rsidRPr="00204EE9">
        <w:rPr>
          <w:rFonts w:ascii="Arial" w:hAnsi="Arial" w:cs="Arial"/>
          <w:sz w:val="22"/>
          <w:szCs w:val="22"/>
        </w:rPr>
        <w:t xml:space="preserve"> </w:t>
      </w:r>
      <w:r w:rsidR="00DB7323" w:rsidRPr="00204EE9">
        <w:rPr>
          <w:rFonts w:ascii="Arial" w:hAnsi="Arial" w:cs="Arial"/>
          <w:sz w:val="22"/>
          <w:szCs w:val="22"/>
        </w:rPr>
        <w:t>the</w:t>
      </w:r>
      <w:r w:rsidR="001436C5" w:rsidRPr="00204EE9">
        <w:rPr>
          <w:rFonts w:ascii="Arial" w:hAnsi="Arial" w:cs="Arial"/>
          <w:sz w:val="22"/>
          <w:szCs w:val="22"/>
        </w:rPr>
        <w:t xml:space="preserve"> estimated learning rates from the winning model </w:t>
      </w:r>
      <w:r w:rsidR="00DB7323" w:rsidRPr="00204EE9">
        <w:rPr>
          <w:rFonts w:ascii="Arial" w:hAnsi="Arial" w:cs="Arial"/>
          <w:sz w:val="22"/>
          <w:szCs w:val="22"/>
        </w:rPr>
        <w:t xml:space="preserve">and </w:t>
      </w:r>
      <w:r w:rsidR="00ED7811" w:rsidRPr="00204EE9">
        <w:rPr>
          <w:rFonts w:ascii="Arial" w:hAnsi="Arial" w:cs="Arial"/>
          <w:sz w:val="22"/>
          <w:szCs w:val="22"/>
        </w:rPr>
        <w:t>compared the</w:t>
      </w:r>
      <w:r w:rsidR="003719B5" w:rsidRPr="00204EE9">
        <w:rPr>
          <w:rFonts w:ascii="Arial" w:hAnsi="Arial" w:cs="Arial"/>
          <w:sz w:val="22"/>
          <w:szCs w:val="22"/>
        </w:rPr>
        <w:t>m across</w:t>
      </w:r>
      <w:r w:rsidR="00BF578B" w:rsidRPr="00204EE9">
        <w:rPr>
          <w:rFonts w:ascii="Arial" w:hAnsi="Arial" w:cs="Arial"/>
          <w:sz w:val="22"/>
          <w:szCs w:val="22"/>
        </w:rPr>
        <w:t xml:space="preserve"> TMS conditions</w:t>
      </w:r>
      <w:r w:rsidR="00ED7811" w:rsidRPr="00204EE9">
        <w:rPr>
          <w:rFonts w:ascii="Arial" w:hAnsi="Arial" w:cs="Arial"/>
          <w:sz w:val="22"/>
          <w:szCs w:val="22"/>
        </w:rPr>
        <w:t xml:space="preserve"> for each</w:t>
      </w:r>
      <w:r w:rsidR="003719B5" w:rsidRPr="00204EE9">
        <w:rPr>
          <w:rFonts w:ascii="Arial" w:hAnsi="Arial" w:cs="Arial"/>
          <w:sz w:val="22"/>
          <w:szCs w:val="22"/>
        </w:rPr>
        <w:t xml:space="preserve"> participant</w:t>
      </w:r>
      <w:r w:rsidR="00ED7811" w:rsidRPr="00204EE9">
        <w:rPr>
          <w:rFonts w:ascii="Arial" w:hAnsi="Arial" w:cs="Arial"/>
          <w:sz w:val="22"/>
          <w:szCs w:val="22"/>
        </w:rPr>
        <w:t xml:space="preserve"> group. </w:t>
      </w:r>
      <w:r w:rsidR="00221275" w:rsidRPr="00204EE9">
        <w:rPr>
          <w:rFonts w:ascii="Arial" w:hAnsi="Arial" w:cs="Arial"/>
          <w:sz w:val="22"/>
          <w:szCs w:val="22"/>
        </w:rPr>
        <w:t>Wilcoxon</w:t>
      </w:r>
      <w:r w:rsidR="00C40B70" w:rsidRPr="00204EE9">
        <w:rPr>
          <w:rFonts w:ascii="Arial" w:hAnsi="Arial" w:cs="Arial"/>
          <w:sz w:val="22"/>
          <w:szCs w:val="22"/>
        </w:rPr>
        <w:t xml:space="preserve"> signed-rank</w:t>
      </w:r>
      <w:r w:rsidR="00221275" w:rsidRPr="00204EE9">
        <w:rPr>
          <w:rFonts w:ascii="Arial" w:hAnsi="Arial" w:cs="Arial"/>
          <w:sz w:val="22"/>
          <w:szCs w:val="22"/>
        </w:rPr>
        <w:t xml:space="preserve"> test</w:t>
      </w:r>
      <w:r w:rsidR="00A2729A" w:rsidRPr="00204EE9">
        <w:rPr>
          <w:rFonts w:ascii="Arial" w:hAnsi="Arial" w:cs="Arial"/>
          <w:sz w:val="22"/>
          <w:szCs w:val="22"/>
        </w:rPr>
        <w:t>s</w:t>
      </w:r>
      <w:r w:rsidR="00221275" w:rsidRPr="00204EE9">
        <w:rPr>
          <w:rFonts w:ascii="Arial" w:hAnsi="Arial" w:cs="Arial"/>
          <w:sz w:val="22"/>
          <w:szCs w:val="22"/>
        </w:rPr>
        <w:t xml:space="preserve"> </w:t>
      </w:r>
      <w:r w:rsidR="00D74D91" w:rsidRPr="00204EE9">
        <w:rPr>
          <w:rFonts w:ascii="Arial" w:hAnsi="Arial" w:cs="Arial"/>
          <w:sz w:val="22"/>
          <w:szCs w:val="22"/>
        </w:rPr>
        <w:t>revealed</w:t>
      </w:r>
      <w:r w:rsidR="00221275" w:rsidRPr="00204EE9">
        <w:rPr>
          <w:rFonts w:ascii="Arial" w:hAnsi="Arial" w:cs="Arial"/>
          <w:sz w:val="22"/>
          <w:szCs w:val="22"/>
        </w:rPr>
        <w:t xml:space="preserve"> that learning rates </w:t>
      </w:r>
      <w:r w:rsidR="0061634D" w:rsidRPr="00204EE9">
        <w:rPr>
          <w:rFonts w:ascii="Arial" w:hAnsi="Arial" w:cs="Arial"/>
          <w:sz w:val="22"/>
          <w:szCs w:val="22"/>
        </w:rPr>
        <w:t>were</w:t>
      </w:r>
      <w:r w:rsidR="008D2F34" w:rsidRPr="00204EE9">
        <w:rPr>
          <w:rFonts w:ascii="Arial" w:hAnsi="Arial" w:cs="Arial"/>
          <w:sz w:val="22"/>
          <w:szCs w:val="22"/>
        </w:rPr>
        <w:t xml:space="preserve"> significantly</w:t>
      </w:r>
      <w:r w:rsidR="0061634D" w:rsidRPr="00204EE9">
        <w:rPr>
          <w:rFonts w:ascii="Arial" w:hAnsi="Arial" w:cs="Arial"/>
          <w:sz w:val="22"/>
          <w:szCs w:val="22"/>
        </w:rPr>
        <w:t xml:space="preserve"> lower </w:t>
      </w:r>
      <w:r w:rsidR="008D2F34" w:rsidRPr="00204EE9">
        <w:rPr>
          <w:rFonts w:ascii="Arial" w:hAnsi="Arial" w:cs="Arial"/>
          <w:sz w:val="22"/>
          <w:szCs w:val="22"/>
        </w:rPr>
        <w:t xml:space="preserve">after cTBS </w:t>
      </w:r>
      <w:r w:rsidR="00D74D91" w:rsidRPr="00204EE9">
        <w:rPr>
          <w:rFonts w:ascii="Arial" w:hAnsi="Arial" w:cs="Arial"/>
          <w:sz w:val="22"/>
          <w:szCs w:val="22"/>
        </w:rPr>
        <w:t>compared to</w:t>
      </w:r>
      <w:r w:rsidR="0061634D" w:rsidRPr="00204EE9">
        <w:rPr>
          <w:rFonts w:ascii="Arial" w:hAnsi="Arial" w:cs="Arial"/>
          <w:sz w:val="22"/>
          <w:szCs w:val="22"/>
        </w:rPr>
        <w:t xml:space="preserve"> sham, </w:t>
      </w:r>
      <w:r w:rsidR="008D2F34" w:rsidRPr="00204EE9">
        <w:rPr>
          <w:rFonts w:ascii="Arial" w:hAnsi="Arial" w:cs="Arial"/>
          <w:sz w:val="22"/>
          <w:szCs w:val="22"/>
        </w:rPr>
        <w:t>but</w:t>
      </w:r>
      <w:r w:rsidR="0061634D" w:rsidRPr="00204EE9">
        <w:rPr>
          <w:rFonts w:ascii="Arial" w:hAnsi="Arial" w:cs="Arial"/>
          <w:sz w:val="22"/>
          <w:szCs w:val="22"/>
        </w:rPr>
        <w:t xml:space="preserve"> only for participants who received cTBS during their first session</w:t>
      </w:r>
      <w:r w:rsidR="007C02EE" w:rsidRPr="00204EE9">
        <w:rPr>
          <w:rFonts w:ascii="Arial" w:hAnsi="Arial" w:cs="Arial"/>
          <w:sz w:val="22"/>
          <w:szCs w:val="22"/>
        </w:rPr>
        <w:t xml:space="preserve"> (p = 0.0027</w:t>
      </w:r>
      <w:r w:rsidR="00D0715D">
        <w:rPr>
          <w:rFonts w:ascii="Arial" w:hAnsi="Arial" w:cs="Arial"/>
          <w:b/>
          <w:sz w:val="22"/>
          <w:szCs w:val="22"/>
        </w:rPr>
        <w:t xml:space="preserve">; </w:t>
      </w:r>
      <w:r w:rsidR="00484940">
        <w:rPr>
          <w:rFonts w:ascii="Arial" w:hAnsi="Arial" w:cs="Arial"/>
          <w:b/>
          <w:sz w:val="22"/>
          <w:szCs w:val="22"/>
        </w:rPr>
        <w:t>Extended Data Fig.</w:t>
      </w:r>
      <w:r w:rsidR="00051093">
        <w:rPr>
          <w:rFonts w:ascii="Arial" w:hAnsi="Arial" w:cs="Arial"/>
          <w:b/>
          <w:sz w:val="22"/>
          <w:szCs w:val="22"/>
        </w:rPr>
        <w:t xml:space="preserve"> 1B</w:t>
      </w:r>
      <w:r w:rsidR="007C02EE" w:rsidRPr="00204EE9">
        <w:rPr>
          <w:rFonts w:ascii="Arial" w:hAnsi="Arial" w:cs="Arial"/>
          <w:sz w:val="22"/>
          <w:szCs w:val="22"/>
        </w:rPr>
        <w:t>)</w:t>
      </w:r>
      <w:r w:rsidR="009F41F3" w:rsidRPr="00204EE9">
        <w:rPr>
          <w:rFonts w:ascii="Arial" w:hAnsi="Arial" w:cs="Arial"/>
          <w:sz w:val="22"/>
          <w:szCs w:val="22"/>
        </w:rPr>
        <w:t>.</w:t>
      </w:r>
      <w:r w:rsidR="0061634D" w:rsidRPr="00204EE9">
        <w:rPr>
          <w:rFonts w:ascii="Arial" w:hAnsi="Arial" w:cs="Arial"/>
          <w:sz w:val="22"/>
          <w:szCs w:val="22"/>
        </w:rPr>
        <w:t xml:space="preserve"> </w:t>
      </w:r>
      <w:r w:rsidR="00D132A6">
        <w:rPr>
          <w:rFonts w:ascii="Arial" w:hAnsi="Arial" w:cs="Arial"/>
          <w:sz w:val="22"/>
          <w:szCs w:val="22"/>
        </w:rPr>
        <w:t>W</w:t>
      </w:r>
      <w:r w:rsidR="00AD128E" w:rsidRPr="00204EE9">
        <w:rPr>
          <w:rFonts w:ascii="Arial" w:hAnsi="Arial" w:cs="Arial"/>
          <w:sz w:val="22"/>
          <w:szCs w:val="22"/>
        </w:rPr>
        <w:t xml:space="preserve">e </w:t>
      </w:r>
      <w:r w:rsidR="001053CE" w:rsidRPr="00204EE9">
        <w:rPr>
          <w:rFonts w:ascii="Arial" w:hAnsi="Arial" w:cs="Arial"/>
          <w:sz w:val="22"/>
          <w:szCs w:val="22"/>
        </w:rPr>
        <w:t>explored if the low</w:t>
      </w:r>
      <w:r w:rsidR="00AD128E" w:rsidRPr="00204EE9">
        <w:rPr>
          <w:rFonts w:ascii="Arial" w:hAnsi="Arial" w:cs="Arial"/>
          <w:sz w:val="22"/>
          <w:szCs w:val="22"/>
        </w:rPr>
        <w:t xml:space="preserve"> </w:t>
      </w:r>
      <w:r w:rsidR="00DC1E85" w:rsidRPr="00204EE9">
        <w:rPr>
          <w:rFonts w:ascii="Arial" w:hAnsi="Arial" w:cs="Arial"/>
          <w:sz w:val="22"/>
          <w:szCs w:val="22"/>
        </w:rPr>
        <w:t>learning rates</w:t>
      </w:r>
      <w:r w:rsidR="001053CE" w:rsidRPr="00204EE9">
        <w:rPr>
          <w:rFonts w:ascii="Arial" w:hAnsi="Arial" w:cs="Arial"/>
          <w:sz w:val="22"/>
          <w:szCs w:val="22"/>
        </w:rPr>
        <w:t xml:space="preserve"> </w:t>
      </w:r>
      <w:r w:rsidR="004869E3" w:rsidRPr="00204EE9">
        <w:rPr>
          <w:rFonts w:ascii="Arial" w:hAnsi="Arial" w:cs="Arial"/>
          <w:sz w:val="22"/>
          <w:szCs w:val="22"/>
        </w:rPr>
        <w:t>in</w:t>
      </w:r>
      <w:r w:rsidR="001053CE" w:rsidRPr="00204EE9">
        <w:rPr>
          <w:rFonts w:ascii="Arial" w:hAnsi="Arial" w:cs="Arial"/>
          <w:sz w:val="22"/>
          <w:szCs w:val="22"/>
        </w:rPr>
        <w:t xml:space="preserve"> this group were </w:t>
      </w:r>
      <w:r w:rsidR="00977231" w:rsidRPr="00204EE9">
        <w:rPr>
          <w:rFonts w:ascii="Arial" w:hAnsi="Arial" w:cs="Arial"/>
          <w:sz w:val="22"/>
          <w:szCs w:val="22"/>
        </w:rPr>
        <w:t>correlated with</w:t>
      </w:r>
      <w:r w:rsidR="00DC1E85" w:rsidRPr="00204EE9">
        <w:rPr>
          <w:rFonts w:ascii="Arial" w:hAnsi="Arial" w:cs="Arial"/>
          <w:sz w:val="22"/>
          <w:szCs w:val="22"/>
        </w:rPr>
        <w:t xml:space="preserve"> </w:t>
      </w:r>
      <w:r w:rsidR="00313B1F" w:rsidRPr="00204EE9">
        <w:rPr>
          <w:rFonts w:ascii="Arial" w:hAnsi="Arial" w:cs="Arial"/>
          <w:sz w:val="22"/>
          <w:szCs w:val="22"/>
        </w:rPr>
        <w:t xml:space="preserve">perceived </w:t>
      </w:r>
      <w:r w:rsidR="006D4942" w:rsidRPr="00204EE9">
        <w:rPr>
          <w:rFonts w:ascii="Arial" w:hAnsi="Arial" w:cs="Arial"/>
          <w:sz w:val="22"/>
          <w:szCs w:val="22"/>
        </w:rPr>
        <w:t xml:space="preserve">TMS </w:t>
      </w:r>
      <w:r w:rsidR="00DC1E85" w:rsidRPr="00204EE9">
        <w:rPr>
          <w:rFonts w:ascii="Arial" w:hAnsi="Arial" w:cs="Arial"/>
          <w:sz w:val="22"/>
          <w:szCs w:val="22"/>
        </w:rPr>
        <w:t>discomfort and intensity</w:t>
      </w:r>
      <w:r w:rsidR="000D383B">
        <w:rPr>
          <w:rFonts w:ascii="Arial" w:hAnsi="Arial" w:cs="Arial"/>
          <w:sz w:val="22"/>
          <w:szCs w:val="22"/>
        </w:rPr>
        <w:t xml:space="preserve"> reported by the participants</w:t>
      </w:r>
      <w:r w:rsidR="00856CCB" w:rsidRPr="00204EE9">
        <w:rPr>
          <w:rFonts w:ascii="Arial" w:hAnsi="Arial" w:cs="Arial"/>
          <w:sz w:val="22"/>
          <w:szCs w:val="22"/>
        </w:rPr>
        <w:t xml:space="preserve"> (</w:t>
      </w:r>
      <w:r w:rsidR="00315FFB">
        <w:rPr>
          <w:rFonts w:ascii="Arial" w:hAnsi="Arial" w:cs="Arial"/>
          <w:sz w:val="22"/>
          <w:szCs w:val="22"/>
        </w:rPr>
        <w:t>Extended Data</w:t>
      </w:r>
      <w:r w:rsidR="005260B4">
        <w:rPr>
          <w:rFonts w:ascii="Arial" w:hAnsi="Arial" w:cs="Arial"/>
          <w:sz w:val="22"/>
          <w:szCs w:val="22"/>
        </w:rPr>
        <w:t xml:space="preserve"> </w:t>
      </w:r>
      <w:r w:rsidR="00315FFB">
        <w:rPr>
          <w:rFonts w:ascii="Arial" w:hAnsi="Arial" w:cs="Arial"/>
          <w:b/>
          <w:sz w:val="22"/>
          <w:szCs w:val="22"/>
        </w:rPr>
        <w:t>Fig.</w:t>
      </w:r>
      <w:r w:rsidR="00856CCB" w:rsidRPr="00204EE9">
        <w:rPr>
          <w:rFonts w:ascii="Arial" w:hAnsi="Arial" w:cs="Arial"/>
          <w:b/>
          <w:sz w:val="22"/>
          <w:szCs w:val="22"/>
        </w:rPr>
        <w:t xml:space="preserve"> </w:t>
      </w:r>
      <w:r w:rsidR="005260B4">
        <w:rPr>
          <w:rFonts w:ascii="Arial" w:hAnsi="Arial" w:cs="Arial"/>
          <w:b/>
          <w:sz w:val="22"/>
          <w:szCs w:val="22"/>
        </w:rPr>
        <w:t>1C</w:t>
      </w:r>
      <w:r w:rsidR="00856CCB" w:rsidRPr="00204EE9">
        <w:rPr>
          <w:rFonts w:ascii="Arial" w:hAnsi="Arial" w:cs="Arial"/>
          <w:sz w:val="22"/>
          <w:szCs w:val="22"/>
        </w:rPr>
        <w:t>)</w:t>
      </w:r>
      <w:r w:rsidR="008A2108">
        <w:rPr>
          <w:rFonts w:ascii="Arial" w:hAnsi="Arial" w:cs="Arial"/>
          <w:sz w:val="22"/>
          <w:szCs w:val="22"/>
        </w:rPr>
        <w:t xml:space="preserve"> but</w:t>
      </w:r>
      <w:r w:rsidR="00415FD9">
        <w:rPr>
          <w:rFonts w:ascii="Arial" w:hAnsi="Arial" w:cs="Arial"/>
          <w:sz w:val="22"/>
          <w:szCs w:val="22"/>
        </w:rPr>
        <w:t xml:space="preserve"> found</w:t>
      </w:r>
      <w:r w:rsidR="004869E3" w:rsidRPr="00204EE9">
        <w:rPr>
          <w:rFonts w:ascii="Arial" w:hAnsi="Arial" w:cs="Arial"/>
          <w:sz w:val="22"/>
          <w:szCs w:val="22"/>
        </w:rPr>
        <w:t xml:space="preserve"> no</w:t>
      </w:r>
      <w:r w:rsidR="00B41324" w:rsidRPr="00204EE9">
        <w:rPr>
          <w:rFonts w:ascii="Arial" w:hAnsi="Arial" w:cs="Arial"/>
          <w:sz w:val="22"/>
          <w:szCs w:val="22"/>
        </w:rPr>
        <w:t xml:space="preserve"> significant correlation</w:t>
      </w:r>
      <w:r w:rsidR="00367FA1">
        <w:rPr>
          <w:rFonts w:ascii="Arial" w:hAnsi="Arial" w:cs="Arial"/>
          <w:sz w:val="22"/>
          <w:szCs w:val="22"/>
        </w:rPr>
        <w:t xml:space="preserve"> </w:t>
      </w:r>
      <w:r w:rsidR="0028131A" w:rsidRPr="00204EE9">
        <w:rPr>
          <w:rFonts w:ascii="Arial" w:hAnsi="Arial" w:cs="Arial"/>
          <w:sz w:val="22"/>
          <w:szCs w:val="22"/>
        </w:rPr>
        <w:t>(r = -0.12, p = 0.65)</w:t>
      </w:r>
      <w:r w:rsidR="00BF371F" w:rsidRPr="00204EE9">
        <w:rPr>
          <w:rFonts w:ascii="Arial" w:hAnsi="Arial" w:cs="Arial"/>
          <w:sz w:val="22"/>
          <w:szCs w:val="22"/>
        </w:rPr>
        <w:t xml:space="preserve">. </w:t>
      </w:r>
    </w:p>
    <w:p w14:paraId="070ED64E" w14:textId="4BF15BA6" w:rsidR="002D1741" w:rsidRDefault="001E7281" w:rsidP="002D1741">
      <w:pPr>
        <w:spacing w:after="120"/>
        <w:rPr>
          <w:rFonts w:ascii="Arial" w:hAnsi="Arial" w:cs="Arial"/>
          <w:sz w:val="22"/>
          <w:szCs w:val="22"/>
          <w:lang w:eastAsia="zh-CN"/>
        </w:rPr>
      </w:pPr>
      <w:r w:rsidRPr="00204EE9">
        <w:rPr>
          <w:rFonts w:ascii="Arial" w:hAnsi="Arial" w:cs="Arial"/>
          <w:sz w:val="22"/>
          <w:szCs w:val="22"/>
          <w:lang w:eastAsia="zh-CN"/>
        </w:rPr>
        <w:t xml:space="preserve">Overall, </w:t>
      </w:r>
      <w:r w:rsidR="00D932C4">
        <w:rPr>
          <w:rFonts w:ascii="Arial" w:hAnsi="Arial" w:cs="Arial"/>
          <w:sz w:val="22"/>
          <w:szCs w:val="22"/>
          <w:lang w:eastAsia="zh-CN"/>
        </w:rPr>
        <w:t xml:space="preserve">both </w:t>
      </w:r>
      <w:r w:rsidR="001A05F4" w:rsidRPr="00204EE9">
        <w:rPr>
          <w:rFonts w:ascii="Arial" w:hAnsi="Arial" w:cs="Arial"/>
          <w:sz w:val="22"/>
          <w:szCs w:val="22"/>
          <w:lang w:eastAsia="zh-CN"/>
        </w:rPr>
        <w:t>posterior</w:t>
      </w:r>
      <w:r w:rsidR="00FD3CD6">
        <w:rPr>
          <w:rFonts w:ascii="Arial" w:hAnsi="Arial" w:cs="Arial"/>
          <w:sz w:val="22"/>
          <w:szCs w:val="22"/>
          <w:lang w:eastAsia="zh-CN"/>
        </w:rPr>
        <w:t xml:space="preserve"> </w:t>
      </w:r>
      <w:r w:rsidR="0067761A">
        <w:rPr>
          <w:rFonts w:ascii="Arial" w:hAnsi="Arial" w:cs="Arial"/>
          <w:sz w:val="22"/>
          <w:szCs w:val="22"/>
          <w:lang w:eastAsia="zh-CN"/>
        </w:rPr>
        <w:t>and</w:t>
      </w:r>
      <w:r w:rsidR="001A05F4" w:rsidRPr="00204EE9">
        <w:rPr>
          <w:rFonts w:ascii="Arial" w:hAnsi="Arial" w:cs="Arial"/>
          <w:sz w:val="22"/>
          <w:szCs w:val="22"/>
          <w:lang w:eastAsia="zh-CN"/>
        </w:rPr>
        <w:t xml:space="preserve"> anterior OFC-targeted cTBS impaired value acquisition</w:t>
      </w:r>
      <w:r w:rsidR="001A05F4">
        <w:rPr>
          <w:rFonts w:ascii="Arial" w:hAnsi="Arial" w:cs="Arial"/>
          <w:sz w:val="22"/>
          <w:szCs w:val="22"/>
          <w:lang w:eastAsia="zh-CN"/>
        </w:rPr>
        <w:t xml:space="preserve"> in</w:t>
      </w:r>
      <w:r w:rsidR="00FD3CD6">
        <w:rPr>
          <w:rFonts w:ascii="Arial" w:hAnsi="Arial" w:cs="Arial"/>
          <w:sz w:val="22"/>
          <w:szCs w:val="22"/>
          <w:lang w:eastAsia="zh-CN"/>
        </w:rPr>
        <w:t xml:space="preserve"> the</w:t>
      </w:r>
      <w:r w:rsidR="001A05F4">
        <w:rPr>
          <w:rFonts w:ascii="Arial" w:hAnsi="Arial" w:cs="Arial"/>
          <w:sz w:val="22"/>
          <w:szCs w:val="22"/>
          <w:lang w:eastAsia="zh-CN"/>
        </w:rPr>
        <w:t xml:space="preserve"> </w:t>
      </w:r>
      <w:r w:rsidR="005F36E6" w:rsidRPr="00204EE9">
        <w:rPr>
          <w:rFonts w:ascii="Arial" w:hAnsi="Arial" w:cs="Arial"/>
          <w:sz w:val="22"/>
          <w:szCs w:val="22"/>
          <w:lang w:eastAsia="zh-CN"/>
        </w:rPr>
        <w:t xml:space="preserve">discrimination </w:t>
      </w:r>
      <w:r w:rsidR="001A05F4">
        <w:rPr>
          <w:rFonts w:ascii="Arial" w:hAnsi="Arial" w:cs="Arial"/>
          <w:sz w:val="22"/>
          <w:szCs w:val="22"/>
          <w:lang w:eastAsia="zh-CN"/>
        </w:rPr>
        <w:t>task</w:t>
      </w:r>
      <w:r w:rsidR="00FD3CD6">
        <w:rPr>
          <w:rFonts w:ascii="Arial" w:hAnsi="Arial" w:cs="Arial"/>
          <w:sz w:val="22"/>
          <w:szCs w:val="22"/>
          <w:lang w:eastAsia="zh-CN"/>
        </w:rPr>
        <w:t xml:space="preserve">, </w:t>
      </w:r>
      <w:r w:rsidR="0067761A">
        <w:rPr>
          <w:rFonts w:ascii="Arial" w:hAnsi="Arial" w:cs="Arial"/>
          <w:sz w:val="22"/>
          <w:szCs w:val="22"/>
          <w:lang w:eastAsia="zh-CN"/>
        </w:rPr>
        <w:t>but only</w:t>
      </w:r>
      <w:r w:rsidR="00FD3CD6">
        <w:rPr>
          <w:rFonts w:ascii="Arial" w:hAnsi="Arial" w:cs="Arial"/>
          <w:sz w:val="22"/>
          <w:szCs w:val="22"/>
          <w:lang w:eastAsia="zh-CN"/>
        </w:rPr>
        <w:t xml:space="preserve"> when</w:t>
      </w:r>
      <w:r w:rsidR="001A05F4">
        <w:rPr>
          <w:rFonts w:ascii="Arial" w:hAnsi="Arial" w:cs="Arial"/>
          <w:sz w:val="22"/>
          <w:szCs w:val="22"/>
          <w:lang w:eastAsia="zh-CN"/>
        </w:rPr>
        <w:t xml:space="preserve"> cTBS </w:t>
      </w:r>
      <w:r w:rsidR="00FD3CD6">
        <w:rPr>
          <w:rFonts w:ascii="Arial" w:hAnsi="Arial" w:cs="Arial"/>
          <w:sz w:val="22"/>
          <w:szCs w:val="22"/>
          <w:lang w:eastAsia="zh-CN"/>
        </w:rPr>
        <w:t>was applied during</w:t>
      </w:r>
      <w:r w:rsidR="001A05F4">
        <w:rPr>
          <w:rFonts w:ascii="Arial" w:hAnsi="Arial" w:cs="Arial"/>
          <w:sz w:val="22"/>
          <w:szCs w:val="22"/>
          <w:lang w:eastAsia="zh-CN"/>
        </w:rPr>
        <w:t xml:space="preserve"> </w:t>
      </w:r>
      <w:r w:rsidR="00FD3CD6">
        <w:rPr>
          <w:rFonts w:ascii="Arial" w:hAnsi="Arial" w:cs="Arial"/>
          <w:sz w:val="22"/>
          <w:szCs w:val="22"/>
          <w:lang w:eastAsia="zh-CN"/>
        </w:rPr>
        <w:t xml:space="preserve">the first </w:t>
      </w:r>
      <w:r w:rsidR="001A05F4">
        <w:rPr>
          <w:rFonts w:ascii="Arial" w:hAnsi="Arial" w:cs="Arial"/>
          <w:sz w:val="22"/>
          <w:szCs w:val="22"/>
          <w:lang w:eastAsia="zh-CN"/>
        </w:rPr>
        <w:t>session</w:t>
      </w:r>
      <w:r w:rsidR="006F15A4">
        <w:rPr>
          <w:rFonts w:ascii="Arial" w:hAnsi="Arial" w:cs="Arial"/>
          <w:sz w:val="22"/>
          <w:szCs w:val="22"/>
          <w:lang w:eastAsia="zh-CN"/>
        </w:rPr>
        <w:t xml:space="preserve">. </w:t>
      </w:r>
      <w:r w:rsidR="00D908AA">
        <w:rPr>
          <w:rFonts w:ascii="Arial" w:hAnsi="Arial" w:cs="Arial"/>
          <w:sz w:val="22"/>
          <w:szCs w:val="22"/>
          <w:lang w:eastAsia="zh-CN"/>
        </w:rPr>
        <w:t>This</w:t>
      </w:r>
      <w:r w:rsidR="00FD3CD6">
        <w:rPr>
          <w:rFonts w:ascii="Arial" w:hAnsi="Arial" w:cs="Arial"/>
          <w:sz w:val="22"/>
          <w:szCs w:val="22"/>
          <w:lang w:eastAsia="zh-CN"/>
        </w:rPr>
        <w:t xml:space="preserve"> effect likely</w:t>
      </w:r>
      <w:r w:rsidR="003E525B">
        <w:rPr>
          <w:rFonts w:ascii="Arial" w:hAnsi="Arial" w:cs="Arial"/>
          <w:sz w:val="22"/>
          <w:szCs w:val="22"/>
          <w:lang w:eastAsia="zh-CN"/>
        </w:rPr>
        <w:t xml:space="preserve"> reflect</w:t>
      </w:r>
      <w:r w:rsidR="00FD3CD6">
        <w:rPr>
          <w:rFonts w:ascii="Arial" w:hAnsi="Arial" w:cs="Arial"/>
          <w:sz w:val="22"/>
          <w:szCs w:val="22"/>
          <w:lang w:eastAsia="zh-CN"/>
        </w:rPr>
        <w:t>s</w:t>
      </w:r>
      <w:r w:rsidR="003E525B">
        <w:rPr>
          <w:rFonts w:ascii="Arial" w:hAnsi="Arial" w:cs="Arial"/>
          <w:sz w:val="22"/>
          <w:szCs w:val="22"/>
          <w:lang w:eastAsia="zh-CN"/>
        </w:rPr>
        <w:t xml:space="preserve"> participants</w:t>
      </w:r>
      <w:r w:rsidR="00FD3CD6">
        <w:rPr>
          <w:rFonts w:ascii="Arial" w:hAnsi="Arial" w:cs="Arial"/>
          <w:sz w:val="22"/>
          <w:szCs w:val="22"/>
          <w:lang w:eastAsia="zh-CN"/>
        </w:rPr>
        <w:t>’ difficulty in</w:t>
      </w:r>
      <w:r w:rsidR="003E525B">
        <w:rPr>
          <w:rFonts w:ascii="Arial" w:hAnsi="Arial" w:cs="Arial"/>
          <w:sz w:val="22"/>
          <w:szCs w:val="22"/>
          <w:lang w:eastAsia="zh-CN"/>
        </w:rPr>
        <w:t xml:space="preserve"> learn</w:t>
      </w:r>
      <w:r w:rsidR="00FD3CD6">
        <w:rPr>
          <w:rFonts w:ascii="Arial" w:hAnsi="Arial" w:cs="Arial"/>
          <w:sz w:val="22"/>
          <w:szCs w:val="22"/>
          <w:lang w:eastAsia="zh-CN"/>
        </w:rPr>
        <w:t>ing</w:t>
      </w:r>
      <w:r w:rsidR="003E525B">
        <w:rPr>
          <w:rFonts w:ascii="Arial" w:hAnsi="Arial" w:cs="Arial"/>
          <w:sz w:val="22"/>
          <w:szCs w:val="22"/>
          <w:lang w:eastAsia="zh-CN"/>
        </w:rPr>
        <w:t xml:space="preserve"> </w:t>
      </w:r>
      <w:r w:rsidR="00064ABC">
        <w:rPr>
          <w:rFonts w:ascii="Arial" w:hAnsi="Arial" w:cs="Arial"/>
          <w:sz w:val="22"/>
          <w:szCs w:val="22"/>
          <w:lang w:eastAsia="zh-CN"/>
        </w:rPr>
        <w:t>to</w:t>
      </w:r>
      <w:r w:rsidR="00383394">
        <w:rPr>
          <w:rFonts w:ascii="Arial" w:hAnsi="Arial" w:cs="Arial"/>
          <w:sz w:val="22"/>
          <w:szCs w:val="22"/>
          <w:lang w:eastAsia="zh-CN"/>
        </w:rPr>
        <w:t xml:space="preserve"> initially</w:t>
      </w:r>
      <w:r w:rsidR="00064ABC">
        <w:rPr>
          <w:rFonts w:ascii="Arial" w:hAnsi="Arial" w:cs="Arial"/>
          <w:sz w:val="22"/>
          <w:szCs w:val="22"/>
          <w:lang w:eastAsia="zh-CN"/>
        </w:rPr>
        <w:t xml:space="preserve"> perform the discrimination</w:t>
      </w:r>
      <w:r w:rsidR="003E525B">
        <w:rPr>
          <w:rFonts w:ascii="Arial" w:hAnsi="Arial" w:cs="Arial"/>
          <w:sz w:val="22"/>
          <w:szCs w:val="22"/>
          <w:lang w:eastAsia="zh-CN"/>
        </w:rPr>
        <w:t xml:space="preserve"> task</w:t>
      </w:r>
      <w:r w:rsidR="00383394">
        <w:rPr>
          <w:rFonts w:ascii="Arial" w:hAnsi="Arial" w:cs="Arial"/>
          <w:sz w:val="22"/>
          <w:szCs w:val="22"/>
          <w:lang w:eastAsia="zh-CN"/>
        </w:rPr>
        <w:t xml:space="preserve"> due to cTBS. </w:t>
      </w:r>
      <w:commentRangeEnd w:id="203"/>
      <w:r w:rsidR="00C01454">
        <w:rPr>
          <w:rStyle w:val="CommentReference"/>
        </w:rPr>
        <w:commentReference w:id="203"/>
      </w:r>
    </w:p>
    <w:p w14:paraId="3862BF1D" w14:textId="77777777" w:rsidR="000467C3" w:rsidRPr="00204EE9" w:rsidRDefault="000467C3" w:rsidP="002D1741">
      <w:pPr>
        <w:spacing w:after="120"/>
        <w:rPr>
          <w:rFonts w:ascii="Arial" w:hAnsi="Arial" w:cs="Arial"/>
          <w:sz w:val="22"/>
          <w:szCs w:val="22"/>
          <w:lang w:eastAsia="zh-CN"/>
        </w:rPr>
      </w:pPr>
    </w:p>
    <w:p w14:paraId="798410C3" w14:textId="77777777" w:rsidR="00637212" w:rsidRDefault="00637212" w:rsidP="00637212">
      <w:pPr>
        <w:keepNext/>
        <w:spacing w:after="120"/>
      </w:pPr>
      <w:r>
        <w:rPr>
          <w:rFonts w:ascii="Arial" w:hAnsi="Arial" w:cs="Arial"/>
          <w:noProof/>
          <w:sz w:val="22"/>
          <w:szCs w:val="22"/>
          <w:lang w:eastAsia="zh-CN"/>
        </w:rPr>
        <w:drawing>
          <wp:inline distT="0" distB="0" distL="0" distR="0" wp14:anchorId="76B18A86" wp14:editId="727DF1B6">
            <wp:extent cx="6311898" cy="3550442"/>
            <wp:effectExtent l="0" t="0" r="635" b="5715"/>
            <wp:docPr id="5671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006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1898" cy="3550442"/>
                    </a:xfrm>
                    <a:prstGeom prst="rect">
                      <a:avLst/>
                    </a:prstGeom>
                  </pic:spPr>
                </pic:pic>
              </a:graphicData>
            </a:graphic>
          </wp:inline>
        </w:drawing>
      </w:r>
    </w:p>
    <w:p w14:paraId="515920B8" w14:textId="047A1F42" w:rsidR="00637212" w:rsidRPr="00135579" w:rsidRDefault="00315FFB" w:rsidP="00637212">
      <w:pPr>
        <w:pStyle w:val="Caption"/>
        <w:jc w:val="both"/>
        <w:rPr>
          <w:rFonts w:ascii="Arial" w:hAnsi="Arial" w:cs="Arial"/>
          <w:i w:val="0"/>
          <w:iCs w:val="0"/>
          <w:color w:val="auto"/>
          <w:sz w:val="22"/>
          <w:szCs w:val="22"/>
        </w:rPr>
      </w:pPr>
      <w:r w:rsidRPr="00135579">
        <w:rPr>
          <w:rFonts w:ascii="Arial" w:hAnsi="Arial" w:cs="Arial"/>
          <w:b/>
          <w:bCs/>
          <w:i w:val="0"/>
          <w:iCs w:val="0"/>
          <w:color w:val="auto"/>
        </w:rPr>
        <w:t>Fig.</w:t>
      </w:r>
      <w:r w:rsidR="00637212" w:rsidRPr="00135579">
        <w:rPr>
          <w:rFonts w:ascii="Arial" w:hAnsi="Arial" w:cs="Arial"/>
          <w:b/>
          <w:bCs/>
          <w:i w:val="0"/>
          <w:iCs w:val="0"/>
          <w:color w:val="auto"/>
        </w:rPr>
        <w:t xml:space="preserve"> </w:t>
      </w:r>
      <w:r w:rsidR="00637212" w:rsidRPr="00135579">
        <w:rPr>
          <w:rFonts w:ascii="Arial" w:hAnsi="Arial" w:cs="Arial"/>
          <w:b/>
          <w:bCs/>
          <w:i w:val="0"/>
          <w:iCs w:val="0"/>
          <w:color w:val="auto"/>
        </w:rPr>
        <w:fldChar w:fldCharType="begin"/>
      </w:r>
      <w:r w:rsidR="00637212" w:rsidRPr="00135579">
        <w:rPr>
          <w:rFonts w:ascii="Arial" w:hAnsi="Arial" w:cs="Arial"/>
          <w:b/>
          <w:bCs/>
          <w:i w:val="0"/>
          <w:iCs w:val="0"/>
          <w:color w:val="auto"/>
        </w:rPr>
        <w:instrText xml:space="preserve"> SEQ Figure \* ARABIC </w:instrText>
      </w:r>
      <w:r w:rsidR="00637212" w:rsidRPr="00135579">
        <w:rPr>
          <w:rFonts w:ascii="Arial" w:hAnsi="Arial" w:cs="Arial"/>
          <w:b/>
          <w:bCs/>
          <w:i w:val="0"/>
          <w:iCs w:val="0"/>
          <w:color w:val="auto"/>
        </w:rPr>
        <w:fldChar w:fldCharType="separate"/>
      </w:r>
      <w:r w:rsidR="00123034">
        <w:rPr>
          <w:rFonts w:ascii="Arial" w:hAnsi="Arial" w:cs="Arial"/>
          <w:b/>
          <w:bCs/>
          <w:i w:val="0"/>
          <w:iCs w:val="0"/>
          <w:noProof/>
          <w:color w:val="auto"/>
        </w:rPr>
        <w:t>3</w:t>
      </w:r>
      <w:r w:rsidR="00637212" w:rsidRPr="00135579">
        <w:rPr>
          <w:rFonts w:ascii="Arial" w:hAnsi="Arial" w:cs="Arial"/>
          <w:b/>
          <w:bCs/>
          <w:i w:val="0"/>
          <w:iCs w:val="0"/>
          <w:color w:val="auto"/>
        </w:rPr>
        <w:fldChar w:fldCharType="end"/>
      </w:r>
      <w:r w:rsidR="00637212" w:rsidRPr="00135579">
        <w:rPr>
          <w:rFonts w:ascii="Arial" w:hAnsi="Arial" w:cs="Arial"/>
          <w:b/>
          <w:bCs/>
          <w:i w:val="0"/>
          <w:iCs w:val="0"/>
          <w:color w:val="auto"/>
        </w:rPr>
        <w:t>. Posterior</w:t>
      </w:r>
      <w:r w:rsidR="006A79F0" w:rsidRPr="00135579">
        <w:rPr>
          <w:rFonts w:ascii="Arial" w:hAnsi="Arial" w:cs="Arial"/>
          <w:b/>
          <w:bCs/>
          <w:i w:val="0"/>
          <w:iCs w:val="0"/>
          <w:color w:val="auto"/>
        </w:rPr>
        <w:t xml:space="preserve"> </w:t>
      </w:r>
      <w:r w:rsidR="00637212" w:rsidRPr="00135579">
        <w:rPr>
          <w:rFonts w:ascii="Arial" w:hAnsi="Arial" w:cs="Arial"/>
          <w:b/>
          <w:bCs/>
          <w:i w:val="0"/>
          <w:iCs w:val="0"/>
          <w:color w:val="auto"/>
        </w:rPr>
        <w:t>or anterior OFC</w:t>
      </w:r>
      <w:r w:rsidR="006A79F0" w:rsidRPr="00135579">
        <w:rPr>
          <w:rFonts w:ascii="Arial" w:hAnsi="Arial" w:cs="Arial"/>
          <w:b/>
          <w:bCs/>
          <w:i w:val="0"/>
          <w:iCs w:val="0"/>
          <w:color w:val="auto"/>
        </w:rPr>
        <w:t>-</w:t>
      </w:r>
      <w:r w:rsidR="00637212" w:rsidRPr="00135579">
        <w:rPr>
          <w:rFonts w:ascii="Arial" w:hAnsi="Arial" w:cs="Arial"/>
          <w:b/>
          <w:bCs/>
          <w:i w:val="0"/>
          <w:iCs w:val="0"/>
          <w:color w:val="auto"/>
        </w:rPr>
        <w:t xml:space="preserve">targeted cTBS disrupted value acquisition, when </w:t>
      </w:r>
      <w:r w:rsidR="007E6B3B" w:rsidRPr="00135579">
        <w:rPr>
          <w:rFonts w:ascii="Arial" w:hAnsi="Arial" w:cs="Arial"/>
          <w:b/>
          <w:bCs/>
          <w:i w:val="0"/>
          <w:iCs w:val="0"/>
          <w:color w:val="auto"/>
        </w:rPr>
        <w:t>administered during the first</w:t>
      </w:r>
      <w:r w:rsidR="00637212" w:rsidRPr="00135579">
        <w:rPr>
          <w:rFonts w:ascii="Arial" w:hAnsi="Arial" w:cs="Arial"/>
          <w:b/>
          <w:bCs/>
          <w:i w:val="0"/>
          <w:iCs w:val="0"/>
          <w:color w:val="auto"/>
        </w:rPr>
        <w:t xml:space="preserve"> session.</w:t>
      </w:r>
      <w:r w:rsidR="00637212" w:rsidRPr="00135579">
        <w:rPr>
          <w:rFonts w:ascii="Arial" w:hAnsi="Arial" w:cs="Arial"/>
          <w:i w:val="0"/>
          <w:iCs w:val="0"/>
          <w:color w:val="auto"/>
        </w:rPr>
        <w:t xml:space="preserve"> </w:t>
      </w:r>
      <w:r w:rsidR="00B962A7" w:rsidRPr="00135579">
        <w:rPr>
          <w:rFonts w:ascii="Arial" w:hAnsi="Arial" w:cs="Arial"/>
          <w:b/>
          <w:bCs/>
          <w:i w:val="0"/>
          <w:iCs w:val="0"/>
          <w:color w:val="auto"/>
        </w:rPr>
        <w:t>A</w:t>
      </w:r>
      <w:r w:rsidR="00B962A7" w:rsidRPr="00135579">
        <w:rPr>
          <w:rFonts w:ascii="Arial" w:hAnsi="Arial" w:cs="Arial"/>
          <w:i w:val="0"/>
          <w:iCs w:val="0"/>
          <w:color w:val="auto"/>
        </w:rPr>
        <w:t xml:space="preserve">. </w:t>
      </w:r>
      <w:r w:rsidR="00637212" w:rsidRPr="00135579">
        <w:rPr>
          <w:rFonts w:ascii="Arial" w:hAnsi="Arial" w:cs="Arial"/>
          <w:i w:val="0"/>
          <w:iCs w:val="0"/>
          <w:color w:val="auto"/>
        </w:rPr>
        <w:t>Discriminatio</w:t>
      </w:r>
      <w:r w:rsidR="00B962A7" w:rsidRPr="00135579">
        <w:rPr>
          <w:rFonts w:ascii="Arial" w:hAnsi="Arial" w:cs="Arial"/>
          <w:i w:val="0"/>
          <w:iCs w:val="0"/>
          <w:color w:val="auto"/>
        </w:rPr>
        <w:t xml:space="preserve">n accuracy </w:t>
      </w:r>
      <w:r w:rsidR="00637212" w:rsidRPr="00135579">
        <w:rPr>
          <w:rFonts w:ascii="Arial" w:hAnsi="Arial" w:cs="Arial"/>
          <w:i w:val="0"/>
          <w:iCs w:val="0"/>
          <w:color w:val="auto"/>
        </w:rPr>
        <w:t>across runs, plotted by TMS conditions (cTBS, sham), and session numbers (1</w:t>
      </w:r>
      <w:r w:rsidR="00637212" w:rsidRPr="00135579">
        <w:rPr>
          <w:rFonts w:ascii="Arial" w:hAnsi="Arial" w:cs="Arial"/>
          <w:i w:val="0"/>
          <w:iCs w:val="0"/>
          <w:color w:val="auto"/>
          <w:vertAlign w:val="superscript"/>
        </w:rPr>
        <w:t>st</w:t>
      </w:r>
      <w:r w:rsidR="00637212" w:rsidRPr="00135579">
        <w:rPr>
          <w:rFonts w:ascii="Arial" w:hAnsi="Arial" w:cs="Arial"/>
          <w:i w:val="0"/>
          <w:iCs w:val="0"/>
          <w:color w:val="auto"/>
        </w:rPr>
        <w:t>, 2</w:t>
      </w:r>
      <w:r w:rsidR="00637212" w:rsidRPr="00135579">
        <w:rPr>
          <w:rFonts w:ascii="Arial" w:hAnsi="Arial" w:cs="Arial"/>
          <w:i w:val="0"/>
          <w:iCs w:val="0"/>
          <w:color w:val="auto"/>
          <w:vertAlign w:val="superscript"/>
        </w:rPr>
        <w:t>nd</w:t>
      </w:r>
      <w:r w:rsidR="00637212" w:rsidRPr="00135579">
        <w:rPr>
          <w:rFonts w:ascii="Arial" w:hAnsi="Arial" w:cs="Arial"/>
          <w:i w:val="0"/>
          <w:iCs w:val="0"/>
          <w:color w:val="auto"/>
        </w:rPr>
        <w:t>, 3</w:t>
      </w:r>
      <w:r w:rsidR="00637212" w:rsidRPr="00135579">
        <w:rPr>
          <w:rFonts w:ascii="Arial" w:hAnsi="Arial" w:cs="Arial"/>
          <w:i w:val="0"/>
          <w:iCs w:val="0"/>
          <w:color w:val="auto"/>
          <w:vertAlign w:val="superscript"/>
        </w:rPr>
        <w:t>rd</w:t>
      </w:r>
      <w:r w:rsidR="00637212" w:rsidRPr="00135579">
        <w:rPr>
          <w:rFonts w:ascii="Arial" w:hAnsi="Arial" w:cs="Arial"/>
          <w:i w:val="0"/>
          <w:iCs w:val="0"/>
          <w:color w:val="auto"/>
        </w:rPr>
        <w:t>)</w:t>
      </w:r>
      <w:r w:rsidR="00613D2A" w:rsidRPr="00135579">
        <w:rPr>
          <w:rFonts w:ascii="Arial" w:hAnsi="Arial" w:cs="Arial"/>
          <w:i w:val="0"/>
          <w:iCs w:val="0"/>
          <w:color w:val="auto"/>
        </w:rPr>
        <w:t>, separated by different OFC targeted locations</w:t>
      </w:r>
      <w:r w:rsidR="006E1B4A" w:rsidRPr="00135579">
        <w:rPr>
          <w:rFonts w:ascii="Arial" w:hAnsi="Arial" w:cs="Arial"/>
          <w:i w:val="0"/>
          <w:iCs w:val="0"/>
          <w:color w:val="auto"/>
        </w:rPr>
        <w:t xml:space="preserve"> (aOFC, pOFC)</w:t>
      </w:r>
      <w:r w:rsidR="00637212" w:rsidRPr="00135579">
        <w:rPr>
          <w:rFonts w:ascii="Arial" w:hAnsi="Arial" w:cs="Arial"/>
          <w:i w:val="0"/>
          <w:iCs w:val="0"/>
          <w:color w:val="auto"/>
        </w:rPr>
        <w:t xml:space="preserve">. Error bars display the experimental data while the shade displays the </w:t>
      </w:r>
      <w:r w:rsidR="00613D2A" w:rsidRPr="00135579">
        <w:rPr>
          <w:rFonts w:ascii="Arial" w:hAnsi="Arial" w:cs="Arial"/>
          <w:i w:val="0"/>
          <w:iCs w:val="0"/>
          <w:color w:val="auto"/>
        </w:rPr>
        <w:t xml:space="preserve">95% confidence interval </w:t>
      </w:r>
      <w:r w:rsidR="00637212" w:rsidRPr="00135579">
        <w:rPr>
          <w:rFonts w:ascii="Arial" w:hAnsi="Arial" w:cs="Arial"/>
          <w:i w:val="0"/>
          <w:iCs w:val="0"/>
          <w:color w:val="auto"/>
        </w:rPr>
        <w:t xml:space="preserve">of simulated accuracy using the posterior estimates of learning rates. </w:t>
      </w:r>
      <w:r w:rsidR="00637212" w:rsidRPr="00135579">
        <w:rPr>
          <w:rFonts w:ascii="Arial" w:hAnsi="Arial" w:cs="Arial"/>
          <w:b/>
          <w:bCs/>
          <w:i w:val="0"/>
          <w:iCs w:val="0"/>
          <w:color w:val="auto"/>
        </w:rPr>
        <w:t xml:space="preserve">C. </w:t>
      </w:r>
      <w:r w:rsidR="00637212" w:rsidRPr="00135579">
        <w:rPr>
          <w:rFonts w:ascii="Arial" w:hAnsi="Arial" w:cs="Arial"/>
          <w:i w:val="0"/>
          <w:iCs w:val="0"/>
          <w:color w:val="auto"/>
        </w:rPr>
        <w:t xml:space="preserve">Discrimination accuracy across runs, separated by session numbers and the order of Day 1 TMS. </w:t>
      </w:r>
    </w:p>
    <w:p w14:paraId="5024F05C" w14:textId="77777777" w:rsidR="00C62873" w:rsidRDefault="00C62873" w:rsidP="0091089C">
      <w:pPr>
        <w:spacing w:after="120"/>
        <w:rPr>
          <w:rFonts w:ascii="Arial" w:hAnsi="Arial" w:cs="Arial"/>
          <w:color w:val="000000" w:themeColor="text1"/>
          <w:sz w:val="22"/>
          <w:szCs w:val="22"/>
        </w:rPr>
      </w:pPr>
    </w:p>
    <w:p w14:paraId="60D58295" w14:textId="6FFE45EA" w:rsidR="003972E4" w:rsidRPr="00702529" w:rsidRDefault="003972E4" w:rsidP="00A469AE">
      <w:pPr>
        <w:pStyle w:val="Heading3"/>
        <w:spacing w:before="120" w:after="120"/>
        <w:rPr>
          <w:rFonts w:ascii="Arial" w:hAnsi="Arial" w:cs="Arial"/>
          <w:b/>
          <w:bCs/>
          <w:i/>
          <w:iCs/>
          <w:color w:val="auto"/>
          <w:sz w:val="22"/>
          <w:szCs w:val="22"/>
        </w:rPr>
      </w:pPr>
      <w:commentRangeStart w:id="206"/>
      <w:r w:rsidRPr="00702529">
        <w:rPr>
          <w:rFonts w:ascii="Arial" w:hAnsi="Arial" w:cs="Arial"/>
          <w:b/>
          <w:bCs/>
          <w:i/>
          <w:iCs/>
          <w:color w:val="auto"/>
          <w:sz w:val="22"/>
          <w:szCs w:val="22"/>
        </w:rPr>
        <w:t>Choices</w:t>
      </w:r>
      <w:r w:rsidR="00CF3271" w:rsidRPr="00702529">
        <w:rPr>
          <w:rFonts w:ascii="Arial" w:hAnsi="Arial" w:cs="Arial"/>
          <w:b/>
          <w:bCs/>
          <w:i/>
          <w:iCs/>
          <w:color w:val="auto"/>
          <w:sz w:val="22"/>
          <w:szCs w:val="22"/>
        </w:rPr>
        <w:t xml:space="preserve"> on Day 2</w:t>
      </w:r>
      <w:r w:rsidRPr="00702529">
        <w:rPr>
          <w:rFonts w:ascii="Arial" w:hAnsi="Arial" w:cs="Arial"/>
          <w:b/>
          <w:bCs/>
          <w:i/>
          <w:iCs/>
          <w:color w:val="auto"/>
          <w:sz w:val="22"/>
          <w:szCs w:val="22"/>
        </w:rPr>
        <w:t xml:space="preserve"> are </w:t>
      </w:r>
      <w:r w:rsidR="00DA06EB" w:rsidRPr="00702529">
        <w:rPr>
          <w:rFonts w:ascii="Arial" w:hAnsi="Arial" w:cs="Arial"/>
          <w:b/>
          <w:bCs/>
          <w:i/>
          <w:iCs/>
          <w:color w:val="auto"/>
          <w:sz w:val="22"/>
          <w:szCs w:val="22"/>
        </w:rPr>
        <w:t>influenced</w:t>
      </w:r>
      <w:r w:rsidRPr="00702529">
        <w:rPr>
          <w:rFonts w:ascii="Arial" w:hAnsi="Arial" w:cs="Arial"/>
          <w:b/>
          <w:bCs/>
          <w:i/>
          <w:iCs/>
          <w:color w:val="auto"/>
          <w:sz w:val="22"/>
          <w:szCs w:val="22"/>
        </w:rPr>
        <w:t xml:space="preserve"> by both learned values and selective satiation effects</w:t>
      </w:r>
      <w:commentRangeEnd w:id="206"/>
      <w:r w:rsidR="00CE450C">
        <w:rPr>
          <w:rStyle w:val="CommentReference"/>
          <w:rFonts w:asciiTheme="minorHAnsi" w:eastAsiaTheme="minorHAnsi" w:hAnsiTheme="minorHAnsi" w:cstheme="minorBidi"/>
          <w:color w:val="auto"/>
        </w:rPr>
        <w:commentReference w:id="206"/>
      </w:r>
    </w:p>
    <w:p w14:paraId="301EE995" w14:textId="3424F9BD" w:rsidR="004B46C6" w:rsidRPr="00365928" w:rsidRDefault="00152830" w:rsidP="00CD543E">
      <w:pPr>
        <w:spacing w:after="120"/>
        <w:rPr>
          <w:rFonts w:ascii="Arial" w:hAnsi="Arial" w:cs="Arial"/>
          <w:sz w:val="22"/>
          <w:szCs w:val="22"/>
        </w:rPr>
      </w:pPr>
      <w:bookmarkStart w:id="207" w:name="OLE_LINK71"/>
      <w:bookmarkStart w:id="208" w:name="OLE_LINK74"/>
      <w:r w:rsidRPr="00152830">
        <w:rPr>
          <w:rFonts w:ascii="Arial" w:hAnsi="Arial" w:cs="Arial"/>
          <w:sz w:val="22"/>
          <w:szCs w:val="22"/>
        </w:rPr>
        <w:t>Before examining the effect</w:t>
      </w:r>
      <w:r w:rsidR="0086259B">
        <w:rPr>
          <w:rFonts w:ascii="Arial" w:hAnsi="Arial" w:cs="Arial"/>
          <w:sz w:val="22"/>
          <w:szCs w:val="22"/>
        </w:rPr>
        <w:t>s of cTBS</w:t>
      </w:r>
      <w:r w:rsidRPr="00152830">
        <w:rPr>
          <w:rFonts w:ascii="Arial" w:hAnsi="Arial" w:cs="Arial"/>
          <w:sz w:val="22"/>
          <w:szCs w:val="22"/>
        </w:rPr>
        <w:t xml:space="preserve">, we first </w:t>
      </w:r>
      <w:r w:rsidR="008834A8">
        <w:rPr>
          <w:rFonts w:ascii="Arial" w:hAnsi="Arial" w:cs="Arial"/>
          <w:sz w:val="22"/>
          <w:szCs w:val="22"/>
        </w:rPr>
        <w:t>set out</w:t>
      </w:r>
      <w:r w:rsidRPr="00152830">
        <w:rPr>
          <w:rFonts w:ascii="Arial" w:hAnsi="Arial" w:cs="Arial"/>
          <w:sz w:val="22"/>
          <w:szCs w:val="22"/>
        </w:rPr>
        <w:t xml:space="preserve"> to </w:t>
      </w:r>
      <w:r w:rsidR="00B50ECE">
        <w:rPr>
          <w:rFonts w:ascii="Arial" w:hAnsi="Arial" w:cs="Arial"/>
          <w:sz w:val="22"/>
          <w:szCs w:val="22"/>
        </w:rPr>
        <w:t>examine</w:t>
      </w:r>
      <w:r w:rsidRPr="00152830">
        <w:rPr>
          <w:rFonts w:ascii="Arial" w:hAnsi="Arial" w:cs="Arial"/>
          <w:sz w:val="22"/>
          <w:szCs w:val="22"/>
        </w:rPr>
        <w:t xml:space="preserve"> the factors</w:t>
      </w:r>
      <w:r w:rsidR="00B50ECE">
        <w:rPr>
          <w:rFonts w:ascii="Arial" w:hAnsi="Arial" w:cs="Arial"/>
          <w:sz w:val="22"/>
          <w:szCs w:val="22"/>
        </w:rPr>
        <w:t xml:space="preserve"> that might</w:t>
      </w:r>
      <w:r w:rsidRPr="00152830">
        <w:rPr>
          <w:rFonts w:ascii="Arial" w:hAnsi="Arial" w:cs="Arial"/>
          <w:sz w:val="22"/>
          <w:szCs w:val="22"/>
        </w:rPr>
        <w:t xml:space="preserve"> influenc</w:t>
      </w:r>
      <w:r w:rsidR="00850C1B">
        <w:rPr>
          <w:rFonts w:ascii="Arial" w:hAnsi="Arial" w:cs="Arial"/>
          <w:sz w:val="22"/>
          <w:szCs w:val="22"/>
        </w:rPr>
        <w:t>e</w:t>
      </w:r>
      <w:r w:rsidRPr="00152830">
        <w:rPr>
          <w:rFonts w:ascii="Arial" w:hAnsi="Arial" w:cs="Arial"/>
          <w:sz w:val="22"/>
          <w:szCs w:val="22"/>
        </w:rPr>
        <w:t xml:space="preserve"> participants’ choices on savory-sweet pairs on Day 2</w:t>
      </w:r>
      <w:r w:rsidR="00266D95">
        <w:rPr>
          <w:rFonts w:ascii="Arial" w:hAnsi="Arial" w:cs="Arial"/>
          <w:sz w:val="22"/>
          <w:szCs w:val="22"/>
        </w:rPr>
        <w:t xml:space="preserve">, where </w:t>
      </w:r>
      <w:r w:rsidRPr="00152830">
        <w:rPr>
          <w:rFonts w:ascii="Arial" w:hAnsi="Arial" w:cs="Arial"/>
          <w:sz w:val="22"/>
          <w:szCs w:val="22"/>
        </w:rPr>
        <w:t xml:space="preserve">participants </w:t>
      </w:r>
      <w:r w:rsidR="00266D95">
        <w:rPr>
          <w:rFonts w:ascii="Arial" w:hAnsi="Arial" w:cs="Arial"/>
          <w:sz w:val="22"/>
          <w:szCs w:val="22"/>
        </w:rPr>
        <w:t>had not been</w:t>
      </w:r>
      <w:r w:rsidRPr="00152830">
        <w:rPr>
          <w:rFonts w:ascii="Arial" w:hAnsi="Arial" w:cs="Arial"/>
          <w:sz w:val="22"/>
          <w:szCs w:val="22"/>
        </w:rPr>
        <w:t xml:space="preserve"> trained </w:t>
      </w:r>
      <w:r w:rsidR="00D966A8">
        <w:rPr>
          <w:rFonts w:ascii="Arial" w:hAnsi="Arial" w:cs="Arial"/>
          <w:sz w:val="22"/>
          <w:szCs w:val="22"/>
        </w:rPr>
        <w:t>in</w:t>
      </w:r>
      <w:r w:rsidRPr="00152830">
        <w:rPr>
          <w:rFonts w:ascii="Arial" w:hAnsi="Arial" w:cs="Arial"/>
          <w:sz w:val="22"/>
          <w:szCs w:val="22"/>
        </w:rPr>
        <w:t xml:space="preserve"> mak</w:t>
      </w:r>
      <w:r w:rsidR="00D966A8">
        <w:rPr>
          <w:rFonts w:ascii="Arial" w:hAnsi="Arial" w:cs="Arial"/>
          <w:sz w:val="22"/>
          <w:szCs w:val="22"/>
        </w:rPr>
        <w:t>ing</w:t>
      </w:r>
      <w:r w:rsidRPr="00152830">
        <w:rPr>
          <w:rFonts w:ascii="Arial" w:hAnsi="Arial" w:cs="Arial"/>
          <w:sz w:val="22"/>
          <w:szCs w:val="22"/>
        </w:rPr>
        <w:t xml:space="preserve"> these </w:t>
      </w:r>
      <w:r w:rsidR="003613A1">
        <w:rPr>
          <w:rFonts w:ascii="Arial" w:hAnsi="Arial" w:cs="Arial"/>
          <w:sz w:val="22"/>
          <w:szCs w:val="22"/>
        </w:rPr>
        <w:t>decisions</w:t>
      </w:r>
      <w:r w:rsidR="00266D95">
        <w:rPr>
          <w:rFonts w:ascii="Arial" w:hAnsi="Arial" w:cs="Arial"/>
          <w:sz w:val="22"/>
          <w:szCs w:val="22"/>
        </w:rPr>
        <w:t>. We presume</w:t>
      </w:r>
      <w:r w:rsidR="00133598">
        <w:rPr>
          <w:rFonts w:ascii="Arial" w:hAnsi="Arial" w:cs="Arial"/>
          <w:sz w:val="22"/>
          <w:szCs w:val="22"/>
        </w:rPr>
        <w:t>d</w:t>
      </w:r>
      <w:r w:rsidR="00266D95">
        <w:rPr>
          <w:rFonts w:ascii="Arial" w:hAnsi="Arial" w:cs="Arial"/>
          <w:sz w:val="22"/>
          <w:szCs w:val="22"/>
        </w:rPr>
        <w:t xml:space="preserve"> </w:t>
      </w:r>
      <w:r w:rsidRPr="00152830">
        <w:rPr>
          <w:rFonts w:ascii="Arial" w:hAnsi="Arial" w:cs="Arial"/>
          <w:sz w:val="22"/>
          <w:szCs w:val="22"/>
        </w:rPr>
        <w:t xml:space="preserve">that these </w:t>
      </w:r>
      <w:r w:rsidR="00133598">
        <w:rPr>
          <w:rFonts w:ascii="Arial" w:hAnsi="Arial" w:cs="Arial"/>
          <w:sz w:val="22"/>
          <w:szCs w:val="22"/>
        </w:rPr>
        <w:t>choices</w:t>
      </w:r>
      <w:r w:rsidR="00DC0EB5">
        <w:rPr>
          <w:rFonts w:ascii="Arial" w:hAnsi="Arial" w:cs="Arial"/>
          <w:sz w:val="22"/>
          <w:szCs w:val="22"/>
        </w:rPr>
        <w:t xml:space="preserve"> were</w:t>
      </w:r>
      <w:r w:rsidRPr="00152830">
        <w:rPr>
          <w:rFonts w:ascii="Arial" w:hAnsi="Arial" w:cs="Arial"/>
          <w:sz w:val="22"/>
          <w:szCs w:val="22"/>
        </w:rPr>
        <w:t xml:space="preserve"> influenced by both the learned value of each stimulus and </w:t>
      </w:r>
      <w:r w:rsidR="00DC0EB5">
        <w:rPr>
          <w:rFonts w:ascii="Arial" w:hAnsi="Arial" w:cs="Arial"/>
          <w:sz w:val="22"/>
          <w:szCs w:val="22"/>
        </w:rPr>
        <w:t>participants’</w:t>
      </w:r>
      <w:r w:rsidRPr="00152830">
        <w:rPr>
          <w:rFonts w:ascii="Arial" w:hAnsi="Arial" w:cs="Arial"/>
          <w:sz w:val="22"/>
          <w:szCs w:val="22"/>
        </w:rPr>
        <w:t xml:space="preserve"> satiation status on Day 2</w:t>
      </w:r>
      <w:r w:rsidR="00D84E5F">
        <w:rPr>
          <w:rFonts w:ascii="Arial" w:hAnsi="Arial" w:cs="Arial"/>
          <w:sz w:val="22"/>
          <w:szCs w:val="22"/>
        </w:rPr>
        <w:t>.</w:t>
      </w:r>
      <w:bookmarkStart w:id="209" w:name="OLE_LINK72"/>
      <w:bookmarkEnd w:id="207"/>
      <w:r w:rsidR="00DC0EB5">
        <w:rPr>
          <w:rFonts w:ascii="Arial" w:hAnsi="Arial" w:cs="Arial"/>
          <w:sz w:val="22"/>
          <w:szCs w:val="22"/>
        </w:rPr>
        <w:t xml:space="preserve"> The following results support this assumption.</w:t>
      </w:r>
    </w:p>
    <w:p w14:paraId="5AD61EAB" w14:textId="58485070" w:rsidR="00F802CE" w:rsidRPr="004B46C6" w:rsidRDefault="004B46C6" w:rsidP="004B46C6">
      <w:pPr>
        <w:spacing w:after="120"/>
        <w:rPr>
          <w:rFonts w:ascii="Arial" w:hAnsi="Arial" w:cs="Arial"/>
          <w:sz w:val="22"/>
          <w:szCs w:val="22"/>
        </w:rPr>
      </w:pPr>
      <w:bookmarkStart w:id="210" w:name="OLE_LINK73"/>
      <w:r w:rsidRPr="004B46C6">
        <w:rPr>
          <w:rFonts w:ascii="Arial" w:hAnsi="Arial" w:cs="Arial"/>
          <w:sz w:val="22"/>
          <w:szCs w:val="22"/>
        </w:rPr>
        <w:t>The learning outcome from Day 1 influenced Day 2</w:t>
      </w:r>
      <w:r w:rsidR="00130972">
        <w:rPr>
          <w:rFonts w:ascii="Arial" w:hAnsi="Arial" w:cs="Arial"/>
          <w:sz w:val="22"/>
          <w:szCs w:val="22"/>
        </w:rPr>
        <w:t xml:space="preserve"> choices</w:t>
      </w:r>
      <w:r w:rsidRPr="004B46C6">
        <w:rPr>
          <w:rFonts w:ascii="Arial" w:hAnsi="Arial" w:cs="Arial"/>
          <w:sz w:val="22"/>
          <w:szCs w:val="22"/>
        </w:rPr>
        <w:t xml:space="preserve"> </w:t>
      </w:r>
      <w:r w:rsidR="00130972">
        <w:rPr>
          <w:rFonts w:ascii="Arial" w:hAnsi="Arial" w:cs="Arial"/>
          <w:sz w:val="22"/>
          <w:szCs w:val="22"/>
        </w:rPr>
        <w:t>showing</w:t>
      </w:r>
      <w:r w:rsidRPr="004B46C6">
        <w:rPr>
          <w:rFonts w:ascii="Arial" w:hAnsi="Arial" w:cs="Arial"/>
          <w:sz w:val="22"/>
          <w:szCs w:val="22"/>
        </w:rPr>
        <w:t xml:space="preserve"> that learned value</w:t>
      </w:r>
      <w:r w:rsidR="002B7D05">
        <w:rPr>
          <w:rFonts w:ascii="Arial" w:hAnsi="Arial" w:cs="Arial"/>
          <w:sz w:val="22"/>
          <w:szCs w:val="22"/>
        </w:rPr>
        <w:t xml:space="preserve"> weights</w:t>
      </w:r>
      <w:r w:rsidRPr="004B46C6">
        <w:rPr>
          <w:rFonts w:ascii="Arial" w:hAnsi="Arial" w:cs="Arial"/>
          <w:sz w:val="22"/>
          <w:szCs w:val="22"/>
        </w:rPr>
        <w:t xml:space="preserve"> affect</w:t>
      </w:r>
      <w:r w:rsidR="00313F38">
        <w:rPr>
          <w:rFonts w:ascii="Arial" w:hAnsi="Arial" w:cs="Arial"/>
          <w:sz w:val="22"/>
          <w:szCs w:val="22"/>
        </w:rPr>
        <w:t>ed</w:t>
      </w:r>
      <w:r w:rsidRPr="004B46C6">
        <w:rPr>
          <w:rFonts w:ascii="Arial" w:hAnsi="Arial" w:cs="Arial"/>
          <w:sz w:val="22"/>
          <w:szCs w:val="22"/>
        </w:rPr>
        <w:t xml:space="preserve"> </w:t>
      </w:r>
      <w:r w:rsidR="009C47D6">
        <w:rPr>
          <w:rFonts w:ascii="Arial" w:hAnsi="Arial" w:cs="Arial"/>
          <w:sz w:val="22"/>
          <w:szCs w:val="22"/>
        </w:rPr>
        <w:t>choices</w:t>
      </w:r>
      <w:r w:rsidR="00190BC5">
        <w:rPr>
          <w:rFonts w:ascii="Arial" w:hAnsi="Arial" w:cs="Arial"/>
          <w:sz w:val="22"/>
          <w:szCs w:val="22"/>
        </w:rPr>
        <w:t xml:space="preserve"> </w:t>
      </w:r>
      <w:r w:rsidR="00130972">
        <w:rPr>
          <w:rFonts w:ascii="Arial" w:hAnsi="Arial" w:cs="Arial"/>
          <w:sz w:val="22"/>
          <w:szCs w:val="22"/>
        </w:rPr>
        <w:t xml:space="preserve">collapsing </w:t>
      </w:r>
      <w:r w:rsidR="00190BC5" w:rsidRPr="004B46C6">
        <w:rPr>
          <w:rFonts w:ascii="Arial" w:hAnsi="Arial" w:cs="Arial"/>
          <w:sz w:val="22"/>
          <w:szCs w:val="22"/>
        </w:rPr>
        <w:t>across all participants and sessions</w:t>
      </w:r>
      <w:r w:rsidR="00130972">
        <w:rPr>
          <w:rFonts w:ascii="Arial" w:hAnsi="Arial" w:cs="Arial"/>
          <w:sz w:val="22"/>
          <w:szCs w:val="22"/>
        </w:rPr>
        <w:t xml:space="preserve"> </w:t>
      </w:r>
      <w:r w:rsidR="00130972" w:rsidRPr="004B46C6">
        <w:rPr>
          <w:rFonts w:ascii="Arial" w:hAnsi="Arial" w:cs="Arial"/>
          <w:sz w:val="22"/>
          <w:szCs w:val="22"/>
        </w:rPr>
        <w:t>(</w:t>
      </w:r>
      <w:r w:rsidR="00130972" w:rsidRPr="00700602">
        <w:rPr>
          <w:rFonts w:ascii="Arial" w:hAnsi="Arial" w:cs="Arial"/>
          <w:b/>
          <w:bCs/>
          <w:sz w:val="22"/>
          <w:szCs w:val="22"/>
          <w:rPrChange w:id="211" w:author="Kahnt, Thorsten (NIH/NIDA) [E]" w:date="2025-01-21T11:49:00Z">
            <w:rPr>
              <w:rFonts w:ascii="Arial" w:hAnsi="Arial" w:cs="Arial"/>
              <w:sz w:val="22"/>
              <w:szCs w:val="22"/>
            </w:rPr>
          </w:rPrChange>
        </w:rPr>
        <w:t>Fig. 4A</w:t>
      </w:r>
      <w:r w:rsidR="00130972" w:rsidRPr="004B46C6">
        <w:rPr>
          <w:rFonts w:ascii="Arial" w:hAnsi="Arial" w:cs="Arial"/>
          <w:sz w:val="22"/>
          <w:szCs w:val="22"/>
        </w:rPr>
        <w:t>)</w:t>
      </w:r>
      <w:r w:rsidRPr="004B46C6">
        <w:rPr>
          <w:rFonts w:ascii="Arial" w:hAnsi="Arial" w:cs="Arial"/>
          <w:sz w:val="22"/>
          <w:szCs w:val="22"/>
        </w:rPr>
        <w:t>. The</w:t>
      </w:r>
      <w:r w:rsidR="004328FD">
        <w:rPr>
          <w:rFonts w:ascii="Arial" w:hAnsi="Arial" w:cs="Arial"/>
          <w:sz w:val="22"/>
          <w:szCs w:val="22"/>
        </w:rPr>
        <w:t>se</w:t>
      </w:r>
      <w:r w:rsidRPr="004B46C6">
        <w:rPr>
          <w:rFonts w:ascii="Arial" w:hAnsi="Arial" w:cs="Arial"/>
          <w:sz w:val="22"/>
          <w:szCs w:val="22"/>
        </w:rPr>
        <w:t xml:space="preserve"> weights were estimated using the fitted learning model from the Day 1 discrimination task.</w:t>
      </w:r>
      <w:r w:rsidR="00190BC5" w:rsidRPr="00190BC5">
        <w:rPr>
          <w:rFonts w:ascii="Arial" w:hAnsi="Arial" w:cs="Arial"/>
          <w:sz w:val="22"/>
          <w:szCs w:val="22"/>
        </w:rPr>
        <w:t xml:space="preserve"> </w:t>
      </w:r>
      <w:r w:rsidR="004328FD">
        <w:rPr>
          <w:rFonts w:ascii="Arial" w:hAnsi="Arial" w:cs="Arial"/>
          <w:sz w:val="22"/>
          <w:szCs w:val="22"/>
        </w:rPr>
        <w:t>D</w:t>
      </w:r>
      <w:r w:rsidR="00190BC5" w:rsidRPr="004B46C6">
        <w:rPr>
          <w:rFonts w:ascii="Arial" w:hAnsi="Arial" w:cs="Arial"/>
          <w:sz w:val="22"/>
          <w:szCs w:val="22"/>
        </w:rPr>
        <w:t>ot size repr</w:t>
      </w:r>
      <w:r w:rsidR="004328FD">
        <w:rPr>
          <w:rFonts w:ascii="Arial" w:hAnsi="Arial" w:cs="Arial"/>
          <w:sz w:val="22"/>
          <w:szCs w:val="22"/>
        </w:rPr>
        <w:t>esents</w:t>
      </w:r>
      <w:r w:rsidR="00190BC5" w:rsidRPr="004B46C6">
        <w:rPr>
          <w:rFonts w:ascii="Arial" w:hAnsi="Arial" w:cs="Arial"/>
          <w:sz w:val="22"/>
          <w:szCs w:val="22"/>
        </w:rPr>
        <w:t xml:space="preserve"> the number of trials </w:t>
      </w:r>
      <w:r w:rsidR="004328FD">
        <w:rPr>
          <w:rFonts w:ascii="Arial" w:hAnsi="Arial" w:cs="Arial"/>
          <w:sz w:val="22"/>
          <w:szCs w:val="22"/>
        </w:rPr>
        <w:t>per</w:t>
      </w:r>
      <w:r w:rsidR="00190BC5" w:rsidRPr="004B46C6">
        <w:rPr>
          <w:rFonts w:ascii="Arial" w:hAnsi="Arial" w:cs="Arial"/>
          <w:sz w:val="22"/>
          <w:szCs w:val="22"/>
        </w:rPr>
        <w:t xml:space="preserve"> value combination</w:t>
      </w:r>
      <w:r w:rsidR="004328FD">
        <w:rPr>
          <w:rFonts w:ascii="Arial" w:hAnsi="Arial" w:cs="Arial"/>
          <w:sz w:val="22"/>
          <w:szCs w:val="22"/>
        </w:rPr>
        <w:t xml:space="preserve"> (log scale)</w:t>
      </w:r>
      <w:r w:rsidR="00F46197">
        <w:rPr>
          <w:rFonts w:ascii="Arial" w:hAnsi="Arial" w:cs="Arial"/>
          <w:sz w:val="22"/>
          <w:szCs w:val="22"/>
        </w:rPr>
        <w:t>, with m</w:t>
      </w:r>
      <w:r w:rsidR="00190BC5" w:rsidRPr="004B46C6">
        <w:rPr>
          <w:rFonts w:ascii="Arial" w:hAnsi="Arial" w:cs="Arial"/>
          <w:sz w:val="22"/>
          <w:szCs w:val="22"/>
        </w:rPr>
        <w:t>issing dots i</w:t>
      </w:r>
      <w:r w:rsidR="00F46197">
        <w:rPr>
          <w:rFonts w:ascii="Arial" w:hAnsi="Arial" w:cs="Arial"/>
          <w:sz w:val="22"/>
          <w:szCs w:val="22"/>
        </w:rPr>
        <w:t>ndicating unobserved</w:t>
      </w:r>
      <w:r w:rsidR="00190BC5" w:rsidRPr="004B46C6">
        <w:rPr>
          <w:rFonts w:ascii="Arial" w:hAnsi="Arial" w:cs="Arial"/>
          <w:sz w:val="22"/>
          <w:szCs w:val="22"/>
        </w:rPr>
        <w:t xml:space="preserve"> combinations.</w:t>
      </w:r>
      <w:r w:rsidR="00190BC5">
        <w:rPr>
          <w:rFonts w:ascii="Arial" w:hAnsi="Arial" w:cs="Arial"/>
          <w:sz w:val="22"/>
          <w:szCs w:val="22"/>
        </w:rPr>
        <w:t xml:space="preserve"> </w:t>
      </w:r>
      <w:r w:rsidRPr="004B46C6">
        <w:rPr>
          <w:rFonts w:ascii="Arial" w:hAnsi="Arial" w:cs="Arial"/>
          <w:sz w:val="22"/>
          <w:szCs w:val="22"/>
        </w:rPr>
        <w:t>The data reveal</w:t>
      </w:r>
      <w:r w:rsidR="008D794A">
        <w:rPr>
          <w:rFonts w:ascii="Arial" w:hAnsi="Arial" w:cs="Arial"/>
          <w:sz w:val="22"/>
          <w:szCs w:val="22"/>
        </w:rPr>
        <w:t>ed</w:t>
      </w:r>
      <w:r w:rsidRPr="004B46C6">
        <w:rPr>
          <w:rFonts w:ascii="Arial" w:hAnsi="Arial" w:cs="Arial"/>
          <w:sz w:val="22"/>
          <w:szCs w:val="22"/>
        </w:rPr>
        <w:t xml:space="preserve"> a pattern</w:t>
      </w:r>
      <w:r w:rsidR="008D794A">
        <w:rPr>
          <w:rFonts w:ascii="Arial" w:hAnsi="Arial" w:cs="Arial"/>
          <w:sz w:val="22"/>
          <w:szCs w:val="22"/>
        </w:rPr>
        <w:t xml:space="preserve">: </w:t>
      </w:r>
      <w:r w:rsidRPr="004B46C6">
        <w:rPr>
          <w:rFonts w:ascii="Arial" w:hAnsi="Arial" w:cs="Arial"/>
          <w:sz w:val="22"/>
          <w:szCs w:val="22"/>
        </w:rPr>
        <w:t>the probability of selecting the sated option</w:t>
      </w:r>
      <w:r w:rsidR="0031764B">
        <w:rPr>
          <w:rFonts w:ascii="Arial" w:hAnsi="Arial" w:cs="Arial"/>
          <w:sz w:val="22"/>
          <w:szCs w:val="22"/>
        </w:rPr>
        <w:t xml:space="preserve"> was highest </w:t>
      </w:r>
      <w:r w:rsidR="0031764B">
        <w:rPr>
          <w:rFonts w:ascii="Arial" w:hAnsi="Arial" w:cs="Arial"/>
          <w:sz w:val="22"/>
          <w:szCs w:val="22"/>
        </w:rPr>
        <w:lastRenderedPageBreak/>
        <w:t>with high SA and low</w:t>
      </w:r>
      <w:r w:rsidR="001A241C">
        <w:rPr>
          <w:rFonts w:ascii="Arial" w:hAnsi="Arial" w:cs="Arial"/>
          <w:sz w:val="22"/>
          <w:szCs w:val="22"/>
        </w:rPr>
        <w:t xml:space="preserve"> </w:t>
      </w:r>
      <w:r w:rsidR="0031764B">
        <w:rPr>
          <w:rFonts w:ascii="Arial" w:hAnsi="Arial" w:cs="Arial"/>
          <w:sz w:val="22"/>
          <w:szCs w:val="22"/>
        </w:rPr>
        <w:t>NS</w:t>
      </w:r>
      <w:r w:rsidR="001A241C">
        <w:rPr>
          <w:rFonts w:ascii="Arial" w:hAnsi="Arial" w:cs="Arial"/>
          <w:sz w:val="22"/>
          <w:szCs w:val="22"/>
        </w:rPr>
        <w:t xml:space="preserve"> values</w:t>
      </w:r>
      <w:r w:rsidR="0031764B">
        <w:rPr>
          <w:rFonts w:ascii="Arial" w:hAnsi="Arial" w:cs="Arial"/>
          <w:sz w:val="22"/>
          <w:szCs w:val="22"/>
        </w:rPr>
        <w:t xml:space="preserve"> (bottom</w:t>
      </w:r>
      <w:r w:rsidR="009D2A25">
        <w:rPr>
          <w:rFonts w:ascii="Arial" w:hAnsi="Arial" w:cs="Arial"/>
          <w:sz w:val="22"/>
          <w:szCs w:val="22"/>
        </w:rPr>
        <w:t>-</w:t>
      </w:r>
      <w:r w:rsidR="0031764B">
        <w:rPr>
          <w:rFonts w:ascii="Arial" w:hAnsi="Arial" w:cs="Arial"/>
          <w:sz w:val="22"/>
          <w:szCs w:val="22"/>
        </w:rPr>
        <w:t xml:space="preserve">right </w:t>
      </w:r>
      <w:r w:rsidR="009D2A25">
        <w:rPr>
          <w:rFonts w:ascii="Arial" w:hAnsi="Arial" w:cs="Arial"/>
          <w:sz w:val="22"/>
          <w:szCs w:val="22"/>
        </w:rPr>
        <w:t>quadrant</w:t>
      </w:r>
      <w:r w:rsidR="0031764B">
        <w:rPr>
          <w:rFonts w:ascii="Arial" w:hAnsi="Arial" w:cs="Arial"/>
          <w:sz w:val="22"/>
          <w:szCs w:val="22"/>
        </w:rPr>
        <w:t>)</w:t>
      </w:r>
      <w:r w:rsidR="009D2A25">
        <w:rPr>
          <w:rFonts w:ascii="Arial" w:hAnsi="Arial" w:cs="Arial"/>
          <w:sz w:val="22"/>
          <w:szCs w:val="22"/>
        </w:rPr>
        <w:t xml:space="preserve"> and</w:t>
      </w:r>
      <w:r w:rsidR="0031764B">
        <w:rPr>
          <w:rFonts w:ascii="Arial" w:hAnsi="Arial" w:cs="Arial"/>
          <w:sz w:val="22"/>
          <w:szCs w:val="22"/>
        </w:rPr>
        <w:t xml:space="preserve"> lowest with low</w:t>
      </w:r>
      <w:r w:rsidR="009D2A25">
        <w:rPr>
          <w:rFonts w:ascii="Arial" w:hAnsi="Arial" w:cs="Arial"/>
          <w:sz w:val="22"/>
          <w:szCs w:val="22"/>
        </w:rPr>
        <w:t xml:space="preserve"> </w:t>
      </w:r>
      <w:r w:rsidR="0031764B">
        <w:rPr>
          <w:rFonts w:ascii="Arial" w:hAnsi="Arial" w:cs="Arial"/>
          <w:sz w:val="22"/>
          <w:szCs w:val="22"/>
        </w:rPr>
        <w:t>SA and high</w:t>
      </w:r>
      <w:r w:rsidR="009D2A25">
        <w:rPr>
          <w:rFonts w:ascii="Arial" w:hAnsi="Arial" w:cs="Arial"/>
          <w:sz w:val="22"/>
          <w:szCs w:val="22"/>
        </w:rPr>
        <w:t xml:space="preserve"> </w:t>
      </w:r>
      <w:r w:rsidR="0031764B">
        <w:rPr>
          <w:rFonts w:ascii="Arial" w:hAnsi="Arial" w:cs="Arial"/>
          <w:sz w:val="22"/>
          <w:szCs w:val="22"/>
        </w:rPr>
        <w:t>NS</w:t>
      </w:r>
      <w:r w:rsidR="009D2A25">
        <w:rPr>
          <w:rFonts w:ascii="Arial" w:hAnsi="Arial" w:cs="Arial"/>
          <w:sz w:val="22"/>
          <w:szCs w:val="22"/>
        </w:rPr>
        <w:t xml:space="preserve"> values</w:t>
      </w:r>
      <w:r w:rsidR="0031764B">
        <w:rPr>
          <w:rFonts w:ascii="Arial" w:hAnsi="Arial" w:cs="Arial"/>
          <w:sz w:val="22"/>
          <w:szCs w:val="22"/>
        </w:rPr>
        <w:t xml:space="preserve"> (top</w:t>
      </w:r>
      <w:r w:rsidR="009D2A25">
        <w:rPr>
          <w:rFonts w:ascii="Arial" w:hAnsi="Arial" w:cs="Arial"/>
          <w:sz w:val="22"/>
          <w:szCs w:val="22"/>
        </w:rPr>
        <w:t>-</w:t>
      </w:r>
      <w:r w:rsidR="0031764B">
        <w:rPr>
          <w:rFonts w:ascii="Arial" w:hAnsi="Arial" w:cs="Arial"/>
          <w:sz w:val="22"/>
          <w:szCs w:val="22"/>
        </w:rPr>
        <w:t xml:space="preserve">left </w:t>
      </w:r>
      <w:r w:rsidR="009D2A25">
        <w:rPr>
          <w:rFonts w:ascii="Arial" w:hAnsi="Arial" w:cs="Arial"/>
          <w:sz w:val="22"/>
          <w:szCs w:val="22"/>
        </w:rPr>
        <w:t>quadrant</w:t>
      </w:r>
      <w:r w:rsidR="0031764B">
        <w:rPr>
          <w:rFonts w:ascii="Arial" w:hAnsi="Arial" w:cs="Arial"/>
          <w:sz w:val="22"/>
          <w:szCs w:val="22"/>
        </w:rPr>
        <w:t xml:space="preserve">), </w:t>
      </w:r>
      <w:r w:rsidR="005C378F">
        <w:rPr>
          <w:rFonts w:ascii="Arial" w:hAnsi="Arial" w:cs="Arial"/>
          <w:sz w:val="22"/>
          <w:szCs w:val="22"/>
        </w:rPr>
        <w:t>following</w:t>
      </w:r>
      <w:r w:rsidR="0031764B">
        <w:rPr>
          <w:rFonts w:ascii="Arial" w:hAnsi="Arial" w:cs="Arial"/>
          <w:sz w:val="22"/>
          <w:szCs w:val="22"/>
        </w:rPr>
        <w:t xml:space="preserve"> a gradient from </w:t>
      </w:r>
      <w:r w:rsidRPr="004B46C6">
        <w:rPr>
          <w:rFonts w:ascii="Arial" w:hAnsi="Arial" w:cs="Arial"/>
          <w:sz w:val="22"/>
          <w:szCs w:val="22"/>
        </w:rPr>
        <w:t>top-left to bottom-right.</w:t>
      </w:r>
      <w:r w:rsidR="00EA161F">
        <w:rPr>
          <w:rFonts w:ascii="Arial" w:hAnsi="Arial" w:cs="Arial"/>
          <w:sz w:val="22"/>
          <w:szCs w:val="22"/>
        </w:rPr>
        <w:t xml:space="preserve"> </w:t>
      </w:r>
      <w:r w:rsidR="00975FF6">
        <w:rPr>
          <w:rFonts w:ascii="Arial" w:hAnsi="Arial" w:cs="Arial"/>
          <w:sz w:val="22"/>
          <w:szCs w:val="22"/>
        </w:rPr>
        <w:t xml:space="preserve">We further plotted the </w:t>
      </w:r>
      <w:r w:rsidRPr="004B46C6">
        <w:rPr>
          <w:rFonts w:ascii="Arial" w:hAnsi="Arial" w:cs="Arial"/>
          <w:sz w:val="22"/>
          <w:szCs w:val="22"/>
        </w:rPr>
        <w:t>probability of selecting the sated option against the value difference between sated</w:t>
      </w:r>
      <w:r w:rsidR="008B6B0B">
        <w:rPr>
          <w:rFonts w:ascii="Arial" w:hAnsi="Arial" w:cs="Arial"/>
          <w:sz w:val="22"/>
          <w:szCs w:val="22"/>
        </w:rPr>
        <w:t xml:space="preserve"> </w:t>
      </w:r>
      <w:r w:rsidRPr="004B46C6">
        <w:rPr>
          <w:rFonts w:ascii="Arial" w:hAnsi="Arial" w:cs="Arial"/>
          <w:sz w:val="22"/>
          <w:szCs w:val="22"/>
        </w:rPr>
        <w:t>and non-sated options</w:t>
      </w:r>
      <w:r w:rsidR="008B6B0B">
        <w:rPr>
          <w:rFonts w:ascii="Arial" w:hAnsi="Arial" w:cs="Arial"/>
          <w:sz w:val="22"/>
          <w:szCs w:val="22"/>
        </w:rPr>
        <w:t xml:space="preserve">, showing a significant increase in </w:t>
      </w:r>
      <w:r w:rsidRPr="004B46C6">
        <w:rPr>
          <w:rFonts w:ascii="Arial" w:hAnsi="Arial" w:cs="Arial"/>
          <w:sz w:val="22"/>
          <w:szCs w:val="22"/>
        </w:rPr>
        <w:t xml:space="preserve">probability </w:t>
      </w:r>
      <w:r w:rsidR="008B6B0B">
        <w:rPr>
          <w:rFonts w:ascii="Arial" w:hAnsi="Arial" w:cs="Arial"/>
          <w:sz w:val="22"/>
          <w:szCs w:val="22"/>
        </w:rPr>
        <w:t xml:space="preserve">with value </w:t>
      </w:r>
      <w:r w:rsidRPr="004B46C6">
        <w:rPr>
          <w:rFonts w:ascii="Arial" w:hAnsi="Arial" w:cs="Arial"/>
          <w:sz w:val="22"/>
          <w:szCs w:val="22"/>
        </w:rPr>
        <w:t>difference</w:t>
      </w:r>
      <w:r w:rsidR="004A1271">
        <w:rPr>
          <w:rFonts w:ascii="Arial" w:hAnsi="Arial" w:cs="Arial"/>
          <w:sz w:val="22"/>
          <w:szCs w:val="22"/>
        </w:rPr>
        <w:t xml:space="preserve"> </w:t>
      </w:r>
      <w:r w:rsidR="00F802CE" w:rsidRPr="002C14A4">
        <w:rPr>
          <w:rFonts w:ascii="Arial" w:hAnsi="Arial" w:cs="Arial"/>
          <w:color w:val="000000" w:themeColor="text1"/>
          <w:sz w:val="22"/>
          <w:szCs w:val="22"/>
        </w:rPr>
        <w:t>(Pearson’s r = 0.</w:t>
      </w:r>
      <w:r w:rsidR="00F802CE">
        <w:rPr>
          <w:rFonts w:ascii="Arial" w:hAnsi="Arial" w:cs="Arial"/>
          <w:color w:val="000000" w:themeColor="text1"/>
          <w:sz w:val="22"/>
          <w:szCs w:val="22"/>
        </w:rPr>
        <w:t>923</w:t>
      </w:r>
      <w:r w:rsidR="00F802CE" w:rsidRPr="002C14A4">
        <w:rPr>
          <w:rFonts w:ascii="Arial" w:hAnsi="Arial" w:cs="Arial"/>
          <w:color w:val="000000" w:themeColor="text1"/>
          <w:sz w:val="22"/>
          <w:szCs w:val="22"/>
        </w:rPr>
        <w:t xml:space="preserve">, p = </w:t>
      </w:r>
      <w:r w:rsidR="00F802CE" w:rsidRPr="004B46C6">
        <w:rPr>
          <w:rFonts w:ascii="Arial" w:hAnsi="Arial" w:cs="Arial"/>
          <w:sz w:val="22"/>
          <w:szCs w:val="22"/>
        </w:rPr>
        <w:t>3.49 × 10</w:t>
      </w:r>
      <w:r w:rsidR="00F802CE" w:rsidRPr="004B46C6">
        <w:rPr>
          <w:rFonts w:ascii="Cambria Math" w:hAnsi="Cambria Math" w:cs="Cambria Math"/>
          <w:sz w:val="22"/>
          <w:szCs w:val="22"/>
        </w:rPr>
        <w:t>⁻</w:t>
      </w:r>
      <w:r w:rsidR="00F802CE" w:rsidRPr="004B46C6">
        <w:rPr>
          <w:rFonts w:ascii="Arial" w:hAnsi="Arial" w:cs="Arial"/>
          <w:sz w:val="22"/>
          <w:szCs w:val="22"/>
        </w:rPr>
        <w:t>¹⁰</w:t>
      </w:r>
      <w:r w:rsidR="00F802CE">
        <w:rPr>
          <w:rFonts w:ascii="Arial" w:hAnsi="Arial" w:cs="Arial"/>
          <w:color w:val="000000" w:themeColor="text1"/>
          <w:sz w:val="22"/>
          <w:szCs w:val="22"/>
        </w:rPr>
        <w:t xml:space="preserve">; </w:t>
      </w:r>
      <w:commentRangeStart w:id="212"/>
      <w:r w:rsidR="00F802CE" w:rsidRPr="00174A6A">
        <w:rPr>
          <w:rFonts w:ascii="Arial" w:hAnsi="Arial" w:cs="Arial"/>
          <w:b/>
          <w:bCs/>
          <w:color w:val="000000" w:themeColor="text1"/>
          <w:sz w:val="22"/>
          <w:szCs w:val="22"/>
        </w:rPr>
        <w:t xml:space="preserve">Fig. </w:t>
      </w:r>
      <w:r w:rsidR="00F802CE">
        <w:rPr>
          <w:rFonts w:ascii="Arial" w:hAnsi="Arial" w:cs="Arial"/>
          <w:b/>
          <w:bCs/>
          <w:color w:val="000000" w:themeColor="text1"/>
          <w:sz w:val="22"/>
          <w:szCs w:val="22"/>
        </w:rPr>
        <w:t>4B</w:t>
      </w:r>
      <w:commentRangeEnd w:id="212"/>
      <w:r w:rsidR="00CE450C">
        <w:rPr>
          <w:rStyle w:val="CommentReference"/>
        </w:rPr>
        <w:commentReference w:id="212"/>
      </w:r>
      <w:r w:rsidR="00F802CE" w:rsidRPr="002C14A4">
        <w:rPr>
          <w:rFonts w:ascii="Arial" w:hAnsi="Arial" w:cs="Arial"/>
          <w:color w:val="000000" w:themeColor="text1"/>
          <w:sz w:val="22"/>
          <w:szCs w:val="22"/>
        </w:rPr>
        <w:t>).</w:t>
      </w:r>
    </w:p>
    <w:bookmarkEnd w:id="209"/>
    <w:bookmarkEnd w:id="210"/>
    <w:p w14:paraId="51BC1FC5" w14:textId="7B37E63D" w:rsidR="00525D83" w:rsidRDefault="004334FD" w:rsidP="004334FD">
      <w:pPr>
        <w:spacing w:after="120"/>
        <w:rPr>
          <w:rFonts w:ascii="Arial" w:hAnsi="Arial" w:cs="Arial"/>
          <w:color w:val="000000" w:themeColor="text1"/>
          <w:sz w:val="22"/>
          <w:szCs w:val="22"/>
        </w:rPr>
      </w:pPr>
      <w:r w:rsidRPr="00C82F4C">
        <w:rPr>
          <w:rFonts w:ascii="Arial" w:hAnsi="Arial" w:cs="Arial"/>
          <w:sz w:val="22"/>
          <w:szCs w:val="22"/>
        </w:rPr>
        <w:t xml:space="preserve">Participants’ odor ratings on Day 2 indicated that the selective satiation procedure significantly reduced odor pleasantness across sessions and participants (p = 2.75e-13, </w:t>
      </w:r>
      <w:commentRangeStart w:id="213"/>
      <w:r>
        <w:rPr>
          <w:rFonts w:ascii="Arial" w:hAnsi="Arial" w:cs="Arial"/>
          <w:b/>
          <w:sz w:val="22"/>
          <w:szCs w:val="22"/>
        </w:rPr>
        <w:t>Fig.</w:t>
      </w:r>
      <w:r w:rsidRPr="00C82F4C">
        <w:rPr>
          <w:rFonts w:ascii="Arial" w:hAnsi="Arial" w:cs="Arial"/>
          <w:b/>
          <w:sz w:val="22"/>
          <w:szCs w:val="22"/>
        </w:rPr>
        <w:t xml:space="preserve"> 4</w:t>
      </w:r>
      <w:r w:rsidR="00E9356E">
        <w:rPr>
          <w:rFonts w:ascii="Arial" w:hAnsi="Arial" w:cs="Arial"/>
          <w:b/>
          <w:sz w:val="22"/>
          <w:szCs w:val="22"/>
        </w:rPr>
        <w:t>C</w:t>
      </w:r>
      <w:r w:rsidRPr="00C82F4C">
        <w:rPr>
          <w:rFonts w:ascii="Arial" w:hAnsi="Arial" w:cs="Arial"/>
          <w:sz w:val="22"/>
          <w:szCs w:val="22"/>
        </w:rPr>
        <w:t xml:space="preserve">). </w:t>
      </w:r>
      <w:commentRangeEnd w:id="213"/>
      <w:r w:rsidR="00CE450C">
        <w:rPr>
          <w:rStyle w:val="CommentReference"/>
        </w:rPr>
        <w:commentReference w:id="213"/>
      </w:r>
      <w:r w:rsidRPr="00C82F4C">
        <w:rPr>
          <w:rFonts w:ascii="Arial" w:hAnsi="Arial" w:cs="Arial"/>
          <w:sz w:val="22"/>
          <w:szCs w:val="22"/>
        </w:rPr>
        <w:t xml:space="preserve">This </w:t>
      </w:r>
      <w:r w:rsidR="007D5FA6">
        <w:rPr>
          <w:rFonts w:ascii="Arial" w:hAnsi="Arial" w:cs="Arial"/>
          <w:sz w:val="22"/>
          <w:szCs w:val="22"/>
        </w:rPr>
        <w:t>reduction</w:t>
      </w:r>
      <w:r w:rsidRPr="00C82F4C">
        <w:rPr>
          <w:rFonts w:ascii="Arial" w:hAnsi="Arial" w:cs="Arial"/>
          <w:sz w:val="22"/>
          <w:szCs w:val="22"/>
        </w:rPr>
        <w:t xml:space="preserve"> was </w:t>
      </w:r>
      <w:r w:rsidR="007D5FA6">
        <w:rPr>
          <w:rFonts w:ascii="Arial" w:hAnsi="Arial" w:cs="Arial"/>
          <w:sz w:val="22"/>
          <w:szCs w:val="22"/>
        </w:rPr>
        <w:t>consistent regardless of</w:t>
      </w:r>
      <w:r w:rsidRPr="00C82F4C">
        <w:rPr>
          <w:rFonts w:ascii="Arial" w:hAnsi="Arial" w:cs="Arial"/>
          <w:sz w:val="22"/>
          <w:szCs w:val="22"/>
        </w:rPr>
        <w:t xml:space="preserve"> TMS condition (sham/cTBS), TMS targeted location (aOFC/pOFC), session number (1</w:t>
      </w:r>
      <w:r w:rsidRPr="00C82F4C">
        <w:rPr>
          <w:rFonts w:ascii="Arial" w:hAnsi="Arial" w:cs="Arial"/>
          <w:sz w:val="22"/>
          <w:szCs w:val="22"/>
          <w:vertAlign w:val="superscript"/>
        </w:rPr>
        <w:t>st</w:t>
      </w:r>
      <w:r w:rsidRPr="00C82F4C">
        <w:rPr>
          <w:rFonts w:ascii="Arial" w:hAnsi="Arial" w:cs="Arial"/>
          <w:sz w:val="22"/>
          <w:szCs w:val="22"/>
        </w:rPr>
        <w:t>, 2</w:t>
      </w:r>
      <w:r w:rsidRPr="00C82F4C">
        <w:rPr>
          <w:rFonts w:ascii="Arial" w:hAnsi="Arial" w:cs="Arial"/>
          <w:sz w:val="22"/>
          <w:szCs w:val="22"/>
          <w:vertAlign w:val="superscript"/>
        </w:rPr>
        <w:t>nd</w:t>
      </w:r>
      <w:r w:rsidRPr="00C82F4C">
        <w:rPr>
          <w:rFonts w:ascii="Arial" w:hAnsi="Arial" w:cs="Arial"/>
          <w:sz w:val="22"/>
          <w:szCs w:val="22"/>
        </w:rPr>
        <w:t>, 3</w:t>
      </w:r>
      <w:r w:rsidRPr="00C82F4C">
        <w:rPr>
          <w:rFonts w:ascii="Arial" w:hAnsi="Arial" w:cs="Arial"/>
          <w:sz w:val="22"/>
          <w:szCs w:val="22"/>
          <w:vertAlign w:val="superscript"/>
        </w:rPr>
        <w:t>rd</w:t>
      </w:r>
      <w:r w:rsidRPr="00C82F4C">
        <w:rPr>
          <w:rFonts w:ascii="Arial" w:hAnsi="Arial" w:cs="Arial"/>
          <w:sz w:val="22"/>
          <w:szCs w:val="22"/>
        </w:rPr>
        <w:t xml:space="preserve">), or sated odor type (savory/sweet) (all p &gt; 0.05), suggesting </w:t>
      </w:r>
      <w:r w:rsidR="00894785">
        <w:rPr>
          <w:rFonts w:ascii="Arial" w:hAnsi="Arial" w:cs="Arial"/>
          <w:sz w:val="22"/>
          <w:szCs w:val="22"/>
        </w:rPr>
        <w:t>that odor</w:t>
      </w:r>
      <w:r w:rsidRPr="00C82F4C">
        <w:rPr>
          <w:rFonts w:ascii="Arial" w:hAnsi="Arial" w:cs="Arial"/>
          <w:sz w:val="22"/>
          <w:szCs w:val="22"/>
        </w:rPr>
        <w:t xml:space="preserve"> devalu</w:t>
      </w:r>
      <w:r w:rsidR="00894785">
        <w:rPr>
          <w:rFonts w:ascii="Arial" w:hAnsi="Arial" w:cs="Arial"/>
          <w:sz w:val="22"/>
          <w:szCs w:val="22"/>
        </w:rPr>
        <w:t>ation after the meal was robust</w:t>
      </w:r>
      <w:r>
        <w:rPr>
          <w:rFonts w:ascii="Arial" w:hAnsi="Arial" w:cs="Arial"/>
          <w:sz w:val="22"/>
          <w:szCs w:val="22"/>
        </w:rPr>
        <w:t xml:space="preserve"> (</w:t>
      </w:r>
      <w:r w:rsidRPr="00CE450C">
        <w:rPr>
          <w:rFonts w:ascii="Arial" w:hAnsi="Arial" w:cs="Arial"/>
          <w:b/>
          <w:bCs/>
          <w:sz w:val="22"/>
          <w:szCs w:val="22"/>
          <w:rPrChange w:id="214" w:author="Kahnt, Thorsten (NIH/NIDA) [E]" w:date="2025-01-21T11:53:00Z">
            <w:rPr>
              <w:rFonts w:ascii="Arial" w:hAnsi="Arial" w:cs="Arial"/>
              <w:sz w:val="22"/>
              <w:szCs w:val="22"/>
            </w:rPr>
          </w:rPrChange>
        </w:rPr>
        <w:t>Extended Data Fig. 2</w:t>
      </w:r>
      <w:r>
        <w:rPr>
          <w:rFonts w:ascii="Arial" w:hAnsi="Arial" w:cs="Arial"/>
          <w:sz w:val="22"/>
          <w:szCs w:val="22"/>
        </w:rPr>
        <w:t>)</w:t>
      </w:r>
      <w:r w:rsidRPr="00C82F4C">
        <w:rPr>
          <w:rFonts w:ascii="Arial" w:hAnsi="Arial" w:cs="Arial"/>
          <w:sz w:val="22"/>
          <w:szCs w:val="22"/>
        </w:rPr>
        <w:t xml:space="preserve">. </w:t>
      </w:r>
      <w:r w:rsidR="003A0E9C">
        <w:rPr>
          <w:rFonts w:ascii="Arial" w:hAnsi="Arial" w:cs="Arial"/>
          <w:color w:val="000000" w:themeColor="text1"/>
          <w:sz w:val="22"/>
          <w:szCs w:val="22"/>
        </w:rPr>
        <w:t xml:space="preserve">Sated odor choices were significantly correlated with the </w:t>
      </w:r>
      <w:r w:rsidR="003A0E9C" w:rsidRPr="00B92325">
        <w:rPr>
          <w:rFonts w:ascii="Arial" w:hAnsi="Arial" w:cs="Arial"/>
          <w:color w:val="000000" w:themeColor="text1"/>
          <w:sz w:val="22"/>
          <w:szCs w:val="22"/>
        </w:rPr>
        <w:t>pleasantness difference between sated and non-sated odors both before and after the meal (</w:t>
      </w:r>
      <w:r w:rsidR="003A0E9C" w:rsidRPr="00174A6A">
        <w:rPr>
          <w:rFonts w:ascii="Arial" w:hAnsi="Arial" w:cs="Arial"/>
          <w:b/>
          <w:bCs/>
          <w:color w:val="000000" w:themeColor="text1"/>
          <w:sz w:val="22"/>
          <w:szCs w:val="22"/>
        </w:rPr>
        <w:t xml:space="preserve">Fig. </w:t>
      </w:r>
      <w:r w:rsidR="004C6F85">
        <w:rPr>
          <w:rFonts w:ascii="Arial" w:hAnsi="Arial" w:cs="Arial"/>
          <w:b/>
          <w:bCs/>
          <w:color w:val="000000" w:themeColor="text1"/>
          <w:sz w:val="22"/>
          <w:szCs w:val="22"/>
        </w:rPr>
        <w:t>4D, E</w:t>
      </w:r>
      <w:r w:rsidR="003A0E9C" w:rsidRPr="00B92325">
        <w:rPr>
          <w:rFonts w:ascii="Arial" w:hAnsi="Arial" w:cs="Arial"/>
          <w:color w:val="000000" w:themeColor="text1"/>
          <w:sz w:val="22"/>
          <w:szCs w:val="22"/>
        </w:rPr>
        <w:t>).</w:t>
      </w:r>
      <w:r w:rsidR="003A0E9C">
        <w:rPr>
          <w:rFonts w:ascii="Arial" w:hAnsi="Arial" w:cs="Arial"/>
          <w:color w:val="000000" w:themeColor="text1"/>
          <w:sz w:val="22"/>
          <w:szCs w:val="22"/>
        </w:rPr>
        <w:t xml:space="preserve"> </w:t>
      </w:r>
      <w:r w:rsidR="00B81C7C">
        <w:rPr>
          <w:rFonts w:ascii="Arial" w:hAnsi="Arial" w:cs="Arial"/>
          <w:color w:val="000000" w:themeColor="text1"/>
          <w:sz w:val="22"/>
          <w:szCs w:val="22"/>
        </w:rPr>
        <w:t xml:space="preserve">Additionally, </w:t>
      </w:r>
      <w:r w:rsidR="003A0E9C" w:rsidRPr="002C14A4">
        <w:rPr>
          <w:rFonts w:ascii="Arial" w:hAnsi="Arial" w:cs="Arial"/>
          <w:color w:val="000000" w:themeColor="text1"/>
          <w:sz w:val="22"/>
          <w:szCs w:val="22"/>
        </w:rPr>
        <w:t>change</w:t>
      </w:r>
      <w:r w:rsidR="00B81C7C">
        <w:rPr>
          <w:rFonts w:ascii="Arial" w:hAnsi="Arial" w:cs="Arial"/>
          <w:color w:val="000000" w:themeColor="text1"/>
          <w:sz w:val="22"/>
          <w:szCs w:val="22"/>
        </w:rPr>
        <w:t>s</w:t>
      </w:r>
      <w:r w:rsidR="003A0E9C" w:rsidRPr="002C14A4">
        <w:rPr>
          <w:rFonts w:ascii="Arial" w:hAnsi="Arial" w:cs="Arial"/>
          <w:color w:val="000000" w:themeColor="text1"/>
          <w:sz w:val="22"/>
          <w:szCs w:val="22"/>
        </w:rPr>
        <w:t xml:space="preserve"> in sated odor choices </w:t>
      </w:r>
      <w:r w:rsidR="00B81C7C">
        <w:rPr>
          <w:rFonts w:ascii="Arial" w:hAnsi="Arial" w:cs="Arial"/>
          <w:color w:val="000000" w:themeColor="text1"/>
          <w:sz w:val="22"/>
          <w:szCs w:val="22"/>
        </w:rPr>
        <w:t>were</w:t>
      </w:r>
      <w:r w:rsidR="003A0E9C" w:rsidRPr="002C14A4">
        <w:rPr>
          <w:rFonts w:ascii="Arial" w:hAnsi="Arial" w:cs="Arial"/>
          <w:color w:val="000000" w:themeColor="text1"/>
          <w:sz w:val="22"/>
          <w:szCs w:val="22"/>
        </w:rPr>
        <w:t xml:space="preserve"> significantly correlated with </w:t>
      </w:r>
      <w:r w:rsidR="003A0E9C">
        <w:rPr>
          <w:rFonts w:ascii="Arial" w:hAnsi="Arial" w:cs="Arial"/>
          <w:color w:val="000000" w:themeColor="text1"/>
          <w:sz w:val="22"/>
          <w:szCs w:val="22"/>
        </w:rPr>
        <w:t>change</w:t>
      </w:r>
      <w:r w:rsidR="00B81C7C">
        <w:rPr>
          <w:rFonts w:ascii="Arial" w:hAnsi="Arial" w:cs="Arial"/>
          <w:color w:val="000000" w:themeColor="text1"/>
          <w:sz w:val="22"/>
          <w:szCs w:val="22"/>
        </w:rPr>
        <w:t>s</w:t>
      </w:r>
      <w:r w:rsidR="003A0E9C">
        <w:rPr>
          <w:rFonts w:ascii="Arial" w:hAnsi="Arial" w:cs="Arial"/>
          <w:color w:val="000000" w:themeColor="text1"/>
          <w:sz w:val="22"/>
          <w:szCs w:val="22"/>
        </w:rPr>
        <w:t xml:space="preserve"> in pleasantness difference </w:t>
      </w:r>
      <w:r w:rsidR="003A0E9C" w:rsidRPr="002C14A4">
        <w:rPr>
          <w:rFonts w:ascii="Arial" w:hAnsi="Arial" w:cs="Arial"/>
          <w:color w:val="000000" w:themeColor="text1"/>
          <w:sz w:val="22"/>
          <w:szCs w:val="22"/>
        </w:rPr>
        <w:t>(Pearson’s r = 0.46, p = 8</w:t>
      </w:r>
      <w:r w:rsidR="00000BD0">
        <w:rPr>
          <w:rFonts w:ascii="Arial" w:hAnsi="Arial" w:cs="Arial"/>
          <w:color w:val="000000" w:themeColor="text1"/>
          <w:sz w:val="22"/>
          <w:szCs w:val="22"/>
        </w:rPr>
        <w:t>.</w:t>
      </w:r>
      <w:r w:rsidR="003A0E9C" w:rsidRPr="002C14A4">
        <w:rPr>
          <w:rFonts w:ascii="Arial" w:hAnsi="Arial" w:cs="Arial"/>
          <w:color w:val="000000" w:themeColor="text1"/>
          <w:sz w:val="22"/>
          <w:szCs w:val="22"/>
        </w:rPr>
        <w:t>3</w:t>
      </w:r>
      <w:r w:rsidR="00000BD0">
        <w:rPr>
          <w:rFonts w:ascii="Arial" w:hAnsi="Arial" w:cs="Arial"/>
          <w:color w:val="000000" w:themeColor="text1"/>
          <w:sz w:val="22"/>
          <w:szCs w:val="22"/>
        </w:rPr>
        <w:t>e-4</w:t>
      </w:r>
      <w:r w:rsidR="003A0E9C">
        <w:rPr>
          <w:rFonts w:ascii="Arial" w:hAnsi="Arial" w:cs="Arial"/>
          <w:color w:val="000000" w:themeColor="text1"/>
          <w:sz w:val="22"/>
          <w:szCs w:val="22"/>
        </w:rPr>
        <w:t xml:space="preserve">; </w:t>
      </w:r>
      <w:r w:rsidR="003A0E9C" w:rsidRPr="00174A6A">
        <w:rPr>
          <w:rFonts w:ascii="Arial" w:hAnsi="Arial" w:cs="Arial"/>
          <w:b/>
          <w:bCs/>
          <w:color w:val="000000" w:themeColor="text1"/>
          <w:sz w:val="22"/>
          <w:szCs w:val="22"/>
        </w:rPr>
        <w:t xml:space="preserve">Fig. </w:t>
      </w:r>
      <w:r w:rsidR="004C6F85">
        <w:rPr>
          <w:rFonts w:ascii="Arial" w:hAnsi="Arial" w:cs="Arial"/>
          <w:b/>
          <w:bCs/>
          <w:color w:val="000000" w:themeColor="text1"/>
          <w:sz w:val="22"/>
          <w:szCs w:val="22"/>
        </w:rPr>
        <w:t>4F</w:t>
      </w:r>
      <w:r w:rsidR="003A0E9C" w:rsidRPr="002C14A4">
        <w:rPr>
          <w:rFonts w:ascii="Arial" w:hAnsi="Arial" w:cs="Arial"/>
          <w:color w:val="000000" w:themeColor="text1"/>
          <w:sz w:val="22"/>
          <w:szCs w:val="22"/>
        </w:rPr>
        <w:t>).</w:t>
      </w:r>
    </w:p>
    <w:p w14:paraId="61026873" w14:textId="300DA6F5" w:rsidR="00E96834" w:rsidRPr="000345F2" w:rsidRDefault="003A514E" w:rsidP="004334FD">
      <w:pPr>
        <w:spacing w:after="120"/>
        <w:rPr>
          <w:rFonts w:ascii="Arial" w:hAnsi="Arial" w:cs="Arial"/>
          <w:sz w:val="22"/>
          <w:szCs w:val="22"/>
        </w:rPr>
      </w:pPr>
      <w:bookmarkStart w:id="215" w:name="OLE_LINK70"/>
      <w:r>
        <w:rPr>
          <w:rFonts w:ascii="Arial" w:hAnsi="Arial" w:cs="Arial"/>
          <w:sz w:val="22"/>
          <w:szCs w:val="22"/>
        </w:rPr>
        <w:t>W</w:t>
      </w:r>
      <w:r w:rsidR="00E96834" w:rsidRPr="000345F2">
        <w:rPr>
          <w:rFonts w:ascii="Arial" w:hAnsi="Arial" w:cs="Arial"/>
          <w:sz w:val="22"/>
          <w:szCs w:val="22"/>
        </w:rPr>
        <w:t>hen evaluating</w:t>
      </w:r>
      <w:r>
        <w:rPr>
          <w:rFonts w:ascii="Arial" w:hAnsi="Arial" w:cs="Arial"/>
          <w:sz w:val="22"/>
          <w:szCs w:val="22"/>
        </w:rPr>
        <w:t xml:space="preserve"> cTBS</w:t>
      </w:r>
      <w:r w:rsidR="00E96834" w:rsidRPr="000345F2">
        <w:rPr>
          <w:rFonts w:ascii="Arial" w:hAnsi="Arial" w:cs="Arial"/>
          <w:sz w:val="22"/>
          <w:szCs w:val="22"/>
        </w:rPr>
        <w:t xml:space="preserve"> effects</w:t>
      </w:r>
      <w:r w:rsidR="00C96B10" w:rsidRPr="000345F2">
        <w:rPr>
          <w:rFonts w:ascii="Arial" w:hAnsi="Arial" w:cs="Arial"/>
          <w:sz w:val="22"/>
          <w:szCs w:val="22"/>
        </w:rPr>
        <w:t xml:space="preserve"> (Day 1 or Day 2)</w:t>
      </w:r>
      <w:r w:rsidR="00E96834" w:rsidRPr="000345F2">
        <w:rPr>
          <w:rFonts w:ascii="Arial" w:hAnsi="Arial" w:cs="Arial"/>
          <w:sz w:val="22"/>
          <w:szCs w:val="22"/>
        </w:rPr>
        <w:t xml:space="preserve"> on</w:t>
      </w:r>
      <w:r w:rsidR="00CD3C94" w:rsidRPr="000345F2">
        <w:rPr>
          <w:rFonts w:ascii="Arial" w:hAnsi="Arial" w:cs="Arial"/>
          <w:sz w:val="22"/>
          <w:szCs w:val="22"/>
        </w:rPr>
        <w:t xml:space="preserve"> Day 2</w:t>
      </w:r>
      <w:r w:rsidR="00E96834" w:rsidRPr="000345F2">
        <w:rPr>
          <w:rFonts w:ascii="Arial" w:hAnsi="Arial" w:cs="Arial"/>
          <w:sz w:val="22"/>
          <w:szCs w:val="22"/>
        </w:rPr>
        <w:t xml:space="preserve"> choices, we included the difference in learned </w:t>
      </w:r>
      <w:del w:id="216" w:author="Kahnt, Thorsten (NIH/NIDA) [E]" w:date="2025-01-21T11:55:00Z">
        <w:r w:rsidR="00E96834" w:rsidRPr="000345F2" w:rsidDel="00CE450C">
          <w:rPr>
            <w:rFonts w:ascii="Arial" w:hAnsi="Arial" w:cs="Arial"/>
            <w:sz w:val="22"/>
            <w:szCs w:val="22"/>
          </w:rPr>
          <w:delText xml:space="preserve">strength </w:delText>
        </w:r>
      </w:del>
      <w:ins w:id="217" w:author="Kahnt, Thorsten (NIH/NIDA) [E]" w:date="2025-01-21T11:55:00Z">
        <w:r w:rsidR="00CE450C">
          <w:rPr>
            <w:rFonts w:ascii="Arial" w:hAnsi="Arial" w:cs="Arial"/>
            <w:sz w:val="22"/>
            <w:szCs w:val="22"/>
          </w:rPr>
          <w:t>value weights</w:t>
        </w:r>
        <w:r w:rsidR="00CE450C" w:rsidRPr="000345F2">
          <w:rPr>
            <w:rFonts w:ascii="Arial" w:hAnsi="Arial" w:cs="Arial"/>
            <w:sz w:val="22"/>
            <w:szCs w:val="22"/>
          </w:rPr>
          <w:t xml:space="preserve"> </w:t>
        </w:r>
      </w:ins>
      <w:r w:rsidR="00E96834" w:rsidRPr="000345F2">
        <w:rPr>
          <w:rFonts w:ascii="Arial" w:hAnsi="Arial" w:cs="Arial"/>
          <w:sz w:val="22"/>
          <w:szCs w:val="22"/>
        </w:rPr>
        <w:t xml:space="preserve">and the </w:t>
      </w:r>
      <w:commentRangeStart w:id="218"/>
      <w:r w:rsidR="00E96834" w:rsidRPr="000345F2">
        <w:rPr>
          <w:rFonts w:ascii="Arial" w:hAnsi="Arial" w:cs="Arial"/>
          <w:sz w:val="22"/>
          <w:szCs w:val="22"/>
        </w:rPr>
        <w:t>selective satiation index</w:t>
      </w:r>
      <w:commentRangeEnd w:id="218"/>
      <w:r w:rsidR="00CE450C">
        <w:rPr>
          <w:rStyle w:val="CommentReference"/>
        </w:rPr>
        <w:commentReference w:id="218"/>
      </w:r>
      <w:r w:rsidR="00E96834" w:rsidRPr="000345F2">
        <w:rPr>
          <w:rFonts w:ascii="Arial" w:hAnsi="Arial" w:cs="Arial"/>
          <w:sz w:val="22"/>
          <w:szCs w:val="22"/>
        </w:rPr>
        <w:t xml:space="preserve"> as regressors. </w:t>
      </w:r>
      <w:r w:rsidR="00CD3C94" w:rsidRPr="000345F2">
        <w:rPr>
          <w:rFonts w:ascii="Arial" w:hAnsi="Arial" w:cs="Arial"/>
          <w:sz w:val="22"/>
          <w:szCs w:val="22"/>
        </w:rPr>
        <w:t xml:space="preserve">This approach was necessary because </w:t>
      </w:r>
      <w:r w:rsidR="0001269F" w:rsidRPr="000345F2">
        <w:rPr>
          <w:rFonts w:ascii="Arial" w:hAnsi="Arial" w:cs="Arial"/>
          <w:sz w:val="22"/>
          <w:szCs w:val="22"/>
        </w:rPr>
        <w:t xml:space="preserve">Day 1 cTBS </w:t>
      </w:r>
      <w:r w:rsidR="00E96834" w:rsidRPr="000345F2">
        <w:rPr>
          <w:rFonts w:ascii="Arial" w:hAnsi="Arial" w:cs="Arial"/>
          <w:sz w:val="22"/>
          <w:szCs w:val="22"/>
        </w:rPr>
        <w:t>might influence</w:t>
      </w:r>
      <w:r>
        <w:rPr>
          <w:rFonts w:ascii="Arial" w:hAnsi="Arial" w:cs="Arial"/>
          <w:sz w:val="22"/>
          <w:szCs w:val="22"/>
        </w:rPr>
        <w:t xml:space="preserve"> both</w:t>
      </w:r>
      <w:r w:rsidR="00E96834" w:rsidRPr="000345F2">
        <w:rPr>
          <w:rFonts w:ascii="Arial" w:hAnsi="Arial" w:cs="Arial"/>
          <w:sz w:val="22"/>
          <w:szCs w:val="22"/>
        </w:rPr>
        <w:t xml:space="preserve"> value learning</w:t>
      </w:r>
      <w:r w:rsidR="000F0B87" w:rsidRPr="000345F2">
        <w:rPr>
          <w:rFonts w:ascii="Arial" w:hAnsi="Arial" w:cs="Arial"/>
          <w:sz w:val="22"/>
          <w:szCs w:val="22"/>
        </w:rPr>
        <w:t xml:space="preserve"> </w:t>
      </w:r>
      <w:r>
        <w:rPr>
          <w:rFonts w:ascii="Arial" w:hAnsi="Arial" w:cs="Arial"/>
          <w:sz w:val="22"/>
          <w:szCs w:val="22"/>
        </w:rPr>
        <w:t>and</w:t>
      </w:r>
      <w:r w:rsidR="000F0B87" w:rsidRPr="000345F2">
        <w:rPr>
          <w:rFonts w:ascii="Arial" w:hAnsi="Arial" w:cs="Arial"/>
          <w:sz w:val="22"/>
          <w:szCs w:val="22"/>
        </w:rPr>
        <w:t xml:space="preserve"> identity learning</w:t>
      </w:r>
      <w:r w:rsidR="00CD3C94" w:rsidRPr="000345F2">
        <w:rPr>
          <w:rFonts w:ascii="Arial" w:hAnsi="Arial" w:cs="Arial"/>
          <w:sz w:val="22"/>
          <w:szCs w:val="22"/>
        </w:rPr>
        <w:t xml:space="preserve">. However, by incorporating these regressors, we effectively </w:t>
      </w:r>
      <w:r w:rsidR="00E96834" w:rsidRPr="000345F2">
        <w:rPr>
          <w:rFonts w:ascii="Arial" w:hAnsi="Arial" w:cs="Arial"/>
          <w:sz w:val="22"/>
          <w:szCs w:val="22"/>
        </w:rPr>
        <w:t>accounted for potential deficits</w:t>
      </w:r>
      <w:r w:rsidR="00771612">
        <w:rPr>
          <w:rFonts w:ascii="Arial" w:hAnsi="Arial" w:cs="Arial"/>
          <w:sz w:val="22"/>
          <w:szCs w:val="22"/>
        </w:rPr>
        <w:t xml:space="preserve"> in value learning.</w:t>
      </w:r>
    </w:p>
    <w:bookmarkEnd w:id="208"/>
    <w:bookmarkEnd w:id="215"/>
    <w:p w14:paraId="7185E75B" w14:textId="77777777" w:rsidR="00396BDF" w:rsidRDefault="00396BDF" w:rsidP="004334FD">
      <w:pPr>
        <w:spacing w:after="120"/>
        <w:rPr>
          <w:rFonts w:ascii="Arial" w:hAnsi="Arial" w:cs="Arial"/>
          <w:sz w:val="22"/>
          <w:szCs w:val="22"/>
        </w:rPr>
      </w:pPr>
    </w:p>
    <w:p w14:paraId="24FF04A0" w14:textId="77777777" w:rsidR="00123034" w:rsidRDefault="00396BDF" w:rsidP="00D27FB2">
      <w:pPr>
        <w:keepNext/>
        <w:spacing w:after="120"/>
        <w:jc w:val="center"/>
      </w:pPr>
      <w:r w:rsidRPr="00396BDF">
        <w:rPr>
          <w:rFonts w:ascii="Arial" w:hAnsi="Arial" w:cs="Arial"/>
          <w:noProof/>
          <w:sz w:val="22"/>
          <w:szCs w:val="22"/>
        </w:rPr>
        <w:drawing>
          <wp:inline distT="0" distB="0" distL="0" distR="0" wp14:anchorId="58E7CAFB" wp14:editId="24F1FCDA">
            <wp:extent cx="5822315" cy="3646449"/>
            <wp:effectExtent l="0" t="0" r="0" b="0"/>
            <wp:docPr id="15384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3060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8145" cy="3662626"/>
                    </a:xfrm>
                    <a:prstGeom prst="rect">
                      <a:avLst/>
                    </a:prstGeom>
                  </pic:spPr>
                </pic:pic>
              </a:graphicData>
            </a:graphic>
          </wp:inline>
        </w:drawing>
      </w:r>
    </w:p>
    <w:p w14:paraId="71A00A78" w14:textId="57F06316" w:rsidR="003972E4" w:rsidRPr="00883AA0" w:rsidRDefault="00123034" w:rsidP="00B4690A">
      <w:pPr>
        <w:pStyle w:val="Caption"/>
        <w:rPr>
          <w:rFonts w:ascii="Arial" w:hAnsi="Arial" w:cs="Arial"/>
          <w:b/>
          <w:bCs/>
          <w:i w:val="0"/>
          <w:iCs w:val="0"/>
          <w:color w:val="auto"/>
        </w:rPr>
      </w:pPr>
      <w:r w:rsidRPr="007637ED">
        <w:rPr>
          <w:rFonts w:ascii="Arial" w:hAnsi="Arial" w:cs="Arial"/>
          <w:b/>
          <w:bCs/>
          <w:i w:val="0"/>
          <w:iCs w:val="0"/>
          <w:color w:val="auto"/>
        </w:rPr>
        <w:t>Fig</w:t>
      </w:r>
      <w:r w:rsidR="007637ED">
        <w:rPr>
          <w:rFonts w:ascii="Arial" w:hAnsi="Arial" w:cs="Arial"/>
          <w:b/>
          <w:bCs/>
          <w:i w:val="0"/>
          <w:iCs w:val="0"/>
          <w:color w:val="auto"/>
        </w:rPr>
        <w:t>.</w:t>
      </w:r>
      <w:r w:rsidRPr="007637ED">
        <w:rPr>
          <w:rFonts w:ascii="Arial" w:hAnsi="Arial" w:cs="Arial"/>
          <w:b/>
          <w:bCs/>
          <w:i w:val="0"/>
          <w:iCs w:val="0"/>
          <w:color w:val="auto"/>
        </w:rPr>
        <w:t xml:space="preserve"> </w:t>
      </w:r>
      <w:r w:rsidRPr="007637ED">
        <w:rPr>
          <w:rFonts w:ascii="Arial" w:hAnsi="Arial" w:cs="Arial"/>
          <w:b/>
          <w:bCs/>
          <w:i w:val="0"/>
          <w:iCs w:val="0"/>
          <w:color w:val="auto"/>
        </w:rPr>
        <w:fldChar w:fldCharType="begin"/>
      </w:r>
      <w:r w:rsidRPr="007637ED">
        <w:rPr>
          <w:rFonts w:ascii="Arial" w:hAnsi="Arial" w:cs="Arial"/>
          <w:b/>
          <w:bCs/>
          <w:i w:val="0"/>
          <w:iCs w:val="0"/>
          <w:color w:val="auto"/>
        </w:rPr>
        <w:instrText xml:space="preserve"> SEQ Figure \* ARABIC </w:instrText>
      </w:r>
      <w:r w:rsidRPr="007637ED">
        <w:rPr>
          <w:rFonts w:ascii="Arial" w:hAnsi="Arial" w:cs="Arial"/>
          <w:b/>
          <w:bCs/>
          <w:i w:val="0"/>
          <w:iCs w:val="0"/>
          <w:color w:val="auto"/>
        </w:rPr>
        <w:fldChar w:fldCharType="separate"/>
      </w:r>
      <w:r w:rsidRPr="007637ED">
        <w:rPr>
          <w:rFonts w:ascii="Arial" w:hAnsi="Arial" w:cs="Arial"/>
          <w:b/>
          <w:bCs/>
          <w:i w:val="0"/>
          <w:iCs w:val="0"/>
          <w:noProof/>
          <w:color w:val="auto"/>
        </w:rPr>
        <w:t>4</w:t>
      </w:r>
      <w:r w:rsidRPr="007637ED">
        <w:rPr>
          <w:rFonts w:ascii="Arial" w:hAnsi="Arial" w:cs="Arial"/>
          <w:b/>
          <w:bCs/>
          <w:i w:val="0"/>
          <w:iCs w:val="0"/>
          <w:color w:val="auto"/>
        </w:rPr>
        <w:fldChar w:fldCharType="end"/>
      </w:r>
      <w:r w:rsidRPr="007637ED">
        <w:rPr>
          <w:rFonts w:ascii="Arial" w:hAnsi="Arial" w:cs="Arial"/>
          <w:b/>
          <w:bCs/>
          <w:i w:val="0"/>
          <w:iCs w:val="0"/>
          <w:color w:val="auto"/>
        </w:rPr>
        <w:t>.</w:t>
      </w:r>
      <w:r w:rsidRPr="00883AA0">
        <w:rPr>
          <w:rFonts w:ascii="Arial" w:hAnsi="Arial" w:cs="Arial"/>
          <w:i w:val="0"/>
          <w:iCs w:val="0"/>
          <w:color w:val="auto"/>
        </w:rPr>
        <w:t xml:space="preserve"> </w:t>
      </w:r>
      <w:r w:rsidRPr="00123034">
        <w:rPr>
          <w:rFonts w:ascii="Arial" w:hAnsi="Arial" w:cs="Arial"/>
          <w:b/>
          <w:bCs/>
          <w:i w:val="0"/>
          <w:iCs w:val="0"/>
          <w:color w:val="auto"/>
        </w:rPr>
        <w:t>Choices</w:t>
      </w:r>
      <w:r w:rsidRPr="00883AA0">
        <w:rPr>
          <w:rFonts w:ascii="Arial" w:hAnsi="Arial" w:cs="Arial"/>
          <w:b/>
          <w:bCs/>
          <w:i w:val="0"/>
          <w:iCs w:val="0"/>
          <w:color w:val="auto"/>
        </w:rPr>
        <w:t xml:space="preserve"> on Day 2</w:t>
      </w:r>
      <w:r w:rsidRPr="00123034">
        <w:rPr>
          <w:rFonts w:ascii="Arial" w:hAnsi="Arial" w:cs="Arial"/>
          <w:b/>
          <w:bCs/>
          <w:i w:val="0"/>
          <w:iCs w:val="0"/>
          <w:color w:val="auto"/>
        </w:rPr>
        <w:t xml:space="preserve"> are </w:t>
      </w:r>
      <w:r w:rsidRPr="00883AA0">
        <w:rPr>
          <w:rFonts w:ascii="Arial" w:hAnsi="Arial" w:cs="Arial"/>
          <w:b/>
          <w:bCs/>
          <w:i w:val="0"/>
          <w:iCs w:val="0"/>
          <w:color w:val="auto"/>
        </w:rPr>
        <w:t>influenced</w:t>
      </w:r>
      <w:r w:rsidRPr="00123034">
        <w:rPr>
          <w:rFonts w:ascii="Arial" w:hAnsi="Arial" w:cs="Arial"/>
          <w:b/>
          <w:bCs/>
          <w:i w:val="0"/>
          <w:iCs w:val="0"/>
          <w:color w:val="auto"/>
        </w:rPr>
        <w:t xml:space="preserve"> by both learned values and selective satiation effects</w:t>
      </w:r>
      <w:r w:rsidRPr="00883AA0">
        <w:rPr>
          <w:rFonts w:ascii="Arial" w:hAnsi="Arial" w:cs="Arial"/>
          <w:b/>
          <w:bCs/>
          <w:i w:val="0"/>
          <w:iCs w:val="0"/>
          <w:color w:val="auto"/>
        </w:rPr>
        <w:t xml:space="preserve">. </w:t>
      </w:r>
      <w:r w:rsidR="0014746D" w:rsidRPr="00883AA0">
        <w:rPr>
          <w:rFonts w:ascii="Arial" w:hAnsi="Arial" w:cs="Arial"/>
          <w:b/>
          <w:bCs/>
          <w:i w:val="0"/>
          <w:iCs w:val="0"/>
          <w:color w:val="auto"/>
        </w:rPr>
        <w:t xml:space="preserve">A. </w:t>
      </w:r>
      <w:r w:rsidR="0014746D" w:rsidRPr="00883AA0">
        <w:rPr>
          <w:rFonts w:ascii="Arial" w:hAnsi="Arial" w:cs="Arial"/>
          <w:i w:val="0"/>
          <w:iCs w:val="0"/>
          <w:color w:val="auto"/>
        </w:rPr>
        <w:t xml:space="preserve">Change of rated odor pleasantness before and after the meal, for sated and non-sated odors. </w:t>
      </w:r>
      <w:r w:rsidR="0014746D" w:rsidRPr="00883AA0">
        <w:rPr>
          <w:rFonts w:ascii="Arial" w:hAnsi="Arial" w:cs="Arial"/>
          <w:b/>
          <w:bCs/>
          <w:i w:val="0"/>
          <w:iCs w:val="0"/>
          <w:color w:val="auto"/>
        </w:rPr>
        <w:t xml:space="preserve">B. </w:t>
      </w:r>
      <w:r w:rsidR="00B4690A" w:rsidRPr="00883AA0">
        <w:rPr>
          <w:rFonts w:ascii="Arial" w:hAnsi="Arial" w:cs="Arial"/>
          <w:i w:val="0"/>
          <w:iCs w:val="0"/>
          <w:color w:val="auto"/>
        </w:rPr>
        <w:t xml:space="preserve">Choice of sated odors options </w:t>
      </w:r>
      <w:r w:rsidR="0014746D" w:rsidRPr="00883AA0">
        <w:rPr>
          <w:rFonts w:ascii="Arial" w:hAnsi="Arial" w:cs="Arial"/>
          <w:i w:val="0"/>
          <w:iCs w:val="0"/>
          <w:color w:val="auto"/>
        </w:rPr>
        <w:t xml:space="preserve">associated with each of the learned weight of the combination of sated and non-sated options. </w:t>
      </w:r>
      <w:bookmarkStart w:id="219" w:name="OLE_LINK51"/>
      <w:r w:rsidR="0014746D" w:rsidRPr="00883AA0">
        <w:rPr>
          <w:rFonts w:ascii="Arial" w:hAnsi="Arial" w:cs="Arial"/>
          <w:b/>
          <w:bCs/>
          <w:i w:val="0"/>
          <w:iCs w:val="0"/>
          <w:color w:val="auto"/>
        </w:rPr>
        <w:t>C</w:t>
      </w:r>
      <w:r w:rsidR="0014746D" w:rsidRPr="00883AA0">
        <w:rPr>
          <w:rFonts w:ascii="Arial" w:hAnsi="Arial" w:cs="Arial"/>
          <w:i w:val="0"/>
          <w:iCs w:val="0"/>
          <w:color w:val="auto"/>
        </w:rPr>
        <w:t xml:space="preserve">. </w:t>
      </w:r>
      <w:bookmarkEnd w:id="219"/>
      <w:r w:rsidR="00672628" w:rsidRPr="00883AA0">
        <w:rPr>
          <w:rFonts w:ascii="Arial" w:hAnsi="Arial" w:cs="Arial"/>
          <w:i w:val="0"/>
          <w:iCs w:val="0"/>
          <w:color w:val="auto"/>
        </w:rPr>
        <w:t>Choice of sated odors options with value difference</w:t>
      </w:r>
      <w:r w:rsidR="0047693A" w:rsidRPr="00883AA0">
        <w:rPr>
          <w:rFonts w:ascii="Arial" w:hAnsi="Arial" w:cs="Arial"/>
          <w:i w:val="0"/>
          <w:iCs w:val="0"/>
          <w:color w:val="auto"/>
        </w:rPr>
        <w:t xml:space="preserve">. </w:t>
      </w:r>
      <w:r w:rsidR="00AC4089" w:rsidRPr="00883AA0">
        <w:rPr>
          <w:rFonts w:ascii="Arial" w:hAnsi="Arial" w:cs="Arial"/>
          <w:b/>
          <w:bCs/>
          <w:i w:val="0"/>
          <w:iCs w:val="0"/>
          <w:color w:val="auto"/>
        </w:rPr>
        <w:t>D.</w:t>
      </w:r>
      <w:r w:rsidR="00AC4089" w:rsidRPr="00883AA0">
        <w:rPr>
          <w:rFonts w:ascii="Arial" w:hAnsi="Arial" w:cs="Arial"/>
          <w:i w:val="0"/>
          <w:iCs w:val="0"/>
          <w:color w:val="auto"/>
        </w:rPr>
        <w:t xml:space="preserve"> Scatter plots showing high correlations between the choice of sated odors and odor preference before and after the meal, separated </w:t>
      </w:r>
      <w:commentRangeStart w:id="220"/>
      <w:r w:rsidR="00AC4089" w:rsidRPr="00883AA0">
        <w:rPr>
          <w:rFonts w:ascii="Arial" w:hAnsi="Arial" w:cs="Arial"/>
          <w:i w:val="0"/>
          <w:iCs w:val="0"/>
          <w:color w:val="auto"/>
        </w:rPr>
        <w:t>by the three TMS conditions</w:t>
      </w:r>
      <w:commentRangeEnd w:id="220"/>
      <w:r w:rsidR="00CE450C">
        <w:rPr>
          <w:rStyle w:val="CommentReference"/>
          <w:i w:val="0"/>
          <w:iCs w:val="0"/>
          <w:color w:val="auto"/>
        </w:rPr>
        <w:commentReference w:id="220"/>
      </w:r>
      <w:r w:rsidR="00AC4089" w:rsidRPr="00883AA0">
        <w:rPr>
          <w:rFonts w:ascii="Arial" w:hAnsi="Arial" w:cs="Arial"/>
          <w:i w:val="0"/>
          <w:iCs w:val="0"/>
          <w:color w:val="auto"/>
        </w:rPr>
        <w:t xml:space="preserve">. </w:t>
      </w:r>
      <w:r w:rsidR="00AC4089" w:rsidRPr="00883AA0">
        <w:rPr>
          <w:rFonts w:ascii="Arial" w:hAnsi="Arial" w:cs="Arial"/>
          <w:b/>
          <w:bCs/>
          <w:i w:val="0"/>
          <w:iCs w:val="0"/>
          <w:color w:val="auto"/>
        </w:rPr>
        <w:t xml:space="preserve">E. </w:t>
      </w:r>
      <w:r w:rsidR="00AC4089" w:rsidRPr="00883AA0">
        <w:rPr>
          <w:rFonts w:ascii="Arial" w:hAnsi="Arial" w:cs="Arial"/>
          <w:i w:val="0"/>
          <w:iCs w:val="0"/>
          <w:color w:val="auto"/>
        </w:rPr>
        <w:t xml:space="preserve">Scatter plot showing the change in the choice of sated odors against the change of odor pleasantness difference after eating the meal. </w:t>
      </w:r>
      <w:r w:rsidR="00AC4089" w:rsidRPr="00883AA0">
        <w:rPr>
          <w:rFonts w:ascii="Arial" w:hAnsi="Arial" w:cs="Arial"/>
          <w:b/>
          <w:bCs/>
          <w:i w:val="0"/>
          <w:iCs w:val="0"/>
          <w:color w:val="auto"/>
        </w:rPr>
        <w:t xml:space="preserve">F. </w:t>
      </w:r>
      <w:r w:rsidR="00AC4089" w:rsidRPr="00883AA0">
        <w:rPr>
          <w:rFonts w:ascii="Arial" w:hAnsi="Arial" w:cs="Arial"/>
          <w:i w:val="0"/>
          <w:iCs w:val="0"/>
          <w:color w:val="auto"/>
        </w:rPr>
        <w:t>Correlation between baseline odor preferences identified from savory-sweet odor choices and odor-air choices, separated by the three TMS conditions.</w:t>
      </w:r>
    </w:p>
    <w:p w14:paraId="2463BFDF" w14:textId="77777777" w:rsidR="00B4690A" w:rsidRPr="00B4690A" w:rsidRDefault="00B4690A" w:rsidP="00B4690A"/>
    <w:p w14:paraId="1AA0B0B5" w14:textId="423E05D4" w:rsidR="00E67BEC" w:rsidRPr="005F407F" w:rsidRDefault="00083078" w:rsidP="00A469AE">
      <w:pPr>
        <w:pStyle w:val="Heading3"/>
        <w:spacing w:before="120" w:after="120"/>
        <w:rPr>
          <w:rFonts w:ascii="Arial" w:hAnsi="Arial" w:cs="Arial"/>
          <w:b/>
          <w:bCs/>
          <w:color w:val="auto"/>
          <w:sz w:val="22"/>
          <w:szCs w:val="22"/>
        </w:rPr>
      </w:pPr>
      <w:r>
        <w:rPr>
          <w:rFonts w:ascii="Arial" w:hAnsi="Arial" w:cs="Arial"/>
          <w:b/>
          <w:bCs/>
          <w:color w:val="auto"/>
          <w:sz w:val="22"/>
          <w:szCs w:val="22"/>
        </w:rPr>
        <w:lastRenderedPageBreak/>
        <w:t>Posterior</w:t>
      </w:r>
      <w:ins w:id="221" w:author="Kahnt, Thorsten (NIH/NIDA) [E]" w:date="2025-01-21T12:26:00Z">
        <w:r w:rsidR="003A5789">
          <w:rPr>
            <w:rFonts w:ascii="Arial" w:hAnsi="Arial" w:cs="Arial"/>
            <w:b/>
            <w:bCs/>
            <w:color w:val="auto"/>
            <w:sz w:val="22"/>
            <w:szCs w:val="22"/>
          </w:rPr>
          <w:t xml:space="preserve"> </w:t>
        </w:r>
      </w:ins>
      <w:del w:id="222" w:author="Kahnt, Thorsten (NIH/NIDA) [E]" w:date="2025-01-21T12:26:00Z">
        <w:r w:rsidDel="003A5789">
          <w:rPr>
            <w:rFonts w:ascii="Arial" w:hAnsi="Arial" w:cs="Arial"/>
            <w:b/>
            <w:bCs/>
            <w:color w:val="auto"/>
            <w:sz w:val="22"/>
            <w:szCs w:val="22"/>
          </w:rPr>
          <w:delText xml:space="preserve">, but not anterior, </w:delText>
        </w:r>
      </w:del>
      <w:r w:rsidR="00E15A9C" w:rsidRPr="005F407F">
        <w:rPr>
          <w:rFonts w:ascii="Arial" w:hAnsi="Arial" w:cs="Arial"/>
          <w:b/>
          <w:bCs/>
          <w:color w:val="auto"/>
          <w:sz w:val="22"/>
          <w:szCs w:val="22"/>
        </w:rPr>
        <w:t>OFC</w:t>
      </w:r>
      <w:r w:rsidR="007735EE">
        <w:rPr>
          <w:rFonts w:ascii="Arial" w:hAnsi="Arial" w:cs="Arial"/>
          <w:b/>
          <w:bCs/>
          <w:color w:val="auto"/>
          <w:sz w:val="22"/>
          <w:szCs w:val="22"/>
        </w:rPr>
        <w:t>-</w:t>
      </w:r>
      <w:r w:rsidR="00643B52">
        <w:rPr>
          <w:rFonts w:ascii="Arial" w:hAnsi="Arial" w:cs="Arial"/>
          <w:b/>
          <w:bCs/>
          <w:color w:val="auto"/>
          <w:sz w:val="22"/>
          <w:szCs w:val="22"/>
        </w:rPr>
        <w:t>targeted cTBS</w:t>
      </w:r>
      <w:r w:rsidR="00DC71AA">
        <w:rPr>
          <w:rFonts w:ascii="Arial" w:hAnsi="Arial" w:cs="Arial"/>
          <w:b/>
          <w:bCs/>
          <w:color w:val="auto"/>
          <w:sz w:val="22"/>
          <w:szCs w:val="22"/>
        </w:rPr>
        <w:t xml:space="preserve"> </w:t>
      </w:r>
      <w:del w:id="223" w:author="Kahnt, Thorsten (NIH/NIDA) [E]" w:date="2025-01-21T12:00:00Z">
        <w:r w:rsidR="00DC71AA" w:rsidDel="00CE450C">
          <w:rPr>
            <w:rFonts w:ascii="Arial" w:hAnsi="Arial" w:cs="Arial"/>
            <w:b/>
            <w:bCs/>
            <w:color w:val="auto"/>
            <w:sz w:val="22"/>
            <w:szCs w:val="22"/>
          </w:rPr>
          <w:delText>on Day 2</w:delText>
        </w:r>
      </w:del>
      <w:ins w:id="224" w:author="Kahnt, Thorsten (NIH/NIDA) [E]" w:date="2025-01-21T12:00:00Z">
        <w:r w:rsidR="00CE450C">
          <w:rPr>
            <w:rFonts w:ascii="Arial" w:hAnsi="Arial" w:cs="Arial"/>
            <w:b/>
            <w:bCs/>
            <w:color w:val="auto"/>
            <w:sz w:val="22"/>
            <w:szCs w:val="22"/>
          </w:rPr>
          <w:t>before the c</w:t>
        </w:r>
      </w:ins>
      <w:ins w:id="225" w:author="Kahnt, Thorsten (NIH/NIDA) [E]" w:date="2025-01-21T12:01:00Z">
        <w:r w:rsidR="00CE450C">
          <w:rPr>
            <w:rFonts w:ascii="Arial" w:hAnsi="Arial" w:cs="Arial"/>
            <w:b/>
            <w:bCs/>
            <w:color w:val="auto"/>
            <w:sz w:val="22"/>
            <w:szCs w:val="22"/>
          </w:rPr>
          <w:t xml:space="preserve">hoice </w:t>
        </w:r>
      </w:ins>
      <w:del w:id="226" w:author="Kahnt, Thorsten (NIH/NIDA) [E]" w:date="2025-01-21T12:01:00Z">
        <w:r w:rsidR="00ED5E10" w:rsidRPr="005F407F" w:rsidDel="00CE450C">
          <w:rPr>
            <w:rFonts w:ascii="Arial" w:hAnsi="Arial" w:cs="Arial"/>
            <w:b/>
            <w:bCs/>
            <w:color w:val="auto"/>
            <w:sz w:val="22"/>
            <w:szCs w:val="22"/>
          </w:rPr>
          <w:delText xml:space="preserve"> </w:delText>
        </w:r>
      </w:del>
      <w:ins w:id="227" w:author="Kahnt, Thorsten (NIH/NIDA) [E]" w:date="2025-01-21T12:01:00Z">
        <w:r w:rsidR="00CE450C">
          <w:rPr>
            <w:rFonts w:ascii="Arial" w:hAnsi="Arial" w:cs="Arial"/>
            <w:b/>
            <w:bCs/>
            <w:color w:val="auto"/>
            <w:sz w:val="22"/>
            <w:szCs w:val="22"/>
          </w:rPr>
          <w:t>test</w:t>
        </w:r>
        <w:r w:rsidR="00CE450C">
          <w:rPr>
            <w:rFonts w:ascii="Arial" w:hAnsi="Arial" w:cs="Arial"/>
            <w:b/>
            <w:bCs/>
            <w:color w:val="auto"/>
            <w:sz w:val="22"/>
            <w:szCs w:val="22"/>
          </w:rPr>
          <w:t xml:space="preserve"> </w:t>
        </w:r>
      </w:ins>
      <w:del w:id="228" w:author="Kahnt, Thorsten (NIH/NIDA) [E]" w:date="2025-01-21T12:01:00Z">
        <w:r w:rsidR="00E15A9C" w:rsidRPr="005F407F" w:rsidDel="00CE450C">
          <w:rPr>
            <w:rFonts w:ascii="Arial" w:hAnsi="Arial" w:cs="Arial"/>
            <w:b/>
            <w:bCs/>
            <w:color w:val="auto"/>
            <w:sz w:val="22"/>
            <w:szCs w:val="22"/>
          </w:rPr>
          <w:delText>impair</w:delText>
        </w:r>
        <w:r w:rsidR="00C0444D" w:rsidDel="00CE450C">
          <w:rPr>
            <w:rFonts w:ascii="Arial" w:hAnsi="Arial" w:cs="Arial"/>
            <w:b/>
            <w:bCs/>
            <w:color w:val="auto"/>
            <w:sz w:val="22"/>
            <w:szCs w:val="22"/>
          </w:rPr>
          <w:delText>ed</w:delText>
        </w:r>
        <w:r w:rsidR="00E15A9C" w:rsidRPr="005F407F" w:rsidDel="00CE450C">
          <w:rPr>
            <w:rFonts w:ascii="Arial" w:hAnsi="Arial" w:cs="Arial"/>
            <w:b/>
            <w:bCs/>
            <w:color w:val="auto"/>
            <w:sz w:val="22"/>
            <w:szCs w:val="22"/>
          </w:rPr>
          <w:delText xml:space="preserve"> </w:delText>
        </w:r>
      </w:del>
      <w:ins w:id="229" w:author="Kahnt, Thorsten (NIH/NIDA) [E]" w:date="2025-01-21T12:01:00Z">
        <w:r w:rsidR="00CE450C" w:rsidRPr="005F407F">
          <w:rPr>
            <w:rFonts w:ascii="Arial" w:hAnsi="Arial" w:cs="Arial"/>
            <w:b/>
            <w:bCs/>
            <w:color w:val="auto"/>
            <w:sz w:val="22"/>
            <w:szCs w:val="22"/>
          </w:rPr>
          <w:t>impair</w:t>
        </w:r>
        <w:r w:rsidR="00CE450C">
          <w:rPr>
            <w:rFonts w:ascii="Arial" w:hAnsi="Arial" w:cs="Arial"/>
            <w:b/>
            <w:bCs/>
            <w:color w:val="auto"/>
            <w:sz w:val="22"/>
            <w:szCs w:val="22"/>
          </w:rPr>
          <w:t>s</w:t>
        </w:r>
        <w:r w:rsidR="00CE450C" w:rsidRPr="005F407F">
          <w:rPr>
            <w:rFonts w:ascii="Arial" w:hAnsi="Arial" w:cs="Arial"/>
            <w:b/>
            <w:bCs/>
            <w:color w:val="auto"/>
            <w:sz w:val="22"/>
            <w:szCs w:val="22"/>
          </w:rPr>
          <w:t xml:space="preserve"> </w:t>
        </w:r>
      </w:ins>
      <w:r w:rsidR="00EE35BC" w:rsidRPr="005F407F">
        <w:rPr>
          <w:rFonts w:ascii="Arial" w:hAnsi="Arial" w:cs="Arial"/>
          <w:b/>
          <w:bCs/>
          <w:color w:val="auto"/>
          <w:sz w:val="22"/>
          <w:szCs w:val="22"/>
        </w:rPr>
        <w:t>outcome devaluation</w:t>
      </w:r>
    </w:p>
    <w:p w14:paraId="2FC77B6B" w14:textId="0A0567DB" w:rsidR="00E1274A" w:rsidRDefault="002D2B27" w:rsidP="003B254E">
      <w:pPr>
        <w:spacing w:after="120"/>
        <w:rPr>
          <w:rFonts w:ascii="Arial" w:hAnsi="Arial" w:cs="Arial"/>
          <w:sz w:val="22"/>
          <w:szCs w:val="22"/>
        </w:rPr>
      </w:pPr>
      <w:r w:rsidRPr="00C82F4C">
        <w:rPr>
          <w:rFonts w:ascii="Arial" w:hAnsi="Arial" w:cs="Arial"/>
          <w:sz w:val="22"/>
          <w:szCs w:val="22"/>
        </w:rPr>
        <w:t xml:space="preserve">To examine the role of the aOFC </w:t>
      </w:r>
      <w:del w:id="230" w:author="Kahnt, Thorsten (NIH/NIDA) [E]" w:date="2025-01-21T12:03:00Z">
        <w:r w:rsidRPr="00C82F4C" w:rsidDel="00032ADC">
          <w:rPr>
            <w:rFonts w:ascii="Arial" w:hAnsi="Arial" w:cs="Arial"/>
            <w:sz w:val="22"/>
            <w:szCs w:val="22"/>
          </w:rPr>
          <w:delText>or the</w:delText>
        </w:r>
      </w:del>
      <w:ins w:id="231" w:author="Kahnt, Thorsten (NIH/NIDA) [E]" w:date="2025-01-21T12:03:00Z">
        <w:r w:rsidR="00032ADC">
          <w:rPr>
            <w:rFonts w:ascii="Arial" w:hAnsi="Arial" w:cs="Arial"/>
            <w:sz w:val="22"/>
            <w:szCs w:val="22"/>
          </w:rPr>
          <w:t>and</w:t>
        </w:r>
      </w:ins>
      <w:r w:rsidRPr="00C82F4C">
        <w:rPr>
          <w:rFonts w:ascii="Arial" w:hAnsi="Arial" w:cs="Arial"/>
          <w:sz w:val="22"/>
          <w:szCs w:val="22"/>
        </w:rPr>
        <w:t xml:space="preserve"> pOFC in outcome devaluation, we </w:t>
      </w:r>
      <w:r w:rsidR="00BE7F2B" w:rsidRPr="00C82F4C">
        <w:rPr>
          <w:rFonts w:ascii="Arial" w:hAnsi="Arial" w:cs="Arial"/>
          <w:sz w:val="22"/>
          <w:szCs w:val="22"/>
        </w:rPr>
        <w:t>analyzed</w:t>
      </w:r>
      <w:r w:rsidRPr="00C82F4C">
        <w:rPr>
          <w:rFonts w:ascii="Arial" w:hAnsi="Arial" w:cs="Arial"/>
          <w:sz w:val="22"/>
          <w:szCs w:val="22"/>
        </w:rPr>
        <w:t xml:space="preserve"> </w:t>
      </w:r>
      <w:r w:rsidR="00CA6767" w:rsidRPr="00C82F4C">
        <w:rPr>
          <w:rFonts w:ascii="Arial" w:hAnsi="Arial" w:cs="Arial"/>
          <w:sz w:val="22"/>
          <w:szCs w:val="22"/>
        </w:rPr>
        <w:t xml:space="preserve">participants’ choices </w:t>
      </w:r>
      <w:r w:rsidR="00977F57" w:rsidRPr="00C82F4C">
        <w:rPr>
          <w:rFonts w:ascii="Arial" w:hAnsi="Arial" w:cs="Arial"/>
          <w:sz w:val="22"/>
          <w:szCs w:val="22"/>
        </w:rPr>
        <w:t>for</w:t>
      </w:r>
      <w:r w:rsidR="007A6A17" w:rsidRPr="00C82F4C">
        <w:rPr>
          <w:rFonts w:ascii="Arial" w:hAnsi="Arial" w:cs="Arial"/>
          <w:sz w:val="22"/>
          <w:szCs w:val="22"/>
        </w:rPr>
        <w:t xml:space="preserve"> stimuli predict</w:t>
      </w:r>
      <w:r w:rsidR="00977F57" w:rsidRPr="00C82F4C">
        <w:rPr>
          <w:rFonts w:ascii="Arial" w:hAnsi="Arial" w:cs="Arial"/>
          <w:sz w:val="22"/>
          <w:szCs w:val="22"/>
        </w:rPr>
        <w:t>ing</w:t>
      </w:r>
      <w:r w:rsidR="00AF23A7">
        <w:rPr>
          <w:rFonts w:ascii="Arial" w:hAnsi="Arial" w:cs="Arial"/>
          <w:sz w:val="22"/>
          <w:szCs w:val="22"/>
        </w:rPr>
        <w:t xml:space="preserve"> sweet and savory odors (</w:t>
      </w:r>
      <w:r w:rsidR="00AF23A7" w:rsidRPr="00CE450C">
        <w:rPr>
          <w:rFonts w:ascii="Arial" w:hAnsi="Arial" w:cs="Arial"/>
          <w:b/>
          <w:bCs/>
          <w:sz w:val="22"/>
          <w:szCs w:val="22"/>
          <w:rPrChange w:id="232" w:author="Kahnt, Thorsten (NIH/NIDA) [E]" w:date="2025-01-21T12:01:00Z">
            <w:rPr>
              <w:rFonts w:ascii="Arial" w:hAnsi="Arial" w:cs="Arial"/>
              <w:sz w:val="22"/>
              <w:szCs w:val="22"/>
            </w:rPr>
          </w:rPrChange>
        </w:rPr>
        <w:t xml:space="preserve">Fig. </w:t>
      </w:r>
      <w:r w:rsidR="00827BD6" w:rsidRPr="00CE450C">
        <w:rPr>
          <w:rFonts w:ascii="Arial" w:hAnsi="Arial" w:cs="Arial"/>
          <w:b/>
          <w:bCs/>
          <w:sz w:val="22"/>
          <w:szCs w:val="22"/>
          <w:rPrChange w:id="233" w:author="Kahnt, Thorsten (NIH/NIDA) [E]" w:date="2025-01-21T12:01:00Z">
            <w:rPr>
              <w:rFonts w:ascii="Arial" w:hAnsi="Arial" w:cs="Arial"/>
              <w:sz w:val="22"/>
              <w:szCs w:val="22"/>
            </w:rPr>
          </w:rPrChange>
        </w:rPr>
        <w:t>5</w:t>
      </w:r>
      <w:r w:rsidR="00D7511E" w:rsidRPr="00CE450C">
        <w:rPr>
          <w:rFonts w:ascii="Arial" w:hAnsi="Arial" w:cs="Arial"/>
          <w:b/>
          <w:bCs/>
          <w:sz w:val="22"/>
          <w:szCs w:val="22"/>
          <w:rPrChange w:id="234" w:author="Kahnt, Thorsten (NIH/NIDA) [E]" w:date="2025-01-21T12:01:00Z">
            <w:rPr>
              <w:rFonts w:ascii="Arial" w:hAnsi="Arial" w:cs="Arial"/>
              <w:sz w:val="22"/>
              <w:szCs w:val="22"/>
            </w:rPr>
          </w:rPrChange>
        </w:rPr>
        <w:t>A, B</w:t>
      </w:r>
      <w:r w:rsidR="00AF23A7">
        <w:rPr>
          <w:rFonts w:ascii="Arial" w:hAnsi="Arial" w:cs="Arial"/>
          <w:sz w:val="22"/>
          <w:szCs w:val="22"/>
        </w:rPr>
        <w:t>)</w:t>
      </w:r>
      <w:r w:rsidR="00D7511E">
        <w:rPr>
          <w:rFonts w:ascii="Arial" w:hAnsi="Arial" w:cs="Arial"/>
          <w:sz w:val="22"/>
          <w:szCs w:val="22"/>
        </w:rPr>
        <w:t xml:space="preserve"> </w:t>
      </w:r>
      <w:commentRangeStart w:id="235"/>
      <w:r w:rsidR="00D7511E">
        <w:rPr>
          <w:rFonts w:ascii="Arial" w:hAnsi="Arial" w:cs="Arial"/>
          <w:sz w:val="22"/>
          <w:szCs w:val="22"/>
        </w:rPr>
        <w:t>and choices for stimuli included one odor and one clean air</w:t>
      </w:r>
      <w:commentRangeEnd w:id="235"/>
      <w:r w:rsidR="00CE450C">
        <w:rPr>
          <w:rStyle w:val="CommentReference"/>
        </w:rPr>
        <w:commentReference w:id="235"/>
      </w:r>
      <w:r w:rsidR="00D7511E">
        <w:rPr>
          <w:rFonts w:ascii="Arial" w:hAnsi="Arial" w:cs="Arial"/>
          <w:sz w:val="22"/>
          <w:szCs w:val="22"/>
        </w:rPr>
        <w:t xml:space="preserve">. </w:t>
      </w:r>
    </w:p>
    <w:p w14:paraId="50E0E3FF" w14:textId="3375A06F" w:rsidR="007258F4" w:rsidRPr="00BC4C2D" w:rsidRDefault="00977F57" w:rsidP="003B254E">
      <w:pPr>
        <w:spacing w:after="120"/>
        <w:rPr>
          <w:rFonts w:ascii="Arial" w:hAnsi="Arial" w:cs="Arial"/>
          <w:color w:val="FF0000"/>
          <w:sz w:val="22"/>
          <w:szCs w:val="22"/>
        </w:rPr>
      </w:pPr>
      <w:commentRangeStart w:id="236"/>
      <w:r w:rsidRPr="00C82F4C">
        <w:rPr>
          <w:rFonts w:ascii="Arial" w:hAnsi="Arial" w:cs="Arial"/>
          <w:sz w:val="22"/>
          <w:szCs w:val="22"/>
        </w:rPr>
        <w:t xml:space="preserve">Pre- and post-meal choices for both set A and set B stimuli were highly correlated </w:t>
      </w:r>
      <w:r w:rsidR="00CA6767" w:rsidRPr="00C82F4C">
        <w:rPr>
          <w:rFonts w:ascii="Arial" w:hAnsi="Arial" w:cs="Arial"/>
          <w:sz w:val="22"/>
          <w:szCs w:val="22"/>
        </w:rPr>
        <w:t>(</w:t>
      </w:r>
      <w:r w:rsidR="00871C7D">
        <w:rPr>
          <w:rFonts w:ascii="Arial" w:hAnsi="Arial" w:cs="Arial"/>
          <w:sz w:val="22"/>
          <w:szCs w:val="22"/>
        </w:rPr>
        <w:t>Extended Data Fig.</w:t>
      </w:r>
      <w:r w:rsidR="00CA6767" w:rsidRPr="00C82F4C">
        <w:rPr>
          <w:rFonts w:ascii="Arial" w:hAnsi="Arial" w:cs="Arial"/>
          <w:b/>
          <w:sz w:val="22"/>
          <w:szCs w:val="22"/>
        </w:rPr>
        <w:t xml:space="preserve"> </w:t>
      </w:r>
      <w:r w:rsidR="00E263A2">
        <w:rPr>
          <w:rFonts w:ascii="Arial" w:hAnsi="Arial" w:cs="Arial"/>
          <w:b/>
          <w:sz w:val="22"/>
          <w:szCs w:val="22"/>
        </w:rPr>
        <w:t>3</w:t>
      </w:r>
      <w:r w:rsidR="007E6B85">
        <w:rPr>
          <w:rFonts w:ascii="Arial" w:hAnsi="Arial" w:cs="Arial"/>
          <w:b/>
          <w:sz w:val="22"/>
          <w:szCs w:val="22"/>
        </w:rPr>
        <w:t>A</w:t>
      </w:r>
      <w:r w:rsidR="00CA6767" w:rsidRPr="00C82F4C">
        <w:rPr>
          <w:rFonts w:ascii="Arial" w:hAnsi="Arial" w:cs="Arial"/>
          <w:sz w:val="22"/>
          <w:szCs w:val="22"/>
        </w:rPr>
        <w:t xml:space="preserve">), </w:t>
      </w:r>
      <w:r w:rsidR="00E0486D" w:rsidRPr="00C82F4C">
        <w:rPr>
          <w:rFonts w:ascii="Arial" w:hAnsi="Arial" w:cs="Arial"/>
          <w:sz w:val="22"/>
          <w:szCs w:val="22"/>
        </w:rPr>
        <w:t>indicating</w:t>
      </w:r>
      <w:r w:rsidR="003873C5" w:rsidRPr="00C82F4C">
        <w:rPr>
          <w:rFonts w:ascii="Arial" w:hAnsi="Arial" w:cs="Arial"/>
          <w:sz w:val="22"/>
          <w:szCs w:val="22"/>
        </w:rPr>
        <w:t xml:space="preserve"> consistent</w:t>
      </w:r>
      <w:r w:rsidR="00CA6767" w:rsidRPr="00C82F4C">
        <w:rPr>
          <w:rFonts w:ascii="Arial" w:hAnsi="Arial" w:cs="Arial"/>
          <w:sz w:val="22"/>
          <w:szCs w:val="22"/>
        </w:rPr>
        <w:t xml:space="preserve"> </w:t>
      </w:r>
      <w:r w:rsidR="00E0486D" w:rsidRPr="00C82F4C">
        <w:rPr>
          <w:rFonts w:ascii="Arial" w:hAnsi="Arial" w:cs="Arial"/>
          <w:sz w:val="22"/>
          <w:szCs w:val="22"/>
        </w:rPr>
        <w:t>choice</w:t>
      </w:r>
      <w:r w:rsidR="003873C5" w:rsidRPr="00C82F4C">
        <w:rPr>
          <w:rFonts w:ascii="Arial" w:hAnsi="Arial" w:cs="Arial"/>
          <w:sz w:val="22"/>
          <w:szCs w:val="22"/>
        </w:rPr>
        <w:t xml:space="preserve">s </w:t>
      </w:r>
      <w:r w:rsidR="00CA6767" w:rsidRPr="00C82F4C">
        <w:rPr>
          <w:rFonts w:ascii="Arial" w:hAnsi="Arial" w:cs="Arial"/>
          <w:sz w:val="22"/>
          <w:szCs w:val="22"/>
        </w:rPr>
        <w:t>across sets</w:t>
      </w:r>
      <w:r w:rsidR="003873C5" w:rsidRPr="00C82F4C">
        <w:rPr>
          <w:rFonts w:ascii="Arial" w:hAnsi="Arial" w:cs="Arial"/>
          <w:sz w:val="22"/>
          <w:szCs w:val="22"/>
        </w:rPr>
        <w:t xml:space="preserve"> </w:t>
      </w:r>
      <w:r w:rsidR="00CA6767" w:rsidRPr="00C82F4C">
        <w:rPr>
          <w:rFonts w:ascii="Arial" w:hAnsi="Arial" w:cs="Arial"/>
          <w:sz w:val="22"/>
          <w:szCs w:val="22"/>
        </w:rPr>
        <w:t>based on odor preferences.</w:t>
      </w:r>
      <w:r w:rsidR="004E1986">
        <w:rPr>
          <w:rFonts w:ascii="Arial" w:hAnsi="Arial" w:cs="Arial"/>
          <w:sz w:val="22"/>
          <w:szCs w:val="22"/>
        </w:rPr>
        <w:t xml:space="preserve"> </w:t>
      </w:r>
      <w:bookmarkStart w:id="237" w:name="OLE_LINK57"/>
      <w:r w:rsidR="00D65779">
        <w:rPr>
          <w:rFonts w:ascii="Arial" w:hAnsi="Arial" w:cs="Arial"/>
          <w:sz w:val="22"/>
          <w:szCs w:val="22"/>
        </w:rPr>
        <w:t>T</w:t>
      </w:r>
      <w:r w:rsidR="006E6259">
        <w:rPr>
          <w:rFonts w:ascii="Arial" w:hAnsi="Arial" w:cs="Arial"/>
          <w:sz w:val="22"/>
          <w:szCs w:val="22"/>
        </w:rPr>
        <w:t>hus,</w:t>
      </w:r>
      <w:r w:rsidR="00D65779">
        <w:rPr>
          <w:rFonts w:ascii="Arial" w:hAnsi="Arial" w:cs="Arial"/>
          <w:sz w:val="22"/>
          <w:szCs w:val="22"/>
        </w:rPr>
        <w:t xml:space="preserve"> t</w:t>
      </w:r>
      <w:r w:rsidR="00CA6767" w:rsidRPr="004E1986">
        <w:rPr>
          <w:rFonts w:ascii="Arial" w:hAnsi="Arial" w:cs="Arial"/>
          <w:sz w:val="22"/>
          <w:szCs w:val="22"/>
        </w:rPr>
        <w:t>o assess</w:t>
      </w:r>
      <w:r w:rsidR="00B6414D" w:rsidRPr="004E1986">
        <w:rPr>
          <w:rFonts w:ascii="Arial" w:hAnsi="Arial" w:cs="Arial"/>
          <w:sz w:val="22"/>
          <w:szCs w:val="22"/>
        </w:rPr>
        <w:t xml:space="preserve"> the</w:t>
      </w:r>
      <w:r w:rsidR="00CA6767" w:rsidRPr="004E1986">
        <w:rPr>
          <w:rFonts w:ascii="Arial" w:hAnsi="Arial" w:cs="Arial"/>
          <w:sz w:val="22"/>
          <w:szCs w:val="22"/>
        </w:rPr>
        <w:t xml:space="preserve"> </w:t>
      </w:r>
      <w:r w:rsidR="00B6414D" w:rsidRPr="004E1986">
        <w:rPr>
          <w:rFonts w:ascii="Arial" w:hAnsi="Arial" w:cs="Arial"/>
          <w:sz w:val="22"/>
          <w:szCs w:val="22"/>
        </w:rPr>
        <w:t>satiation</w:t>
      </w:r>
      <w:r w:rsidR="00CA6767" w:rsidRPr="004E1986">
        <w:rPr>
          <w:rFonts w:ascii="Arial" w:hAnsi="Arial" w:cs="Arial"/>
          <w:sz w:val="22"/>
          <w:szCs w:val="22"/>
        </w:rPr>
        <w:t xml:space="preserve"> effect</w:t>
      </w:r>
      <w:r w:rsidR="007C49AB" w:rsidRPr="004E1986">
        <w:rPr>
          <w:rFonts w:ascii="Arial" w:hAnsi="Arial" w:cs="Arial"/>
          <w:sz w:val="22"/>
          <w:szCs w:val="22"/>
        </w:rPr>
        <w:t xml:space="preserve"> on choices</w:t>
      </w:r>
      <w:r w:rsidR="00CA6767" w:rsidRPr="004E1986">
        <w:rPr>
          <w:rFonts w:ascii="Arial" w:hAnsi="Arial" w:cs="Arial"/>
          <w:sz w:val="22"/>
          <w:szCs w:val="22"/>
        </w:rPr>
        <w:t>, we used the pre-meal average choice</w:t>
      </w:r>
      <w:r w:rsidR="009D197D" w:rsidRPr="004E1986">
        <w:rPr>
          <w:rFonts w:ascii="Arial" w:hAnsi="Arial" w:cs="Arial"/>
          <w:sz w:val="22"/>
          <w:szCs w:val="22"/>
        </w:rPr>
        <w:t xml:space="preserve"> from set A</w:t>
      </w:r>
      <w:r w:rsidR="00CA6767" w:rsidRPr="004E1986">
        <w:rPr>
          <w:rFonts w:ascii="Arial" w:hAnsi="Arial" w:cs="Arial"/>
          <w:sz w:val="22"/>
          <w:szCs w:val="22"/>
        </w:rPr>
        <w:t xml:space="preserve"> as a session baseline a</w:t>
      </w:r>
      <w:r w:rsidR="00CA6767" w:rsidRPr="00C82F4C">
        <w:rPr>
          <w:rFonts w:ascii="Arial" w:hAnsi="Arial" w:cs="Arial"/>
          <w:sz w:val="22"/>
          <w:szCs w:val="22"/>
        </w:rPr>
        <w:t xml:space="preserve">nd subtracted </w:t>
      </w:r>
      <w:r w:rsidR="00751B0C" w:rsidRPr="00C82F4C">
        <w:rPr>
          <w:rFonts w:ascii="Arial" w:hAnsi="Arial" w:cs="Arial"/>
          <w:sz w:val="22"/>
          <w:szCs w:val="22"/>
        </w:rPr>
        <w:t>it</w:t>
      </w:r>
      <w:r w:rsidR="00CA6767" w:rsidRPr="00C82F4C">
        <w:rPr>
          <w:rFonts w:ascii="Arial" w:hAnsi="Arial" w:cs="Arial"/>
          <w:sz w:val="22"/>
          <w:szCs w:val="22"/>
        </w:rPr>
        <w:t xml:space="preserve"> from the post-meal choices for both set</w:t>
      </w:r>
      <w:r w:rsidR="00751B0C" w:rsidRPr="00C82F4C">
        <w:rPr>
          <w:rFonts w:ascii="Arial" w:hAnsi="Arial" w:cs="Arial"/>
          <w:sz w:val="22"/>
          <w:szCs w:val="22"/>
        </w:rPr>
        <w:t>s</w:t>
      </w:r>
      <w:r w:rsidR="00CA6767" w:rsidRPr="00C82F4C">
        <w:rPr>
          <w:rFonts w:ascii="Arial" w:hAnsi="Arial" w:cs="Arial"/>
          <w:sz w:val="22"/>
          <w:szCs w:val="22"/>
        </w:rPr>
        <w:t>.</w:t>
      </w:r>
      <w:r w:rsidR="002D2B27" w:rsidRPr="00C82F4C">
        <w:rPr>
          <w:rFonts w:ascii="Arial" w:hAnsi="Arial" w:cs="Arial"/>
          <w:sz w:val="22"/>
          <w:szCs w:val="22"/>
        </w:rPr>
        <w:t xml:space="preserve"> </w:t>
      </w:r>
      <w:commentRangeEnd w:id="236"/>
      <w:r w:rsidR="00032ADC">
        <w:rPr>
          <w:rStyle w:val="CommentReference"/>
        </w:rPr>
        <w:commentReference w:id="236"/>
      </w:r>
      <w:r w:rsidR="003873C5" w:rsidRPr="00C82F4C">
        <w:rPr>
          <w:rFonts w:ascii="Arial" w:hAnsi="Arial" w:cs="Arial"/>
          <w:sz w:val="22"/>
          <w:szCs w:val="22"/>
        </w:rPr>
        <w:t>The r</w:t>
      </w:r>
      <w:r w:rsidR="00F525A6" w:rsidRPr="00C82F4C">
        <w:rPr>
          <w:rFonts w:ascii="Arial" w:hAnsi="Arial" w:cs="Arial"/>
          <w:sz w:val="22"/>
          <w:szCs w:val="22"/>
        </w:rPr>
        <w:t>esults</w:t>
      </w:r>
      <w:r w:rsidR="00946EA8">
        <w:rPr>
          <w:rFonts w:ascii="Arial" w:hAnsi="Arial" w:cs="Arial"/>
          <w:sz w:val="22"/>
          <w:szCs w:val="22"/>
        </w:rPr>
        <w:t xml:space="preserve"> </w:t>
      </w:r>
      <w:commentRangeStart w:id="238"/>
      <w:r w:rsidR="00946EA8">
        <w:rPr>
          <w:rFonts w:ascii="Arial" w:hAnsi="Arial" w:cs="Arial"/>
          <w:sz w:val="22"/>
          <w:szCs w:val="22"/>
        </w:rPr>
        <w:t>collapsing</w:t>
      </w:r>
      <w:r w:rsidR="00F525A6" w:rsidRPr="00C82F4C">
        <w:rPr>
          <w:rFonts w:ascii="Arial" w:hAnsi="Arial" w:cs="Arial"/>
          <w:sz w:val="22"/>
          <w:szCs w:val="22"/>
        </w:rPr>
        <w:t xml:space="preserve"> </w:t>
      </w:r>
      <w:r w:rsidR="004874C5" w:rsidRPr="00C82F4C">
        <w:rPr>
          <w:rFonts w:ascii="Arial" w:hAnsi="Arial" w:cs="Arial"/>
          <w:sz w:val="22"/>
          <w:szCs w:val="22"/>
        </w:rPr>
        <w:t>across</w:t>
      </w:r>
      <w:r w:rsidR="00916CCE">
        <w:rPr>
          <w:rFonts w:ascii="Arial" w:hAnsi="Arial" w:cs="Arial"/>
          <w:sz w:val="22"/>
          <w:szCs w:val="22"/>
        </w:rPr>
        <w:t xml:space="preserve"> all three</w:t>
      </w:r>
      <w:r w:rsidR="004874C5" w:rsidRPr="00C82F4C">
        <w:rPr>
          <w:rFonts w:ascii="Arial" w:hAnsi="Arial" w:cs="Arial"/>
          <w:sz w:val="22"/>
          <w:szCs w:val="22"/>
        </w:rPr>
        <w:t xml:space="preserve"> sessions</w:t>
      </w:r>
      <w:r w:rsidR="003873C5" w:rsidRPr="00C82F4C">
        <w:rPr>
          <w:rFonts w:ascii="Arial" w:hAnsi="Arial" w:cs="Arial"/>
          <w:sz w:val="22"/>
          <w:szCs w:val="22"/>
        </w:rPr>
        <w:t xml:space="preserve"> showed that</w:t>
      </w:r>
      <w:r w:rsidR="00D23B70" w:rsidRPr="00C82F4C">
        <w:rPr>
          <w:rFonts w:ascii="Arial" w:hAnsi="Arial" w:cs="Arial"/>
          <w:sz w:val="22"/>
          <w:szCs w:val="22"/>
        </w:rPr>
        <w:t xml:space="preserve"> post-meal</w:t>
      </w:r>
      <w:r w:rsidR="00F525A6" w:rsidRPr="00C82F4C">
        <w:rPr>
          <w:rFonts w:ascii="Arial" w:hAnsi="Arial" w:cs="Arial"/>
          <w:sz w:val="22"/>
          <w:szCs w:val="22"/>
        </w:rPr>
        <w:t xml:space="preserve"> choice</w:t>
      </w:r>
      <w:r w:rsidR="003873C5" w:rsidRPr="00C82F4C">
        <w:rPr>
          <w:rFonts w:ascii="Arial" w:hAnsi="Arial" w:cs="Arial"/>
          <w:sz w:val="22"/>
          <w:szCs w:val="22"/>
        </w:rPr>
        <w:t>s</w:t>
      </w:r>
      <w:r w:rsidR="00F525A6" w:rsidRPr="00C82F4C">
        <w:rPr>
          <w:rFonts w:ascii="Arial" w:hAnsi="Arial" w:cs="Arial"/>
          <w:sz w:val="22"/>
          <w:szCs w:val="22"/>
        </w:rPr>
        <w:t xml:space="preserve"> of sated odor</w:t>
      </w:r>
      <w:r w:rsidR="003873C5" w:rsidRPr="00C82F4C">
        <w:rPr>
          <w:rFonts w:ascii="Arial" w:hAnsi="Arial" w:cs="Arial"/>
          <w:sz w:val="22"/>
          <w:szCs w:val="22"/>
        </w:rPr>
        <w:t xml:space="preserve">s were </w:t>
      </w:r>
      <w:r w:rsidR="00F525A6" w:rsidRPr="00C82F4C">
        <w:rPr>
          <w:rFonts w:ascii="Arial" w:hAnsi="Arial" w:cs="Arial"/>
          <w:sz w:val="22"/>
          <w:szCs w:val="22"/>
        </w:rPr>
        <w:t xml:space="preserve">significantly lower than </w:t>
      </w:r>
      <w:r w:rsidR="00002CA8" w:rsidRPr="00C82F4C">
        <w:rPr>
          <w:rFonts w:ascii="Arial" w:hAnsi="Arial" w:cs="Arial"/>
          <w:sz w:val="22"/>
          <w:szCs w:val="22"/>
        </w:rPr>
        <w:t>the baseline</w:t>
      </w:r>
      <w:r w:rsidR="00F525A6" w:rsidRPr="00C82F4C">
        <w:rPr>
          <w:rFonts w:ascii="Arial" w:hAnsi="Arial" w:cs="Arial"/>
          <w:sz w:val="22"/>
          <w:szCs w:val="22"/>
        </w:rPr>
        <w:t xml:space="preserve"> in </w:t>
      </w:r>
      <w:r w:rsidR="003873C5" w:rsidRPr="00C82F4C">
        <w:rPr>
          <w:rFonts w:ascii="Arial" w:hAnsi="Arial" w:cs="Arial"/>
          <w:sz w:val="22"/>
          <w:szCs w:val="22"/>
        </w:rPr>
        <w:t>both the</w:t>
      </w:r>
      <w:r w:rsidR="00F525A6" w:rsidRPr="00C82F4C">
        <w:rPr>
          <w:rFonts w:ascii="Arial" w:hAnsi="Arial" w:cs="Arial"/>
          <w:sz w:val="22"/>
          <w:szCs w:val="22"/>
        </w:rPr>
        <w:t xml:space="preserve"> aOFC</w:t>
      </w:r>
      <w:r w:rsidR="00BF274A" w:rsidRPr="00C82F4C">
        <w:rPr>
          <w:rFonts w:ascii="Arial" w:hAnsi="Arial" w:cs="Arial"/>
          <w:sz w:val="22"/>
          <w:szCs w:val="22"/>
        </w:rPr>
        <w:t xml:space="preserve"> (</w:t>
      </w:r>
      <w:r w:rsidR="00A43532" w:rsidRPr="00C82F4C">
        <w:rPr>
          <w:rFonts w:ascii="Arial" w:hAnsi="Arial" w:cs="Arial"/>
          <w:sz w:val="22"/>
          <w:szCs w:val="22"/>
        </w:rPr>
        <w:t xml:space="preserve">Wilcoxon signed rank test, one-sided, </w:t>
      </w:r>
      <w:r w:rsidR="00BF274A" w:rsidRPr="00C82F4C">
        <w:rPr>
          <w:rFonts w:ascii="Arial" w:hAnsi="Arial" w:cs="Arial"/>
          <w:sz w:val="22"/>
          <w:szCs w:val="22"/>
        </w:rPr>
        <w:t>p</w:t>
      </w:r>
      <w:r w:rsidR="007470FD" w:rsidRPr="00C82F4C">
        <w:rPr>
          <w:rFonts w:ascii="Arial" w:hAnsi="Arial" w:cs="Arial"/>
          <w:sz w:val="22"/>
          <w:szCs w:val="22"/>
        </w:rPr>
        <w:t xml:space="preserve"> </w:t>
      </w:r>
      <w:r w:rsidR="00BF274A" w:rsidRPr="00C82F4C">
        <w:rPr>
          <w:rFonts w:ascii="Arial" w:hAnsi="Arial" w:cs="Arial"/>
          <w:sz w:val="22"/>
          <w:szCs w:val="22"/>
        </w:rPr>
        <w:t>=</w:t>
      </w:r>
      <w:r w:rsidR="007470FD" w:rsidRPr="00C82F4C">
        <w:rPr>
          <w:rFonts w:ascii="Arial" w:hAnsi="Arial" w:cs="Arial"/>
          <w:sz w:val="22"/>
          <w:szCs w:val="22"/>
        </w:rPr>
        <w:t xml:space="preserve"> </w:t>
      </w:r>
      <w:r w:rsidR="00BF274A" w:rsidRPr="00C82F4C">
        <w:rPr>
          <w:rFonts w:ascii="Arial" w:hAnsi="Arial" w:cs="Arial"/>
          <w:sz w:val="22"/>
          <w:szCs w:val="22"/>
        </w:rPr>
        <w:t>0.024)</w:t>
      </w:r>
      <w:r w:rsidR="00F525A6" w:rsidRPr="00C82F4C">
        <w:rPr>
          <w:rFonts w:ascii="Arial" w:hAnsi="Arial" w:cs="Arial"/>
          <w:sz w:val="22"/>
          <w:szCs w:val="22"/>
        </w:rPr>
        <w:t xml:space="preserve"> </w:t>
      </w:r>
      <w:r w:rsidR="003873C5" w:rsidRPr="00C82F4C">
        <w:rPr>
          <w:rFonts w:ascii="Arial" w:hAnsi="Arial" w:cs="Arial"/>
          <w:sz w:val="22"/>
          <w:szCs w:val="22"/>
        </w:rPr>
        <w:t>and</w:t>
      </w:r>
      <w:r w:rsidR="00F525A6" w:rsidRPr="00C82F4C">
        <w:rPr>
          <w:rFonts w:ascii="Arial" w:hAnsi="Arial" w:cs="Arial"/>
          <w:sz w:val="22"/>
          <w:szCs w:val="22"/>
        </w:rPr>
        <w:t xml:space="preserve"> pOFC </w:t>
      </w:r>
      <w:r w:rsidR="003F3730" w:rsidRPr="00C82F4C">
        <w:rPr>
          <w:rFonts w:ascii="Arial" w:hAnsi="Arial" w:cs="Arial"/>
          <w:sz w:val="22"/>
          <w:szCs w:val="22"/>
        </w:rPr>
        <w:t>(p</w:t>
      </w:r>
      <w:r w:rsidR="007470FD" w:rsidRPr="00C82F4C">
        <w:rPr>
          <w:rFonts w:ascii="Arial" w:hAnsi="Arial" w:cs="Arial"/>
          <w:sz w:val="22"/>
          <w:szCs w:val="22"/>
        </w:rPr>
        <w:t xml:space="preserve"> </w:t>
      </w:r>
      <w:r w:rsidR="003F3730" w:rsidRPr="00C82F4C">
        <w:rPr>
          <w:rFonts w:ascii="Arial" w:hAnsi="Arial" w:cs="Arial"/>
          <w:sz w:val="22"/>
          <w:szCs w:val="22"/>
        </w:rPr>
        <w:t>=</w:t>
      </w:r>
      <w:r w:rsidR="007470FD" w:rsidRPr="00C82F4C">
        <w:rPr>
          <w:rFonts w:ascii="Arial" w:hAnsi="Arial" w:cs="Arial"/>
          <w:sz w:val="22"/>
          <w:szCs w:val="22"/>
        </w:rPr>
        <w:t xml:space="preserve"> </w:t>
      </w:r>
      <w:r w:rsidR="003F3730" w:rsidRPr="00C82F4C">
        <w:rPr>
          <w:rFonts w:ascii="Arial" w:hAnsi="Arial" w:cs="Arial"/>
          <w:sz w:val="22"/>
          <w:szCs w:val="22"/>
        </w:rPr>
        <w:t>2</w:t>
      </w:r>
      <w:r w:rsidR="00B47C26">
        <w:rPr>
          <w:rFonts w:ascii="Arial" w:hAnsi="Arial" w:cs="Arial"/>
          <w:sz w:val="22"/>
          <w:szCs w:val="22"/>
        </w:rPr>
        <w:t>.</w:t>
      </w:r>
      <w:r w:rsidR="003F3730" w:rsidRPr="00C82F4C">
        <w:rPr>
          <w:rFonts w:ascii="Arial" w:hAnsi="Arial" w:cs="Arial"/>
          <w:sz w:val="22"/>
          <w:szCs w:val="22"/>
        </w:rPr>
        <w:t>3</w:t>
      </w:r>
      <w:r w:rsidR="00B47C26">
        <w:rPr>
          <w:rFonts w:ascii="Arial" w:hAnsi="Arial" w:cs="Arial"/>
          <w:sz w:val="22"/>
          <w:szCs w:val="22"/>
        </w:rPr>
        <w:t>e-3</w:t>
      </w:r>
      <w:r w:rsidR="003F3730" w:rsidRPr="00C82F4C">
        <w:rPr>
          <w:rFonts w:ascii="Arial" w:hAnsi="Arial" w:cs="Arial"/>
          <w:sz w:val="22"/>
          <w:szCs w:val="22"/>
        </w:rPr>
        <w:t xml:space="preserve">) </w:t>
      </w:r>
      <w:r w:rsidR="00FB46C8" w:rsidRPr="00C82F4C">
        <w:rPr>
          <w:rFonts w:ascii="Arial" w:hAnsi="Arial" w:cs="Arial"/>
          <w:sz w:val="22"/>
          <w:szCs w:val="22"/>
        </w:rPr>
        <w:t>stimulat</w:t>
      </w:r>
      <w:r w:rsidR="003873C5" w:rsidRPr="00C82F4C">
        <w:rPr>
          <w:rFonts w:ascii="Arial" w:hAnsi="Arial" w:cs="Arial"/>
          <w:sz w:val="22"/>
          <w:szCs w:val="22"/>
        </w:rPr>
        <w:t>i</w:t>
      </w:r>
      <w:r w:rsidR="009E15B3">
        <w:rPr>
          <w:rFonts w:ascii="Arial" w:hAnsi="Arial" w:cs="Arial"/>
          <w:sz w:val="22"/>
          <w:szCs w:val="22"/>
        </w:rPr>
        <w:t>ng</w:t>
      </w:r>
      <w:r w:rsidR="00FB46C8" w:rsidRPr="00C82F4C">
        <w:rPr>
          <w:rFonts w:ascii="Arial" w:hAnsi="Arial" w:cs="Arial"/>
          <w:sz w:val="22"/>
          <w:szCs w:val="22"/>
        </w:rPr>
        <w:t xml:space="preserve"> </w:t>
      </w:r>
      <w:r w:rsidR="00F525A6" w:rsidRPr="00C82F4C">
        <w:rPr>
          <w:rFonts w:ascii="Arial" w:hAnsi="Arial" w:cs="Arial"/>
          <w:sz w:val="22"/>
          <w:szCs w:val="22"/>
        </w:rPr>
        <w:t>group</w:t>
      </w:r>
      <w:r w:rsidR="003873C5" w:rsidRPr="00C82F4C">
        <w:rPr>
          <w:rFonts w:ascii="Arial" w:hAnsi="Arial" w:cs="Arial"/>
          <w:sz w:val="22"/>
          <w:szCs w:val="22"/>
        </w:rPr>
        <w:t>s</w:t>
      </w:r>
      <w:r w:rsidR="005C647F">
        <w:rPr>
          <w:rFonts w:ascii="Arial" w:hAnsi="Arial" w:cs="Arial"/>
          <w:sz w:val="22"/>
          <w:szCs w:val="22"/>
        </w:rPr>
        <w:t xml:space="preserve"> (</w:t>
      </w:r>
      <w:r w:rsidR="005C647F" w:rsidRPr="00EC06FD">
        <w:rPr>
          <w:rFonts w:ascii="Arial" w:hAnsi="Arial" w:cs="Arial"/>
          <w:b/>
          <w:bCs/>
          <w:sz w:val="22"/>
          <w:szCs w:val="22"/>
        </w:rPr>
        <w:t xml:space="preserve">Fig. </w:t>
      </w:r>
      <w:r w:rsidR="00301149">
        <w:rPr>
          <w:rFonts w:ascii="Arial" w:hAnsi="Arial" w:cs="Arial"/>
          <w:b/>
          <w:bCs/>
          <w:sz w:val="22"/>
          <w:szCs w:val="22"/>
        </w:rPr>
        <w:t>5A</w:t>
      </w:r>
      <w:r w:rsidR="005C647F">
        <w:rPr>
          <w:rFonts w:ascii="Arial" w:hAnsi="Arial" w:cs="Arial"/>
          <w:sz w:val="22"/>
          <w:szCs w:val="22"/>
        </w:rPr>
        <w:t>)</w:t>
      </w:r>
      <w:r w:rsidR="00522477" w:rsidRPr="00C82F4C">
        <w:rPr>
          <w:rFonts w:ascii="Arial" w:hAnsi="Arial" w:cs="Arial"/>
          <w:sz w:val="22"/>
          <w:szCs w:val="22"/>
        </w:rPr>
        <w:t>, suggesting</w:t>
      </w:r>
      <w:r w:rsidR="00CD31D2">
        <w:rPr>
          <w:rFonts w:ascii="Arial" w:hAnsi="Arial" w:cs="Arial"/>
          <w:sz w:val="22"/>
          <w:szCs w:val="22"/>
        </w:rPr>
        <w:t xml:space="preserve"> the effect of</w:t>
      </w:r>
      <w:r w:rsidR="00522477" w:rsidRPr="00C82F4C">
        <w:rPr>
          <w:rFonts w:ascii="Arial" w:hAnsi="Arial" w:cs="Arial"/>
          <w:sz w:val="22"/>
          <w:szCs w:val="22"/>
        </w:rPr>
        <w:t xml:space="preserve"> selective satiation on stimulus selection. </w:t>
      </w:r>
      <w:commentRangeEnd w:id="238"/>
      <w:r w:rsidR="00032ADC">
        <w:rPr>
          <w:rStyle w:val="CommentReference"/>
        </w:rPr>
        <w:commentReference w:id="238"/>
      </w:r>
    </w:p>
    <w:p w14:paraId="1FED18AA" w14:textId="299DC06F" w:rsidR="00FE167B" w:rsidRDefault="007F1EBD" w:rsidP="003B254E">
      <w:pPr>
        <w:spacing w:after="120"/>
        <w:rPr>
          <w:rFonts w:ascii="Arial" w:hAnsi="Arial" w:cs="Arial"/>
          <w:color w:val="000000" w:themeColor="text1"/>
          <w:sz w:val="22"/>
          <w:szCs w:val="22"/>
        </w:rPr>
      </w:pPr>
      <w:r>
        <w:rPr>
          <w:rFonts w:ascii="Arial" w:hAnsi="Arial" w:cs="Arial"/>
          <w:color w:val="000000" w:themeColor="text1"/>
          <w:sz w:val="22"/>
          <w:szCs w:val="22"/>
        </w:rPr>
        <w:t xml:space="preserve">To investigate </w:t>
      </w:r>
      <w:commentRangeStart w:id="239"/>
      <w:r>
        <w:rPr>
          <w:rFonts w:ascii="Arial" w:hAnsi="Arial" w:cs="Arial"/>
          <w:color w:val="000000" w:themeColor="text1"/>
          <w:sz w:val="22"/>
          <w:szCs w:val="22"/>
        </w:rPr>
        <w:t xml:space="preserve">the </w:t>
      </w:r>
      <w:ins w:id="240" w:author="Kahnt, Thorsten (NIH/NIDA) [E]" w:date="2025-01-21T12:06:00Z">
        <w:r w:rsidR="00032ADC">
          <w:rPr>
            <w:rFonts w:ascii="Arial" w:hAnsi="Arial" w:cs="Arial"/>
            <w:color w:val="000000" w:themeColor="text1"/>
            <w:sz w:val="22"/>
            <w:szCs w:val="22"/>
          </w:rPr>
          <w:t xml:space="preserve">effects of </w:t>
        </w:r>
      </w:ins>
      <w:del w:id="241" w:author="Kahnt, Thorsten (NIH/NIDA) [E]" w:date="2025-01-21T12:06:00Z">
        <w:r w:rsidDel="00032ADC">
          <w:rPr>
            <w:rFonts w:ascii="Arial" w:hAnsi="Arial" w:cs="Arial"/>
            <w:color w:val="000000" w:themeColor="text1"/>
            <w:sz w:val="22"/>
            <w:szCs w:val="22"/>
          </w:rPr>
          <w:delText xml:space="preserve">Day 2 </w:delText>
        </w:r>
      </w:del>
      <w:r>
        <w:rPr>
          <w:rFonts w:ascii="Arial" w:hAnsi="Arial" w:cs="Arial"/>
          <w:color w:val="000000" w:themeColor="text1"/>
          <w:sz w:val="22"/>
          <w:szCs w:val="22"/>
        </w:rPr>
        <w:t xml:space="preserve">TMS </w:t>
      </w:r>
      <w:ins w:id="242" w:author="Kahnt, Thorsten (NIH/NIDA) [E]" w:date="2025-01-21T12:07:00Z">
        <w:r w:rsidR="00032ADC">
          <w:rPr>
            <w:rFonts w:ascii="Arial" w:hAnsi="Arial" w:cs="Arial"/>
            <w:color w:val="000000" w:themeColor="text1"/>
            <w:sz w:val="22"/>
            <w:szCs w:val="22"/>
          </w:rPr>
          <w:t xml:space="preserve">targeting aOFC and pOFC </w:t>
        </w:r>
      </w:ins>
      <w:del w:id="243" w:author="Kahnt, Thorsten (NIH/NIDA) [E]" w:date="2025-01-21T12:06:00Z">
        <w:r w:rsidDel="00032ADC">
          <w:rPr>
            <w:rFonts w:ascii="Arial" w:hAnsi="Arial" w:cs="Arial"/>
            <w:color w:val="000000" w:themeColor="text1"/>
            <w:sz w:val="22"/>
            <w:szCs w:val="22"/>
          </w:rPr>
          <w:delText>effect</w:delText>
        </w:r>
      </w:del>
      <w:ins w:id="244" w:author="Kahnt, Thorsten (NIH/NIDA) [E]" w:date="2025-01-21T12:06:00Z">
        <w:r w:rsidR="00032ADC">
          <w:rPr>
            <w:rFonts w:ascii="Arial" w:hAnsi="Arial" w:cs="Arial"/>
            <w:color w:val="000000" w:themeColor="text1"/>
            <w:sz w:val="22"/>
            <w:szCs w:val="22"/>
          </w:rPr>
          <w:t>during the test phase</w:t>
        </w:r>
      </w:ins>
      <w:commentRangeEnd w:id="239"/>
      <w:ins w:id="245" w:author="Kahnt, Thorsten (NIH/NIDA) [E]" w:date="2025-01-21T12:15:00Z">
        <w:r w:rsidR="00E351AC">
          <w:rPr>
            <w:rStyle w:val="CommentReference"/>
          </w:rPr>
          <w:commentReference w:id="239"/>
        </w:r>
      </w:ins>
      <w:r w:rsidR="009B29BF">
        <w:rPr>
          <w:rFonts w:ascii="Arial" w:hAnsi="Arial" w:cs="Arial"/>
          <w:color w:val="000000" w:themeColor="text1"/>
          <w:sz w:val="22"/>
          <w:szCs w:val="22"/>
        </w:rPr>
        <w:t xml:space="preserve">, we focused </w:t>
      </w:r>
      <w:r w:rsidR="004333C3">
        <w:rPr>
          <w:rFonts w:ascii="Arial" w:hAnsi="Arial" w:cs="Arial"/>
          <w:color w:val="000000" w:themeColor="text1"/>
          <w:sz w:val="22"/>
          <w:szCs w:val="22"/>
        </w:rPr>
        <w:t xml:space="preserve">on the </w:t>
      </w:r>
      <w:r w:rsidR="00523CD3">
        <w:rPr>
          <w:rFonts w:ascii="Arial" w:hAnsi="Arial" w:cs="Arial"/>
          <w:color w:val="000000" w:themeColor="text1"/>
          <w:sz w:val="22"/>
          <w:szCs w:val="22"/>
        </w:rPr>
        <w:t>“</w:t>
      </w:r>
      <w:r w:rsidR="008575E6">
        <w:rPr>
          <w:rFonts w:ascii="Arial" w:hAnsi="Arial" w:cs="Arial"/>
          <w:color w:val="000000" w:themeColor="text1"/>
          <w:sz w:val="22"/>
          <w:szCs w:val="22"/>
        </w:rPr>
        <w:t>sham-sham</w:t>
      </w:r>
      <w:r w:rsidR="00523CD3">
        <w:rPr>
          <w:rFonts w:ascii="Arial" w:hAnsi="Arial" w:cs="Arial"/>
          <w:color w:val="000000" w:themeColor="text1"/>
          <w:sz w:val="22"/>
          <w:szCs w:val="22"/>
        </w:rPr>
        <w:t>”</w:t>
      </w:r>
      <w:r w:rsidR="008575E6">
        <w:rPr>
          <w:rFonts w:ascii="Arial" w:hAnsi="Arial" w:cs="Arial"/>
          <w:color w:val="000000" w:themeColor="text1"/>
          <w:sz w:val="22"/>
          <w:szCs w:val="22"/>
        </w:rPr>
        <w:t xml:space="preserve"> and </w:t>
      </w:r>
      <w:r w:rsidR="00523CD3">
        <w:rPr>
          <w:rFonts w:ascii="Arial" w:hAnsi="Arial" w:cs="Arial"/>
          <w:color w:val="000000" w:themeColor="text1"/>
          <w:sz w:val="22"/>
          <w:szCs w:val="22"/>
        </w:rPr>
        <w:t>“</w:t>
      </w:r>
      <w:r w:rsidR="008575E6">
        <w:rPr>
          <w:rFonts w:ascii="Arial" w:hAnsi="Arial" w:cs="Arial"/>
          <w:color w:val="000000" w:themeColor="text1"/>
          <w:sz w:val="22"/>
          <w:szCs w:val="22"/>
        </w:rPr>
        <w:t>sham-cTBS</w:t>
      </w:r>
      <w:r w:rsidR="00523CD3">
        <w:rPr>
          <w:rFonts w:ascii="Arial" w:hAnsi="Arial" w:cs="Arial"/>
          <w:color w:val="000000" w:themeColor="text1"/>
          <w:sz w:val="22"/>
          <w:szCs w:val="22"/>
        </w:rPr>
        <w:t>”</w:t>
      </w:r>
      <w:r w:rsidR="008575E6">
        <w:rPr>
          <w:rFonts w:ascii="Arial" w:hAnsi="Arial" w:cs="Arial"/>
          <w:color w:val="000000" w:themeColor="text1"/>
          <w:sz w:val="22"/>
          <w:szCs w:val="22"/>
        </w:rPr>
        <w:t xml:space="preserve"> </w:t>
      </w:r>
      <w:r w:rsidR="00F64B71">
        <w:rPr>
          <w:rFonts w:ascii="Arial" w:hAnsi="Arial" w:cs="Arial"/>
          <w:color w:val="000000" w:themeColor="text1"/>
          <w:sz w:val="22"/>
          <w:szCs w:val="22"/>
        </w:rPr>
        <w:t xml:space="preserve">stimulating </w:t>
      </w:r>
      <w:r w:rsidR="008575E6">
        <w:rPr>
          <w:rFonts w:ascii="Arial" w:hAnsi="Arial" w:cs="Arial"/>
          <w:color w:val="000000" w:themeColor="text1"/>
          <w:sz w:val="22"/>
          <w:szCs w:val="22"/>
        </w:rPr>
        <w:t>conditions</w:t>
      </w:r>
      <w:r w:rsidR="00901C0C">
        <w:rPr>
          <w:rFonts w:ascii="Arial" w:hAnsi="Arial" w:cs="Arial"/>
          <w:color w:val="000000" w:themeColor="text1"/>
          <w:sz w:val="22"/>
          <w:szCs w:val="22"/>
        </w:rPr>
        <w:t>.</w:t>
      </w:r>
      <w:r w:rsidR="00430CBB">
        <w:rPr>
          <w:rFonts w:ascii="Arial" w:hAnsi="Arial" w:cs="Arial"/>
          <w:color w:val="000000" w:themeColor="text1"/>
          <w:sz w:val="22"/>
          <w:szCs w:val="22"/>
        </w:rPr>
        <w:t xml:space="preserve"> </w:t>
      </w:r>
      <w:r w:rsidR="00BD037D">
        <w:rPr>
          <w:rFonts w:ascii="Arial" w:hAnsi="Arial" w:cs="Arial"/>
          <w:color w:val="000000" w:themeColor="text1"/>
          <w:sz w:val="22"/>
          <w:szCs w:val="22"/>
        </w:rPr>
        <w:t xml:space="preserve">We </w:t>
      </w:r>
      <w:del w:id="246" w:author="Kahnt, Thorsten (NIH/NIDA) [E]" w:date="2025-01-21T12:07:00Z">
        <w:r w:rsidR="00B82C58" w:rsidDel="00032ADC">
          <w:rPr>
            <w:rFonts w:ascii="Arial" w:hAnsi="Arial" w:cs="Arial"/>
            <w:color w:val="000000" w:themeColor="text1"/>
            <w:sz w:val="22"/>
            <w:szCs w:val="22"/>
          </w:rPr>
          <w:delText>identified</w:delText>
        </w:r>
        <w:r w:rsidR="00BD037D" w:rsidDel="00032ADC">
          <w:rPr>
            <w:rFonts w:ascii="Arial" w:hAnsi="Arial" w:cs="Arial"/>
            <w:color w:val="000000" w:themeColor="text1"/>
            <w:sz w:val="22"/>
            <w:szCs w:val="22"/>
          </w:rPr>
          <w:delText xml:space="preserve"> </w:delText>
        </w:r>
      </w:del>
      <w:ins w:id="247" w:author="Kahnt, Thorsten (NIH/NIDA) [E]" w:date="2025-01-21T12:07:00Z">
        <w:r w:rsidR="00032ADC">
          <w:rPr>
            <w:rFonts w:ascii="Arial" w:hAnsi="Arial" w:cs="Arial"/>
            <w:color w:val="000000" w:themeColor="text1"/>
            <w:sz w:val="22"/>
            <w:szCs w:val="22"/>
          </w:rPr>
          <w:t>found</w:t>
        </w:r>
        <w:r w:rsidR="00032ADC">
          <w:rPr>
            <w:rFonts w:ascii="Arial" w:hAnsi="Arial" w:cs="Arial"/>
            <w:color w:val="000000" w:themeColor="text1"/>
            <w:sz w:val="22"/>
            <w:szCs w:val="22"/>
          </w:rPr>
          <w:t xml:space="preserve"> </w:t>
        </w:r>
      </w:ins>
      <w:r w:rsidR="00BD037D">
        <w:rPr>
          <w:rFonts w:ascii="Arial" w:hAnsi="Arial" w:cs="Arial"/>
          <w:color w:val="000000" w:themeColor="text1"/>
          <w:sz w:val="22"/>
          <w:szCs w:val="22"/>
        </w:rPr>
        <w:t>a significant interaction between stimulation location (aOFC-targeting, pOFC-targeting) and TMS condition (sham, cTBS) in sated-o</w:t>
      </w:r>
      <w:r w:rsidR="00BD037D" w:rsidRPr="00F66D69">
        <w:rPr>
          <w:rFonts w:ascii="Arial" w:hAnsi="Arial" w:cs="Arial"/>
          <w:color w:val="000000" w:themeColor="text1"/>
          <w:sz w:val="22"/>
          <w:szCs w:val="22"/>
        </w:rPr>
        <w:t xml:space="preserve">dor </w:t>
      </w:r>
      <w:r w:rsidR="00BD037D">
        <w:rPr>
          <w:rFonts w:ascii="Arial" w:hAnsi="Arial" w:cs="Arial"/>
          <w:color w:val="000000" w:themeColor="text1"/>
          <w:sz w:val="22"/>
          <w:szCs w:val="22"/>
        </w:rPr>
        <w:t xml:space="preserve">predicting </w:t>
      </w:r>
      <w:r w:rsidR="00BD037D" w:rsidRPr="00F66D69">
        <w:rPr>
          <w:rFonts w:ascii="Arial" w:hAnsi="Arial" w:cs="Arial"/>
          <w:color w:val="000000" w:themeColor="text1"/>
          <w:sz w:val="22"/>
          <w:szCs w:val="22"/>
        </w:rPr>
        <w:t>choices (p = 0.03</w:t>
      </w:r>
      <w:r w:rsidR="00563623">
        <w:rPr>
          <w:rFonts w:ascii="Arial" w:hAnsi="Arial" w:cs="Arial"/>
          <w:color w:val="000000" w:themeColor="text1"/>
          <w:sz w:val="22"/>
          <w:szCs w:val="22"/>
        </w:rPr>
        <w:t>26</w:t>
      </w:r>
      <w:r w:rsidR="00BD037D">
        <w:rPr>
          <w:rFonts w:ascii="Arial" w:hAnsi="Arial" w:cs="Arial"/>
          <w:color w:val="000000" w:themeColor="text1"/>
          <w:sz w:val="22"/>
          <w:szCs w:val="22"/>
        </w:rPr>
        <w:t>)</w:t>
      </w:r>
      <w:r w:rsidR="00996137">
        <w:rPr>
          <w:rFonts w:ascii="Arial" w:hAnsi="Arial" w:cs="Arial"/>
          <w:color w:val="000000" w:themeColor="text1"/>
          <w:sz w:val="22"/>
          <w:szCs w:val="22"/>
        </w:rPr>
        <w:t xml:space="preserve">, according to </w:t>
      </w:r>
      <w:r w:rsidR="00411F59">
        <w:rPr>
          <w:rFonts w:ascii="Arial" w:hAnsi="Arial" w:cs="Arial"/>
          <w:color w:val="000000" w:themeColor="text1"/>
          <w:sz w:val="22"/>
          <w:szCs w:val="22"/>
        </w:rPr>
        <w:t>logistic mixed</w:t>
      </w:r>
      <w:r w:rsidR="004E31FB">
        <w:rPr>
          <w:rFonts w:ascii="Arial" w:hAnsi="Arial" w:cs="Arial"/>
          <w:color w:val="000000" w:themeColor="text1"/>
          <w:sz w:val="22"/>
          <w:szCs w:val="22"/>
        </w:rPr>
        <w:t>-</w:t>
      </w:r>
      <w:r w:rsidR="00411F59">
        <w:rPr>
          <w:rFonts w:ascii="Arial" w:hAnsi="Arial" w:cs="Arial"/>
          <w:color w:val="000000" w:themeColor="text1"/>
          <w:sz w:val="22"/>
          <w:szCs w:val="22"/>
        </w:rPr>
        <w:t>effect</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models on </w:t>
      </w:r>
      <w:r w:rsidR="001D0E94">
        <w:rPr>
          <w:rFonts w:ascii="Arial" w:hAnsi="Arial" w:cs="Arial"/>
          <w:color w:val="000000" w:themeColor="text1"/>
          <w:sz w:val="22"/>
          <w:szCs w:val="22"/>
        </w:rPr>
        <w:t xml:space="preserve">post-meal </w:t>
      </w:r>
      <w:r w:rsidR="00411F59">
        <w:rPr>
          <w:rFonts w:ascii="Arial" w:hAnsi="Arial" w:cs="Arial"/>
          <w:color w:val="000000" w:themeColor="text1"/>
          <w:sz w:val="22"/>
          <w:szCs w:val="22"/>
        </w:rPr>
        <w:t>choice</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of sated odors, </w:t>
      </w:r>
      <w:r w:rsidR="004E31FB">
        <w:rPr>
          <w:rFonts w:ascii="Arial" w:hAnsi="Arial" w:cs="Arial"/>
          <w:color w:val="000000" w:themeColor="text1"/>
          <w:sz w:val="22"/>
          <w:szCs w:val="22"/>
        </w:rPr>
        <w:t>with</w:t>
      </w:r>
      <w:r w:rsidR="002759BB">
        <w:rPr>
          <w:rFonts w:ascii="Arial" w:hAnsi="Arial" w:cs="Arial"/>
          <w:color w:val="000000" w:themeColor="text1"/>
          <w:sz w:val="22"/>
          <w:szCs w:val="22"/>
        </w:rPr>
        <w:t xml:space="preserve"> the session baseline</w:t>
      </w:r>
      <w:r w:rsidR="00DE07E9">
        <w:rPr>
          <w:rFonts w:ascii="Arial" w:hAnsi="Arial" w:cs="Arial"/>
          <w:color w:val="000000" w:themeColor="text1"/>
          <w:sz w:val="22"/>
          <w:szCs w:val="22"/>
        </w:rPr>
        <w:t xml:space="preserve"> and the value difference</w:t>
      </w:r>
      <w:r w:rsidR="002759BB">
        <w:rPr>
          <w:rFonts w:ascii="Arial" w:hAnsi="Arial" w:cs="Arial"/>
          <w:color w:val="000000" w:themeColor="text1"/>
          <w:sz w:val="22"/>
          <w:szCs w:val="22"/>
        </w:rPr>
        <w:t xml:space="preserve"> </w:t>
      </w:r>
      <w:r w:rsidR="00996137">
        <w:rPr>
          <w:rFonts w:ascii="Arial" w:hAnsi="Arial" w:cs="Arial"/>
          <w:color w:val="000000" w:themeColor="text1"/>
          <w:sz w:val="22"/>
          <w:szCs w:val="22"/>
        </w:rPr>
        <w:t>accounted for.</w:t>
      </w:r>
      <w:r w:rsidR="00463CC5">
        <w:rPr>
          <w:rFonts w:ascii="Arial" w:hAnsi="Arial" w:cs="Arial"/>
          <w:color w:val="000000" w:themeColor="text1"/>
          <w:sz w:val="22"/>
          <w:szCs w:val="22"/>
        </w:rPr>
        <w:t xml:space="preserve"> </w:t>
      </w:r>
      <w:r w:rsidR="005F175A">
        <w:rPr>
          <w:rFonts w:ascii="Arial" w:hAnsi="Arial" w:cs="Arial"/>
          <w:color w:val="000000" w:themeColor="text1"/>
          <w:sz w:val="22"/>
          <w:szCs w:val="22"/>
        </w:rPr>
        <w:t xml:space="preserve">We then analyzed </w:t>
      </w:r>
      <w:r w:rsidR="0042332D">
        <w:rPr>
          <w:rFonts w:ascii="Arial" w:hAnsi="Arial" w:cs="Arial"/>
          <w:color w:val="000000" w:themeColor="text1"/>
          <w:sz w:val="22"/>
          <w:szCs w:val="22"/>
        </w:rPr>
        <w:t>the two stimulation locations</w:t>
      </w:r>
      <w:r w:rsidR="004E31FB">
        <w:rPr>
          <w:rFonts w:ascii="Arial" w:hAnsi="Arial" w:cs="Arial"/>
          <w:color w:val="000000" w:themeColor="text1"/>
          <w:sz w:val="22"/>
          <w:szCs w:val="22"/>
        </w:rPr>
        <w:t xml:space="preserve"> separately</w:t>
      </w:r>
      <w:r w:rsidR="00E152B0">
        <w:rPr>
          <w:rFonts w:ascii="Arial" w:hAnsi="Arial" w:cs="Arial"/>
          <w:color w:val="000000" w:themeColor="text1"/>
          <w:sz w:val="22"/>
          <w:szCs w:val="22"/>
        </w:rPr>
        <w:t xml:space="preserve"> </w:t>
      </w:r>
      <w:r w:rsidR="00500096">
        <w:rPr>
          <w:rFonts w:ascii="Arial" w:hAnsi="Arial" w:cs="Arial"/>
          <w:color w:val="000000" w:themeColor="text1"/>
          <w:sz w:val="22"/>
          <w:szCs w:val="22"/>
        </w:rPr>
        <w:t>(</w:t>
      </w:r>
      <w:r w:rsidR="00315FFB">
        <w:rPr>
          <w:rFonts w:ascii="Arial" w:hAnsi="Arial" w:cs="Arial"/>
          <w:b/>
          <w:color w:val="000000" w:themeColor="text1"/>
          <w:sz w:val="22"/>
          <w:szCs w:val="22"/>
        </w:rPr>
        <w:t>Fig.</w:t>
      </w:r>
      <w:r w:rsidR="00500096" w:rsidRPr="00735849">
        <w:rPr>
          <w:rFonts w:ascii="Arial" w:hAnsi="Arial" w:cs="Arial"/>
          <w:b/>
          <w:color w:val="000000" w:themeColor="text1"/>
          <w:sz w:val="22"/>
          <w:szCs w:val="22"/>
        </w:rPr>
        <w:t xml:space="preserve"> </w:t>
      </w:r>
      <w:r w:rsidR="00301149">
        <w:rPr>
          <w:rFonts w:ascii="Arial" w:hAnsi="Arial" w:cs="Arial"/>
          <w:b/>
          <w:color w:val="000000" w:themeColor="text1"/>
          <w:sz w:val="22"/>
          <w:szCs w:val="22"/>
        </w:rPr>
        <w:t>5B</w:t>
      </w:r>
      <w:r w:rsidR="00500096">
        <w:rPr>
          <w:rFonts w:ascii="Arial" w:hAnsi="Arial" w:cs="Arial"/>
          <w:color w:val="000000" w:themeColor="text1"/>
          <w:sz w:val="22"/>
          <w:szCs w:val="22"/>
        </w:rPr>
        <w:t>)</w:t>
      </w:r>
      <w:r w:rsidR="007960A6">
        <w:rPr>
          <w:rFonts w:ascii="Arial" w:hAnsi="Arial" w:cs="Arial"/>
          <w:color w:val="000000" w:themeColor="text1"/>
          <w:sz w:val="22"/>
          <w:szCs w:val="22"/>
        </w:rPr>
        <w:t xml:space="preserve">, </w:t>
      </w:r>
      <w:r w:rsidR="00C256D9">
        <w:rPr>
          <w:rFonts w:ascii="Arial" w:hAnsi="Arial" w:cs="Arial"/>
          <w:color w:val="000000" w:themeColor="text1"/>
          <w:sz w:val="22"/>
          <w:szCs w:val="22"/>
        </w:rPr>
        <w:t xml:space="preserve">and we found significant cTBS effect for the pOFC group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15556B">
        <w:rPr>
          <w:rFonts w:ascii="Arial" w:hAnsi="Arial" w:cs="Arial"/>
          <w:color w:val="000000" w:themeColor="text1"/>
          <w:sz w:val="22"/>
          <w:szCs w:val="22"/>
        </w:rPr>
        <w:t>0.00115</w:t>
      </w:r>
      <w:r w:rsidR="0064106D">
        <w:rPr>
          <w:rFonts w:ascii="Arial" w:hAnsi="Arial" w:cs="Arial"/>
          <w:color w:val="000000" w:themeColor="text1"/>
          <w:sz w:val="22"/>
          <w:szCs w:val="22"/>
        </w:rPr>
        <w:t>)</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 xml:space="preserve">but not </w:t>
      </w:r>
      <w:r w:rsidR="003E01FE">
        <w:rPr>
          <w:rFonts w:ascii="Arial" w:hAnsi="Arial" w:cs="Arial"/>
          <w:color w:val="000000" w:themeColor="text1"/>
          <w:sz w:val="22"/>
          <w:szCs w:val="22"/>
        </w:rPr>
        <w:t>for</w:t>
      </w:r>
      <w:r w:rsidR="0064106D">
        <w:rPr>
          <w:rFonts w:ascii="Arial" w:hAnsi="Arial" w:cs="Arial"/>
          <w:color w:val="000000" w:themeColor="text1"/>
          <w:sz w:val="22"/>
          <w:szCs w:val="22"/>
        </w:rPr>
        <w:t xml:space="preserve"> the aOFC group</w:t>
      </w:r>
      <w:r w:rsidR="003E01FE">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7419DC">
        <w:rPr>
          <w:rFonts w:ascii="Arial" w:hAnsi="Arial" w:cs="Arial"/>
          <w:color w:val="000000" w:themeColor="text1"/>
          <w:sz w:val="22"/>
          <w:szCs w:val="22"/>
        </w:rPr>
        <w:t>0.</w:t>
      </w:r>
      <w:r w:rsidR="00F15967">
        <w:rPr>
          <w:rFonts w:ascii="Arial" w:hAnsi="Arial" w:cs="Arial"/>
          <w:color w:val="000000" w:themeColor="text1"/>
          <w:sz w:val="22"/>
          <w:szCs w:val="22"/>
        </w:rPr>
        <w:t>9</w:t>
      </w:r>
      <w:r w:rsidR="007419DC">
        <w:rPr>
          <w:rFonts w:ascii="Arial" w:hAnsi="Arial" w:cs="Arial"/>
          <w:color w:val="000000" w:themeColor="text1"/>
          <w:sz w:val="22"/>
          <w:szCs w:val="22"/>
        </w:rPr>
        <w:t>77)</w:t>
      </w:r>
      <w:r w:rsidR="00990A71">
        <w:rPr>
          <w:rFonts w:ascii="Arial" w:hAnsi="Arial" w:cs="Arial"/>
          <w:color w:val="000000" w:themeColor="text1"/>
          <w:sz w:val="22"/>
          <w:szCs w:val="22"/>
        </w:rPr>
        <w:t xml:space="preserve">, indicating </w:t>
      </w:r>
      <w:r w:rsidR="005F175A">
        <w:rPr>
          <w:rFonts w:ascii="Arial" w:hAnsi="Arial" w:cs="Arial"/>
          <w:color w:val="000000" w:themeColor="text1"/>
          <w:sz w:val="22"/>
          <w:szCs w:val="22"/>
        </w:rPr>
        <w:t xml:space="preserve">that </w:t>
      </w:r>
      <w:r w:rsidR="007C030E">
        <w:rPr>
          <w:rFonts w:ascii="Arial" w:hAnsi="Arial" w:cs="Arial"/>
          <w:color w:val="000000" w:themeColor="text1"/>
          <w:sz w:val="22"/>
          <w:szCs w:val="22"/>
        </w:rPr>
        <w:t>pOFC-</w:t>
      </w:r>
      <w:r w:rsidR="00E22FAC">
        <w:rPr>
          <w:rFonts w:ascii="Arial" w:hAnsi="Arial" w:cs="Arial"/>
          <w:color w:val="000000" w:themeColor="text1"/>
          <w:sz w:val="22"/>
          <w:szCs w:val="22"/>
        </w:rPr>
        <w:t>, but not aOFC-</w:t>
      </w:r>
      <w:r w:rsidR="007C030E">
        <w:rPr>
          <w:rFonts w:ascii="Arial" w:hAnsi="Arial" w:cs="Arial"/>
          <w:color w:val="000000" w:themeColor="text1"/>
          <w:sz w:val="22"/>
          <w:szCs w:val="22"/>
        </w:rPr>
        <w:t xml:space="preserve">targeted cTBS impaired </w:t>
      </w:r>
      <w:del w:id="248" w:author="Kahnt, Thorsten (NIH/NIDA) [E]" w:date="2025-01-21T12:08:00Z">
        <w:r w:rsidR="007C030E" w:rsidDel="00032ADC">
          <w:rPr>
            <w:rFonts w:ascii="Arial" w:hAnsi="Arial" w:cs="Arial"/>
            <w:color w:val="000000" w:themeColor="text1"/>
            <w:sz w:val="22"/>
            <w:szCs w:val="22"/>
          </w:rPr>
          <w:delText xml:space="preserve">devaluation </w:delText>
        </w:r>
      </w:del>
      <w:ins w:id="249" w:author="Kahnt, Thorsten (NIH/NIDA) [E]" w:date="2025-01-21T12:08:00Z">
        <w:r w:rsidR="00032ADC">
          <w:rPr>
            <w:rFonts w:ascii="Arial" w:hAnsi="Arial" w:cs="Arial"/>
            <w:color w:val="000000" w:themeColor="text1"/>
            <w:sz w:val="22"/>
            <w:szCs w:val="22"/>
          </w:rPr>
          <w:t xml:space="preserve">choices between stimuli predicting </w:t>
        </w:r>
      </w:ins>
      <w:ins w:id="250" w:author="Kahnt, Thorsten (NIH/NIDA) [E]" w:date="2025-01-21T12:21:00Z">
        <w:r w:rsidR="00E351AC">
          <w:rPr>
            <w:rFonts w:ascii="Arial" w:hAnsi="Arial" w:cs="Arial"/>
            <w:color w:val="000000" w:themeColor="text1"/>
            <w:sz w:val="22"/>
            <w:szCs w:val="22"/>
          </w:rPr>
          <w:t xml:space="preserve">sweet and savory (i.e., </w:t>
        </w:r>
      </w:ins>
      <w:ins w:id="251" w:author="Kahnt, Thorsten (NIH/NIDA) [E]" w:date="2025-01-21T12:08:00Z">
        <w:r w:rsidR="00032ADC">
          <w:rPr>
            <w:rFonts w:ascii="Arial" w:hAnsi="Arial" w:cs="Arial"/>
            <w:color w:val="000000" w:themeColor="text1"/>
            <w:sz w:val="22"/>
            <w:szCs w:val="22"/>
          </w:rPr>
          <w:t>devalued and non-devalued</w:t>
        </w:r>
      </w:ins>
      <w:ins w:id="252" w:author="Kahnt, Thorsten (NIH/NIDA) [E]" w:date="2025-01-21T12:21:00Z">
        <w:r w:rsidR="00E351AC">
          <w:rPr>
            <w:rFonts w:ascii="Arial" w:hAnsi="Arial" w:cs="Arial"/>
            <w:color w:val="000000" w:themeColor="text1"/>
            <w:sz w:val="22"/>
            <w:szCs w:val="22"/>
          </w:rPr>
          <w:t>)</w:t>
        </w:r>
      </w:ins>
      <w:ins w:id="253" w:author="Kahnt, Thorsten (NIH/NIDA) [E]" w:date="2025-01-21T12:08:00Z">
        <w:r w:rsidR="00032ADC">
          <w:rPr>
            <w:rFonts w:ascii="Arial" w:hAnsi="Arial" w:cs="Arial"/>
            <w:color w:val="000000" w:themeColor="text1"/>
            <w:sz w:val="22"/>
            <w:szCs w:val="22"/>
          </w:rPr>
          <w:t xml:space="preserve"> outcomes</w:t>
        </w:r>
      </w:ins>
      <w:del w:id="254" w:author="Kahnt, Thorsten (NIH/NIDA) [E]" w:date="2025-01-21T12:08:00Z">
        <w:r w:rsidR="007C030E" w:rsidDel="00032ADC">
          <w:rPr>
            <w:rFonts w:ascii="Arial" w:hAnsi="Arial" w:cs="Arial"/>
            <w:color w:val="000000" w:themeColor="text1"/>
            <w:sz w:val="22"/>
            <w:szCs w:val="22"/>
          </w:rPr>
          <w:delText>in sweet-savory choices</w:delText>
        </w:r>
      </w:del>
      <w:r w:rsidR="00BC7C5E">
        <w:rPr>
          <w:rFonts w:ascii="Arial" w:hAnsi="Arial" w:cs="Arial"/>
          <w:color w:val="000000" w:themeColor="text1"/>
          <w:sz w:val="22"/>
          <w:szCs w:val="22"/>
        </w:rPr>
        <w:t xml:space="preserve">. </w:t>
      </w:r>
      <w:r w:rsidR="0065217A">
        <w:rPr>
          <w:rFonts w:ascii="Arial" w:hAnsi="Arial" w:cs="Arial"/>
          <w:color w:val="000000" w:themeColor="text1"/>
          <w:sz w:val="22"/>
          <w:szCs w:val="22"/>
        </w:rPr>
        <w:t xml:space="preserve">In addition, the pOFC-targeted cTBS effect on sated choice selection was </w:t>
      </w:r>
      <w:r w:rsidR="006D653F">
        <w:rPr>
          <w:rFonts w:ascii="Arial" w:hAnsi="Arial" w:cs="Arial"/>
          <w:color w:val="000000" w:themeColor="text1"/>
          <w:sz w:val="22"/>
          <w:szCs w:val="22"/>
        </w:rPr>
        <w:t xml:space="preserve">robust regardless of </w:t>
      </w:r>
      <w:del w:id="255" w:author="Kahnt, Thorsten (NIH/NIDA) [E]" w:date="2025-01-21T12:08:00Z">
        <w:r w:rsidR="0065217A" w:rsidDel="00032ADC">
          <w:rPr>
            <w:rFonts w:ascii="Arial" w:hAnsi="Arial" w:cs="Arial"/>
            <w:color w:val="000000" w:themeColor="text1"/>
            <w:sz w:val="22"/>
            <w:szCs w:val="22"/>
          </w:rPr>
          <w:delText>the Day 2 TMS</w:delText>
        </w:r>
      </w:del>
      <w:ins w:id="256" w:author="Kahnt, Thorsten (NIH/NIDA) [E]" w:date="2025-01-21T12:08:00Z">
        <w:r w:rsidR="00032ADC">
          <w:rPr>
            <w:rFonts w:ascii="Arial" w:hAnsi="Arial" w:cs="Arial"/>
            <w:color w:val="000000" w:themeColor="text1"/>
            <w:sz w:val="22"/>
            <w:szCs w:val="22"/>
          </w:rPr>
          <w:t>session</w:t>
        </w:r>
      </w:ins>
      <w:r w:rsidR="0065217A">
        <w:rPr>
          <w:rFonts w:ascii="Arial" w:hAnsi="Arial" w:cs="Arial"/>
          <w:color w:val="000000" w:themeColor="text1"/>
          <w:sz w:val="22"/>
          <w:szCs w:val="22"/>
        </w:rPr>
        <w:t xml:space="preserve"> order </w:t>
      </w:r>
      <w:r w:rsidR="004D1237">
        <w:rPr>
          <w:rFonts w:ascii="Arial" w:hAnsi="Arial" w:cs="Arial"/>
          <w:color w:val="000000" w:themeColor="text1"/>
          <w:sz w:val="22"/>
          <w:szCs w:val="22"/>
        </w:rPr>
        <w:t>(</w:t>
      </w:r>
      <w:r w:rsidR="00871C7D" w:rsidRPr="00032ADC">
        <w:rPr>
          <w:rFonts w:ascii="Arial" w:hAnsi="Arial" w:cs="Arial"/>
          <w:b/>
          <w:bCs/>
          <w:color w:val="000000" w:themeColor="text1"/>
          <w:sz w:val="22"/>
          <w:szCs w:val="22"/>
          <w:rPrChange w:id="257" w:author="Kahnt, Thorsten (NIH/NIDA) [E]" w:date="2025-01-21T12:08:00Z">
            <w:rPr>
              <w:rFonts w:ascii="Arial" w:hAnsi="Arial" w:cs="Arial"/>
              <w:color w:val="000000" w:themeColor="text1"/>
              <w:sz w:val="22"/>
              <w:szCs w:val="22"/>
            </w:rPr>
          </w:rPrChange>
        </w:rPr>
        <w:t>Extended Data Fig.</w:t>
      </w:r>
      <w:r w:rsidR="00992597" w:rsidRPr="00735849">
        <w:rPr>
          <w:rFonts w:ascii="Arial" w:hAnsi="Arial" w:cs="Arial"/>
          <w:b/>
          <w:color w:val="000000" w:themeColor="text1"/>
          <w:sz w:val="22"/>
          <w:szCs w:val="22"/>
        </w:rPr>
        <w:t xml:space="preserve"> </w:t>
      </w:r>
      <w:r w:rsidR="000833C5">
        <w:rPr>
          <w:rFonts w:ascii="Arial" w:hAnsi="Arial" w:cs="Arial"/>
          <w:b/>
          <w:color w:val="000000" w:themeColor="text1"/>
          <w:sz w:val="22"/>
          <w:szCs w:val="22"/>
        </w:rPr>
        <w:t>3</w:t>
      </w:r>
      <w:r w:rsidR="005F6237">
        <w:rPr>
          <w:rFonts w:ascii="Arial" w:hAnsi="Arial" w:cs="Arial"/>
          <w:b/>
          <w:color w:val="000000" w:themeColor="text1"/>
          <w:sz w:val="22"/>
          <w:szCs w:val="22"/>
        </w:rPr>
        <w:t>B</w:t>
      </w:r>
      <w:r w:rsidR="00992597">
        <w:rPr>
          <w:rFonts w:ascii="Arial" w:hAnsi="Arial" w:cs="Arial"/>
          <w:color w:val="000000" w:themeColor="text1"/>
          <w:sz w:val="22"/>
          <w:szCs w:val="22"/>
        </w:rPr>
        <w:t>)</w:t>
      </w:r>
      <w:r w:rsidR="004B7066">
        <w:rPr>
          <w:rFonts w:ascii="Arial" w:hAnsi="Arial" w:cs="Arial"/>
          <w:color w:val="000000" w:themeColor="text1"/>
          <w:sz w:val="22"/>
          <w:szCs w:val="22"/>
        </w:rPr>
        <w:t xml:space="preserve">. </w:t>
      </w:r>
    </w:p>
    <w:p w14:paraId="0F4ADB30" w14:textId="691B87C4" w:rsidR="00107B99" w:rsidRDefault="004D7286" w:rsidP="003B254E">
      <w:pPr>
        <w:spacing w:after="120"/>
        <w:rPr>
          <w:rFonts w:ascii="Arial" w:hAnsi="Arial" w:cs="Arial"/>
          <w:color w:val="000000" w:themeColor="text1"/>
          <w:sz w:val="22"/>
          <w:szCs w:val="22"/>
        </w:rPr>
      </w:pPr>
      <w:bookmarkStart w:id="258" w:name="OLE_LINK76"/>
      <w:r>
        <w:rPr>
          <w:rFonts w:ascii="Arial" w:hAnsi="Arial" w:cs="Arial"/>
          <w:color w:val="000000" w:themeColor="text1"/>
          <w:sz w:val="22"/>
          <w:szCs w:val="22"/>
        </w:rPr>
        <w:t xml:space="preserve">Note that the Day 2 cTBS effect we observed on sated odor choices was </w:t>
      </w:r>
      <w:r w:rsidR="00827F1B">
        <w:rPr>
          <w:rFonts w:ascii="Arial" w:hAnsi="Arial" w:cs="Arial"/>
          <w:color w:val="000000" w:themeColor="text1"/>
          <w:sz w:val="22"/>
          <w:szCs w:val="22"/>
        </w:rPr>
        <w:t>after accounting for value difference</w:t>
      </w:r>
      <w:r w:rsidR="004E0925">
        <w:rPr>
          <w:rFonts w:ascii="Arial" w:hAnsi="Arial" w:cs="Arial"/>
          <w:color w:val="000000" w:themeColor="text1"/>
          <w:sz w:val="22"/>
          <w:szCs w:val="22"/>
        </w:rPr>
        <w:t>s</w:t>
      </w:r>
      <w:r w:rsidR="00827F1B">
        <w:rPr>
          <w:rFonts w:ascii="Arial" w:hAnsi="Arial" w:cs="Arial"/>
          <w:color w:val="000000" w:themeColor="text1"/>
          <w:sz w:val="22"/>
          <w:szCs w:val="22"/>
        </w:rPr>
        <w:t xml:space="preserve">. </w:t>
      </w:r>
      <w:commentRangeStart w:id="259"/>
      <w:r w:rsidR="00B761FA"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B761FA" w:rsidRPr="00AC4512">
        <w:rPr>
          <w:rFonts w:ascii="Arial" w:hAnsi="Arial" w:cs="Arial"/>
          <w:b/>
          <w:bCs/>
          <w:color w:val="000000" w:themeColor="text1"/>
          <w:sz w:val="22"/>
          <w:szCs w:val="22"/>
        </w:rPr>
        <w:t xml:space="preserve"> 5E</w:t>
      </w:r>
      <w:r w:rsidR="004E0925">
        <w:rPr>
          <w:rFonts w:ascii="Arial" w:hAnsi="Arial" w:cs="Arial"/>
          <w:color w:val="000000" w:themeColor="text1"/>
          <w:sz w:val="22"/>
          <w:szCs w:val="22"/>
        </w:rPr>
        <w:t xml:space="preserve"> </w:t>
      </w:r>
      <w:commentRangeEnd w:id="259"/>
      <w:r w:rsidR="00E351AC">
        <w:rPr>
          <w:rStyle w:val="CommentReference"/>
        </w:rPr>
        <w:commentReference w:id="259"/>
      </w:r>
      <w:r w:rsidR="004E0925">
        <w:rPr>
          <w:rFonts w:ascii="Arial" w:hAnsi="Arial" w:cs="Arial"/>
          <w:color w:val="000000" w:themeColor="text1"/>
          <w:sz w:val="22"/>
          <w:szCs w:val="22"/>
        </w:rPr>
        <w:t>shows</w:t>
      </w:r>
      <w:r w:rsidR="008B5828">
        <w:rPr>
          <w:rFonts w:ascii="Arial" w:hAnsi="Arial" w:cs="Arial"/>
          <w:color w:val="000000" w:themeColor="text1"/>
          <w:sz w:val="22"/>
          <w:szCs w:val="22"/>
        </w:rPr>
        <w:t xml:space="preserve"> the </w:t>
      </w:r>
      <w:r w:rsidR="00ED3B82">
        <w:rPr>
          <w:rFonts w:ascii="Arial" w:hAnsi="Arial" w:cs="Arial"/>
          <w:color w:val="000000" w:themeColor="text1"/>
          <w:sz w:val="22"/>
          <w:szCs w:val="22"/>
        </w:rPr>
        <w:t>probability</w:t>
      </w:r>
      <w:r w:rsidR="008B5828">
        <w:rPr>
          <w:rFonts w:ascii="Arial" w:hAnsi="Arial" w:cs="Arial"/>
          <w:color w:val="000000" w:themeColor="text1"/>
          <w:sz w:val="22"/>
          <w:szCs w:val="22"/>
        </w:rPr>
        <w:t xml:space="preserve"> of selecting sated odors </w:t>
      </w:r>
      <w:r w:rsidR="004E0925">
        <w:rPr>
          <w:rFonts w:ascii="Arial" w:hAnsi="Arial" w:cs="Arial"/>
          <w:color w:val="000000" w:themeColor="text1"/>
          <w:sz w:val="22"/>
          <w:szCs w:val="22"/>
        </w:rPr>
        <w:t>across</w:t>
      </w:r>
      <w:r w:rsidR="008B5828">
        <w:rPr>
          <w:rFonts w:ascii="Arial" w:hAnsi="Arial" w:cs="Arial"/>
          <w:color w:val="000000" w:themeColor="text1"/>
          <w:sz w:val="22"/>
          <w:szCs w:val="22"/>
        </w:rPr>
        <w:t xml:space="preserve"> various stimulus value</w:t>
      </w:r>
      <w:r w:rsidR="004E0925">
        <w:rPr>
          <w:rFonts w:ascii="Arial" w:hAnsi="Arial" w:cs="Arial"/>
          <w:color w:val="000000" w:themeColor="text1"/>
          <w:sz w:val="22"/>
          <w:szCs w:val="22"/>
        </w:rPr>
        <w:t xml:space="preserve"> combinations</w:t>
      </w:r>
      <w:r w:rsidR="0061623B">
        <w:rPr>
          <w:rFonts w:ascii="Arial" w:hAnsi="Arial" w:cs="Arial"/>
          <w:color w:val="000000" w:themeColor="text1"/>
          <w:sz w:val="22"/>
          <w:szCs w:val="22"/>
        </w:rPr>
        <w:t xml:space="preserve"> for each targeted stimulation condition. </w:t>
      </w:r>
      <w:r w:rsidR="00863DC1">
        <w:rPr>
          <w:rFonts w:ascii="Arial" w:hAnsi="Arial" w:cs="Arial"/>
          <w:color w:val="000000" w:themeColor="text1"/>
          <w:sz w:val="22"/>
          <w:szCs w:val="22"/>
        </w:rPr>
        <w:t>F</w:t>
      </w:r>
      <w:r w:rsidR="00852DF6">
        <w:rPr>
          <w:rFonts w:ascii="Arial" w:hAnsi="Arial" w:cs="Arial"/>
          <w:color w:val="000000" w:themeColor="text1"/>
          <w:sz w:val="22"/>
          <w:szCs w:val="22"/>
        </w:rPr>
        <w:t>or the</w:t>
      </w:r>
      <w:r w:rsidR="00863DC1">
        <w:rPr>
          <w:rFonts w:ascii="Arial" w:hAnsi="Arial" w:cs="Arial"/>
          <w:color w:val="000000" w:themeColor="text1"/>
          <w:sz w:val="22"/>
          <w:szCs w:val="22"/>
        </w:rPr>
        <w:t xml:space="preserve"> aOFC group, </w:t>
      </w:r>
      <w:r w:rsidR="001C2F64">
        <w:rPr>
          <w:rFonts w:ascii="Arial" w:hAnsi="Arial" w:cs="Arial"/>
          <w:color w:val="000000" w:themeColor="text1"/>
          <w:sz w:val="22"/>
          <w:szCs w:val="22"/>
        </w:rPr>
        <w:t>both</w:t>
      </w:r>
      <w:r w:rsidR="00775754">
        <w:rPr>
          <w:rFonts w:ascii="Arial" w:hAnsi="Arial" w:cs="Arial"/>
          <w:color w:val="000000" w:themeColor="text1"/>
          <w:sz w:val="22"/>
          <w:szCs w:val="22"/>
        </w:rPr>
        <w:t xml:space="preserve"> sham and cTBS condition</w:t>
      </w:r>
      <w:r w:rsidR="001C2F64">
        <w:rPr>
          <w:rFonts w:ascii="Arial" w:hAnsi="Arial" w:cs="Arial"/>
          <w:color w:val="000000" w:themeColor="text1"/>
          <w:sz w:val="22"/>
          <w:szCs w:val="22"/>
        </w:rPr>
        <w:t xml:space="preserve">s </w:t>
      </w:r>
      <w:r w:rsidR="00325A61">
        <w:rPr>
          <w:rFonts w:ascii="Arial" w:hAnsi="Arial" w:cs="Arial"/>
          <w:color w:val="000000" w:themeColor="text1"/>
          <w:sz w:val="22"/>
          <w:szCs w:val="22"/>
        </w:rPr>
        <w:t>exhibited</w:t>
      </w:r>
      <w:r w:rsidR="001C2F64">
        <w:rPr>
          <w:rFonts w:ascii="Arial" w:hAnsi="Arial" w:cs="Arial"/>
          <w:color w:val="000000" w:themeColor="text1"/>
          <w:sz w:val="22"/>
          <w:szCs w:val="22"/>
        </w:rPr>
        <w:t xml:space="preserve"> a clear </w:t>
      </w:r>
      <w:r w:rsidR="00775754">
        <w:rPr>
          <w:rFonts w:ascii="Arial" w:hAnsi="Arial" w:cs="Arial"/>
          <w:color w:val="000000" w:themeColor="text1"/>
          <w:sz w:val="22"/>
          <w:szCs w:val="22"/>
        </w:rPr>
        <w:t>gradient from top</w:t>
      </w:r>
      <w:r w:rsidR="00A25168">
        <w:rPr>
          <w:rFonts w:ascii="Arial" w:hAnsi="Arial" w:cs="Arial"/>
          <w:color w:val="000000" w:themeColor="text1"/>
          <w:sz w:val="22"/>
          <w:szCs w:val="22"/>
        </w:rPr>
        <w:t>-</w:t>
      </w:r>
      <w:r w:rsidR="00775754">
        <w:rPr>
          <w:rFonts w:ascii="Arial" w:hAnsi="Arial" w:cs="Arial"/>
          <w:color w:val="000000" w:themeColor="text1"/>
          <w:sz w:val="22"/>
          <w:szCs w:val="22"/>
        </w:rPr>
        <w:t>left to bottom-right</w:t>
      </w:r>
      <w:r w:rsidR="001C2F64">
        <w:rPr>
          <w:rFonts w:ascii="Arial" w:hAnsi="Arial" w:cs="Arial"/>
          <w:color w:val="000000" w:themeColor="text1"/>
          <w:sz w:val="22"/>
          <w:szCs w:val="22"/>
        </w:rPr>
        <w:t xml:space="preserve">, </w:t>
      </w:r>
      <w:r w:rsidR="00775754">
        <w:rPr>
          <w:rFonts w:ascii="Arial" w:hAnsi="Arial" w:cs="Arial"/>
          <w:color w:val="000000" w:themeColor="text1"/>
          <w:sz w:val="22"/>
          <w:szCs w:val="22"/>
        </w:rPr>
        <w:t xml:space="preserve">with </w:t>
      </w:r>
      <w:r w:rsidR="001C2F64">
        <w:rPr>
          <w:rFonts w:ascii="Arial" w:hAnsi="Arial" w:cs="Arial"/>
          <w:color w:val="000000" w:themeColor="text1"/>
          <w:sz w:val="22"/>
          <w:szCs w:val="22"/>
        </w:rPr>
        <w:t xml:space="preserve">a </w:t>
      </w:r>
      <w:r w:rsidR="00553F18">
        <w:rPr>
          <w:rFonts w:ascii="Arial" w:hAnsi="Arial" w:cs="Arial"/>
          <w:color w:val="000000" w:themeColor="text1"/>
          <w:sz w:val="22"/>
          <w:szCs w:val="22"/>
        </w:rPr>
        <w:t>higher probability of selecting sated odor</w:t>
      </w:r>
      <w:r w:rsidR="00AC4512">
        <w:rPr>
          <w:rFonts w:ascii="Arial" w:hAnsi="Arial" w:cs="Arial"/>
          <w:color w:val="000000" w:themeColor="text1"/>
          <w:sz w:val="22"/>
          <w:szCs w:val="22"/>
        </w:rPr>
        <w:t xml:space="preserve">s as value differences increased. This is further illustrated in </w:t>
      </w:r>
      <w:bookmarkStart w:id="260" w:name="OLE_LINK77"/>
      <w:r w:rsidR="00884D54"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884D54" w:rsidRPr="00AC4512">
        <w:rPr>
          <w:rFonts w:ascii="Arial" w:hAnsi="Arial" w:cs="Arial"/>
          <w:b/>
          <w:bCs/>
          <w:color w:val="000000" w:themeColor="text1"/>
          <w:sz w:val="22"/>
          <w:szCs w:val="22"/>
        </w:rPr>
        <w:t xml:space="preserve"> 5F</w:t>
      </w:r>
      <w:bookmarkEnd w:id="260"/>
      <w:r w:rsidR="00AC4512">
        <w:rPr>
          <w:rFonts w:ascii="Arial" w:hAnsi="Arial" w:cs="Arial"/>
          <w:color w:val="000000" w:themeColor="text1"/>
          <w:sz w:val="22"/>
          <w:szCs w:val="22"/>
        </w:rPr>
        <w:t xml:space="preserve">, </w:t>
      </w:r>
      <w:r w:rsidR="00884D54">
        <w:rPr>
          <w:rFonts w:ascii="Arial" w:hAnsi="Arial" w:cs="Arial"/>
          <w:color w:val="000000" w:themeColor="text1"/>
          <w:sz w:val="22"/>
          <w:szCs w:val="22"/>
        </w:rPr>
        <w:t xml:space="preserve">where the positive relationship between </w:t>
      </w:r>
      <w:r w:rsidR="00107B99">
        <w:rPr>
          <w:rFonts w:ascii="Arial" w:hAnsi="Arial" w:cs="Arial"/>
          <w:color w:val="000000" w:themeColor="text1"/>
          <w:sz w:val="22"/>
          <w:szCs w:val="22"/>
        </w:rPr>
        <w:t>sated odor choices</w:t>
      </w:r>
      <w:r w:rsidR="00884D54">
        <w:rPr>
          <w:rFonts w:ascii="Arial" w:hAnsi="Arial" w:cs="Arial"/>
          <w:color w:val="000000" w:themeColor="text1"/>
          <w:sz w:val="22"/>
          <w:szCs w:val="22"/>
        </w:rPr>
        <w:t xml:space="preserve"> and value difference </w:t>
      </w:r>
      <w:r w:rsidR="00107B99">
        <w:rPr>
          <w:rFonts w:ascii="Arial" w:hAnsi="Arial" w:cs="Arial"/>
          <w:color w:val="000000" w:themeColor="text1"/>
          <w:sz w:val="22"/>
          <w:szCs w:val="22"/>
        </w:rPr>
        <w:t>remained</w:t>
      </w:r>
      <w:r w:rsidR="00884D54">
        <w:rPr>
          <w:rFonts w:ascii="Arial" w:hAnsi="Arial" w:cs="Arial"/>
          <w:color w:val="000000" w:themeColor="text1"/>
          <w:sz w:val="22"/>
          <w:szCs w:val="22"/>
        </w:rPr>
        <w:t xml:space="preserve"> intact </w:t>
      </w:r>
      <w:r w:rsidR="00107B99">
        <w:rPr>
          <w:rFonts w:ascii="Arial" w:hAnsi="Arial" w:cs="Arial"/>
          <w:color w:val="000000" w:themeColor="text1"/>
          <w:sz w:val="22"/>
          <w:szCs w:val="22"/>
        </w:rPr>
        <w:t>under</w:t>
      </w:r>
      <w:r w:rsidR="00884D54">
        <w:rPr>
          <w:rFonts w:ascii="Arial" w:hAnsi="Arial" w:cs="Arial"/>
          <w:color w:val="000000" w:themeColor="text1"/>
          <w:sz w:val="22"/>
          <w:szCs w:val="22"/>
        </w:rPr>
        <w:t xml:space="preserve"> Day 2 cTBS. </w:t>
      </w:r>
      <w:r w:rsidR="00107B99">
        <w:rPr>
          <w:rFonts w:ascii="Arial" w:hAnsi="Arial" w:cs="Arial"/>
          <w:color w:val="000000" w:themeColor="text1"/>
          <w:sz w:val="22"/>
          <w:szCs w:val="22"/>
        </w:rPr>
        <w:t>In contrast, the pOFC group showed a s</w:t>
      </w:r>
      <w:r w:rsidR="00325A61">
        <w:rPr>
          <w:rFonts w:ascii="Arial" w:hAnsi="Arial" w:cs="Arial"/>
          <w:color w:val="000000" w:themeColor="text1"/>
          <w:sz w:val="22"/>
          <w:szCs w:val="22"/>
        </w:rPr>
        <w:t>trikingly</w:t>
      </w:r>
      <w:r w:rsidR="00107B99">
        <w:rPr>
          <w:rFonts w:ascii="Arial" w:hAnsi="Arial" w:cs="Arial"/>
          <w:color w:val="000000" w:themeColor="text1"/>
          <w:sz w:val="22"/>
          <w:szCs w:val="22"/>
        </w:rPr>
        <w:t xml:space="preserve"> different pattern. </w:t>
      </w:r>
      <w:r w:rsidR="00325A61">
        <w:rPr>
          <w:rFonts w:ascii="Arial" w:hAnsi="Arial" w:cs="Arial"/>
          <w:color w:val="000000" w:themeColor="text1"/>
          <w:sz w:val="22"/>
          <w:szCs w:val="22"/>
        </w:rPr>
        <w:t xml:space="preserve">Under cTBS, green dots </w:t>
      </w:r>
      <w:r w:rsidR="00107B99">
        <w:rPr>
          <w:rFonts w:ascii="Arial" w:hAnsi="Arial" w:cs="Arial"/>
          <w:color w:val="000000" w:themeColor="text1"/>
          <w:sz w:val="22"/>
          <w:szCs w:val="22"/>
        </w:rPr>
        <w:t xml:space="preserve">in </w:t>
      </w:r>
      <w:r w:rsidR="00107B99"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107B99" w:rsidRPr="00AC4512">
        <w:rPr>
          <w:rFonts w:ascii="Arial" w:hAnsi="Arial" w:cs="Arial"/>
          <w:b/>
          <w:bCs/>
          <w:color w:val="000000" w:themeColor="text1"/>
          <w:sz w:val="22"/>
          <w:szCs w:val="22"/>
        </w:rPr>
        <w:t xml:space="preserve"> 5E</w:t>
      </w:r>
      <w:r w:rsidR="00107B99">
        <w:rPr>
          <w:rFonts w:ascii="Arial" w:hAnsi="Arial" w:cs="Arial"/>
          <w:color w:val="000000" w:themeColor="text1"/>
          <w:sz w:val="22"/>
          <w:szCs w:val="22"/>
        </w:rPr>
        <w:t xml:space="preserve"> appeared more </w:t>
      </w:r>
      <w:r w:rsidR="00325A61">
        <w:rPr>
          <w:rFonts w:ascii="Arial" w:hAnsi="Arial" w:cs="Arial"/>
          <w:color w:val="000000" w:themeColor="text1"/>
          <w:sz w:val="22"/>
          <w:szCs w:val="22"/>
        </w:rPr>
        <w:t>dispersed</w:t>
      </w:r>
      <w:r w:rsidR="00107B99">
        <w:rPr>
          <w:rFonts w:ascii="Arial" w:hAnsi="Arial" w:cs="Arial"/>
          <w:color w:val="000000" w:themeColor="text1"/>
          <w:sz w:val="22"/>
          <w:szCs w:val="22"/>
        </w:rPr>
        <w:t xml:space="preserve"> across the value space, and the positive relationship </w:t>
      </w:r>
      <w:r w:rsidR="006269AA">
        <w:rPr>
          <w:rFonts w:ascii="Arial" w:hAnsi="Arial" w:cs="Arial"/>
          <w:color w:val="000000" w:themeColor="text1"/>
          <w:sz w:val="22"/>
          <w:szCs w:val="22"/>
        </w:rPr>
        <w:t xml:space="preserve">between the choice probability and value difference </w:t>
      </w:r>
      <w:r w:rsidR="00654816">
        <w:rPr>
          <w:rFonts w:ascii="Arial" w:hAnsi="Arial" w:cs="Arial"/>
          <w:color w:val="000000" w:themeColor="text1"/>
          <w:sz w:val="22"/>
          <w:szCs w:val="22"/>
        </w:rPr>
        <w:t>was di</w:t>
      </w:r>
      <w:r w:rsidR="00107B99">
        <w:rPr>
          <w:rFonts w:ascii="Arial" w:hAnsi="Arial" w:cs="Arial"/>
          <w:color w:val="000000" w:themeColor="text1"/>
          <w:sz w:val="22"/>
          <w:szCs w:val="22"/>
        </w:rPr>
        <w:t>srupted</w:t>
      </w:r>
      <w:r w:rsidR="00654816">
        <w:rPr>
          <w:rFonts w:ascii="Arial" w:hAnsi="Arial" w:cs="Arial"/>
          <w:color w:val="000000" w:themeColor="text1"/>
          <w:sz w:val="22"/>
          <w:szCs w:val="22"/>
        </w:rPr>
        <w:t xml:space="preserve"> </w:t>
      </w:r>
      <w:r w:rsidR="00107B99">
        <w:rPr>
          <w:rFonts w:ascii="Arial" w:hAnsi="Arial" w:cs="Arial"/>
          <w:color w:val="000000" w:themeColor="text1"/>
          <w:sz w:val="22"/>
          <w:szCs w:val="22"/>
        </w:rPr>
        <w:t>under</w:t>
      </w:r>
      <w:r w:rsidR="00654816">
        <w:rPr>
          <w:rFonts w:ascii="Arial" w:hAnsi="Arial" w:cs="Arial"/>
          <w:color w:val="000000" w:themeColor="text1"/>
          <w:sz w:val="22"/>
          <w:szCs w:val="22"/>
        </w:rPr>
        <w:t xml:space="preserve"> </w:t>
      </w:r>
      <w:r w:rsidR="00107B99">
        <w:rPr>
          <w:rFonts w:ascii="Arial" w:hAnsi="Arial" w:cs="Arial"/>
          <w:color w:val="000000" w:themeColor="text1"/>
          <w:sz w:val="22"/>
          <w:szCs w:val="22"/>
        </w:rPr>
        <w:t>D</w:t>
      </w:r>
      <w:r w:rsidR="00654816">
        <w:rPr>
          <w:rFonts w:ascii="Arial" w:hAnsi="Arial" w:cs="Arial"/>
          <w:color w:val="000000" w:themeColor="text1"/>
          <w:sz w:val="22"/>
          <w:szCs w:val="22"/>
        </w:rPr>
        <w:t>ay 2 cTBS</w:t>
      </w:r>
      <w:r w:rsidR="00325A61">
        <w:rPr>
          <w:rFonts w:ascii="Arial" w:hAnsi="Arial" w:cs="Arial"/>
          <w:color w:val="000000" w:themeColor="text1"/>
          <w:sz w:val="22"/>
          <w:szCs w:val="22"/>
        </w:rPr>
        <w:t xml:space="preserve"> in </w:t>
      </w:r>
      <w:r w:rsidR="00325A61"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325A61" w:rsidRPr="00AC4512">
        <w:rPr>
          <w:rFonts w:ascii="Arial" w:hAnsi="Arial" w:cs="Arial"/>
          <w:b/>
          <w:bCs/>
          <w:color w:val="000000" w:themeColor="text1"/>
          <w:sz w:val="22"/>
          <w:szCs w:val="22"/>
        </w:rPr>
        <w:t xml:space="preserve"> 5F</w:t>
      </w:r>
      <w:r w:rsidR="00325A61">
        <w:rPr>
          <w:rFonts w:ascii="Arial" w:hAnsi="Arial" w:cs="Arial"/>
          <w:b/>
          <w:bCs/>
          <w:color w:val="000000" w:themeColor="text1"/>
          <w:sz w:val="22"/>
          <w:szCs w:val="22"/>
        </w:rPr>
        <w:t xml:space="preserve">, </w:t>
      </w:r>
      <w:r w:rsidR="00325A61" w:rsidRPr="00325A61">
        <w:rPr>
          <w:rFonts w:ascii="Arial" w:hAnsi="Arial" w:cs="Arial"/>
          <w:color w:val="000000" w:themeColor="text1"/>
          <w:sz w:val="22"/>
          <w:szCs w:val="22"/>
        </w:rPr>
        <w:t>indicating that pOFC-targeted cTBS impaired</w:t>
      </w:r>
      <w:r w:rsidR="009C615F">
        <w:rPr>
          <w:rFonts w:ascii="Arial" w:hAnsi="Arial" w:cs="Arial"/>
          <w:color w:val="000000" w:themeColor="text1"/>
          <w:sz w:val="22"/>
          <w:szCs w:val="22"/>
        </w:rPr>
        <w:t xml:space="preserve"> value-based</w:t>
      </w:r>
      <w:r w:rsidR="00325A61" w:rsidRPr="00325A61">
        <w:rPr>
          <w:rFonts w:ascii="Arial" w:hAnsi="Arial" w:cs="Arial"/>
          <w:color w:val="000000" w:themeColor="text1"/>
          <w:sz w:val="22"/>
          <w:szCs w:val="22"/>
        </w:rPr>
        <w:t xml:space="preserve"> choices.</w:t>
      </w:r>
      <w:r w:rsidR="00325A61">
        <w:rPr>
          <w:rFonts w:ascii="Arial" w:hAnsi="Arial" w:cs="Arial"/>
          <w:b/>
          <w:bCs/>
          <w:color w:val="000000" w:themeColor="text1"/>
          <w:sz w:val="22"/>
          <w:szCs w:val="22"/>
        </w:rPr>
        <w:t xml:space="preserve"> </w:t>
      </w:r>
    </w:p>
    <w:p w14:paraId="7D7B867C" w14:textId="1838DC2F" w:rsidR="00C8303A" w:rsidRPr="00703570" w:rsidRDefault="00776B03" w:rsidP="00C8303A">
      <w:pPr>
        <w:spacing w:after="120"/>
        <w:rPr>
          <w:rFonts w:ascii="Arial" w:hAnsi="Arial" w:cs="Arial"/>
          <w:color w:val="000000" w:themeColor="text1"/>
          <w:sz w:val="22"/>
          <w:szCs w:val="22"/>
        </w:rPr>
      </w:pPr>
      <w:bookmarkStart w:id="261" w:name="OLE_LINK78"/>
      <w:bookmarkEnd w:id="258"/>
      <w:r w:rsidRPr="00703570">
        <w:rPr>
          <w:rFonts w:ascii="Arial" w:hAnsi="Arial" w:cs="Arial"/>
          <w:color w:val="000000" w:themeColor="text1"/>
          <w:sz w:val="22"/>
          <w:szCs w:val="22"/>
        </w:rPr>
        <w:t>W</w:t>
      </w:r>
      <w:r w:rsidR="00C8303A" w:rsidRPr="00703570">
        <w:rPr>
          <w:rFonts w:ascii="Arial" w:hAnsi="Arial" w:cs="Arial"/>
          <w:color w:val="000000" w:themeColor="text1"/>
          <w:sz w:val="22"/>
          <w:szCs w:val="22"/>
        </w:rPr>
        <w:t>e</w:t>
      </w:r>
      <w:r w:rsidR="00574693" w:rsidRPr="00703570">
        <w:rPr>
          <w:rFonts w:ascii="Arial" w:hAnsi="Arial" w:cs="Arial"/>
          <w:color w:val="000000" w:themeColor="text1"/>
          <w:sz w:val="22"/>
          <w:szCs w:val="22"/>
        </w:rPr>
        <w:t xml:space="preserve"> conducted additional analyses to examine factors that might influence choice behaviors. Our results showed that Day 2 cTBS had no effect on the correlations </w:t>
      </w:r>
      <w:r w:rsidR="00B90E95" w:rsidRPr="00703570">
        <w:rPr>
          <w:rFonts w:ascii="Arial" w:hAnsi="Arial" w:cs="Arial"/>
          <w:color w:val="000000" w:themeColor="text1"/>
          <w:sz w:val="22"/>
          <w:szCs w:val="22"/>
        </w:rPr>
        <w:t>between pleasantness ratings and sated odor choices</w:t>
      </w:r>
      <w:r w:rsidR="00C8303A" w:rsidRPr="00703570">
        <w:rPr>
          <w:rFonts w:ascii="Arial" w:hAnsi="Arial" w:cs="Arial"/>
          <w:color w:val="000000" w:themeColor="text1"/>
          <w:sz w:val="22"/>
          <w:szCs w:val="22"/>
        </w:rPr>
        <w:t xml:space="preserve"> (all p &gt; 0.05; </w:t>
      </w:r>
      <w:r w:rsidR="00C8303A" w:rsidRPr="00703570">
        <w:rPr>
          <w:rFonts w:ascii="Arial" w:hAnsi="Arial" w:cs="Arial"/>
          <w:b/>
          <w:bCs/>
          <w:color w:val="000000" w:themeColor="text1"/>
          <w:sz w:val="22"/>
          <w:szCs w:val="22"/>
        </w:rPr>
        <w:t>Fig. 4D, E, F</w:t>
      </w:r>
      <w:r w:rsidR="00C8303A" w:rsidRPr="00703570">
        <w:rPr>
          <w:rFonts w:ascii="Arial" w:hAnsi="Arial" w:cs="Arial"/>
          <w:color w:val="000000" w:themeColor="text1"/>
          <w:sz w:val="22"/>
          <w:szCs w:val="22"/>
        </w:rPr>
        <w:t xml:space="preserve">). </w:t>
      </w:r>
      <w:r w:rsidR="00574693" w:rsidRPr="00703570">
        <w:rPr>
          <w:rFonts w:ascii="Arial" w:hAnsi="Arial" w:cs="Arial"/>
          <w:color w:val="000000" w:themeColor="text1"/>
          <w:sz w:val="22"/>
          <w:szCs w:val="22"/>
        </w:rPr>
        <w:t>Moreover</w:t>
      </w:r>
      <w:r w:rsidR="00C8303A" w:rsidRPr="00703570">
        <w:rPr>
          <w:rFonts w:ascii="Arial" w:hAnsi="Arial" w:cs="Arial"/>
          <w:color w:val="000000" w:themeColor="text1"/>
          <w:sz w:val="22"/>
          <w:szCs w:val="22"/>
        </w:rPr>
        <w:t>, there were no significant correlations between perceived TMS discomfort or intensity and changes in sated odor choices</w:t>
      </w:r>
      <w:r w:rsidR="00574693" w:rsidRPr="00703570">
        <w:rPr>
          <w:rFonts w:ascii="Arial" w:hAnsi="Arial" w:cs="Arial"/>
          <w:color w:val="000000" w:themeColor="text1"/>
          <w:sz w:val="22"/>
          <w:szCs w:val="22"/>
        </w:rPr>
        <w:t xml:space="preserve">, </w:t>
      </w:r>
      <w:r w:rsidR="000672F7" w:rsidRPr="00703570">
        <w:rPr>
          <w:rFonts w:ascii="Arial" w:hAnsi="Arial" w:cs="Arial"/>
          <w:color w:val="000000" w:themeColor="text1"/>
          <w:sz w:val="22"/>
          <w:szCs w:val="22"/>
        </w:rPr>
        <w:t xml:space="preserve">except </w:t>
      </w:r>
      <w:r w:rsidR="00574693" w:rsidRPr="00703570">
        <w:rPr>
          <w:rFonts w:ascii="Arial" w:hAnsi="Arial" w:cs="Arial"/>
          <w:color w:val="000000" w:themeColor="text1"/>
          <w:sz w:val="22"/>
          <w:szCs w:val="22"/>
        </w:rPr>
        <w:t>in the</w:t>
      </w:r>
      <w:r w:rsidR="000672F7" w:rsidRPr="00703570">
        <w:rPr>
          <w:rFonts w:ascii="Arial" w:hAnsi="Arial" w:cs="Arial"/>
          <w:color w:val="000000" w:themeColor="text1"/>
          <w:sz w:val="22"/>
          <w:szCs w:val="22"/>
        </w:rPr>
        <w:t xml:space="preserve"> aOFC group, </w:t>
      </w:r>
      <w:r w:rsidR="00574693" w:rsidRPr="00703570">
        <w:rPr>
          <w:rFonts w:ascii="Arial" w:hAnsi="Arial" w:cs="Arial"/>
          <w:color w:val="000000" w:themeColor="text1"/>
          <w:sz w:val="22"/>
          <w:szCs w:val="22"/>
        </w:rPr>
        <w:t xml:space="preserve">where a </w:t>
      </w:r>
      <w:r w:rsidR="000672F7" w:rsidRPr="00703570">
        <w:rPr>
          <w:rFonts w:ascii="Arial" w:hAnsi="Arial" w:cs="Arial"/>
          <w:color w:val="000000" w:themeColor="text1"/>
          <w:sz w:val="22"/>
          <w:szCs w:val="22"/>
        </w:rPr>
        <w:t>positive correlation</w:t>
      </w:r>
      <w:r w:rsidR="00574693" w:rsidRPr="00703570">
        <w:rPr>
          <w:rFonts w:ascii="Arial" w:hAnsi="Arial" w:cs="Arial"/>
          <w:color w:val="000000" w:themeColor="text1"/>
          <w:sz w:val="22"/>
          <w:szCs w:val="22"/>
        </w:rPr>
        <w:t xml:space="preserve"> was observed</w:t>
      </w:r>
      <w:r w:rsidR="000672F7" w:rsidRPr="00703570">
        <w:rPr>
          <w:rFonts w:ascii="Arial" w:hAnsi="Arial" w:cs="Arial"/>
          <w:color w:val="000000" w:themeColor="text1"/>
          <w:sz w:val="22"/>
          <w:szCs w:val="22"/>
        </w:rPr>
        <w:t xml:space="preserve"> between TMS perception and choice of sated odor</w:t>
      </w:r>
      <w:r w:rsidR="00574693" w:rsidRPr="00703570">
        <w:rPr>
          <w:rFonts w:ascii="Arial" w:hAnsi="Arial" w:cs="Arial"/>
          <w:color w:val="000000" w:themeColor="text1"/>
          <w:sz w:val="22"/>
          <w:szCs w:val="22"/>
        </w:rPr>
        <w:t xml:space="preserve"> (</w:t>
      </w:r>
      <w:r w:rsidR="00574693" w:rsidRPr="00E351AC">
        <w:rPr>
          <w:rFonts w:ascii="Arial" w:hAnsi="Arial" w:cs="Arial"/>
          <w:b/>
          <w:bCs/>
          <w:color w:val="000000" w:themeColor="text1"/>
          <w:sz w:val="22"/>
          <w:szCs w:val="22"/>
          <w:rPrChange w:id="262" w:author="Kahnt, Thorsten (NIH/NIDA) [E]" w:date="2025-01-21T12:14:00Z">
            <w:rPr>
              <w:rFonts w:ascii="Arial" w:hAnsi="Arial" w:cs="Arial"/>
              <w:color w:val="000000" w:themeColor="text1"/>
              <w:sz w:val="22"/>
              <w:szCs w:val="22"/>
            </w:rPr>
          </w:rPrChange>
        </w:rPr>
        <w:t>Extended Data Fig. 4A</w:t>
      </w:r>
      <w:r w:rsidR="00574693" w:rsidRPr="00703570">
        <w:rPr>
          <w:rFonts w:ascii="Arial" w:hAnsi="Arial" w:cs="Arial"/>
          <w:color w:val="000000" w:themeColor="text1"/>
          <w:sz w:val="22"/>
          <w:szCs w:val="22"/>
        </w:rPr>
        <w:t xml:space="preserve">). While no correlation was found between the difference in conditions (cTBS vs. sham) for the pOFC group, a significant positive correlation was identified in the aOFC group </w:t>
      </w:r>
      <w:r w:rsidR="00C8303A" w:rsidRPr="00703570">
        <w:rPr>
          <w:rFonts w:ascii="Arial" w:hAnsi="Arial" w:cs="Arial"/>
          <w:color w:val="000000" w:themeColor="text1"/>
          <w:sz w:val="22"/>
          <w:szCs w:val="22"/>
        </w:rPr>
        <w:t>(Pearson’s r = 0.</w:t>
      </w:r>
      <w:r w:rsidR="000672F7" w:rsidRPr="00703570">
        <w:rPr>
          <w:rFonts w:ascii="Arial" w:hAnsi="Arial" w:cs="Arial"/>
          <w:color w:val="000000" w:themeColor="text1"/>
          <w:sz w:val="22"/>
          <w:szCs w:val="22"/>
        </w:rPr>
        <w:t>7</w:t>
      </w:r>
      <w:r w:rsidR="00C8303A" w:rsidRPr="00703570">
        <w:rPr>
          <w:rFonts w:ascii="Arial" w:hAnsi="Arial" w:cs="Arial"/>
          <w:color w:val="000000" w:themeColor="text1"/>
          <w:sz w:val="22"/>
          <w:szCs w:val="22"/>
        </w:rPr>
        <w:t xml:space="preserve">, p = </w:t>
      </w:r>
      <w:r w:rsidR="000672F7" w:rsidRPr="00703570">
        <w:rPr>
          <w:rFonts w:ascii="Arial" w:hAnsi="Arial" w:cs="Arial"/>
          <w:color w:val="000000" w:themeColor="text1"/>
          <w:sz w:val="22"/>
          <w:szCs w:val="22"/>
        </w:rPr>
        <w:t>7.9e-8</w:t>
      </w:r>
      <w:r w:rsidR="00C8303A" w:rsidRPr="00703570">
        <w:rPr>
          <w:rFonts w:ascii="Arial" w:hAnsi="Arial" w:cs="Arial"/>
          <w:color w:val="000000" w:themeColor="text1"/>
          <w:sz w:val="22"/>
          <w:szCs w:val="22"/>
        </w:rPr>
        <w:t xml:space="preserve">; </w:t>
      </w:r>
      <w:r w:rsidR="00C8303A" w:rsidRPr="00E351AC">
        <w:rPr>
          <w:rFonts w:ascii="Arial" w:hAnsi="Arial" w:cs="Arial"/>
          <w:b/>
          <w:bCs/>
          <w:color w:val="000000" w:themeColor="text1"/>
          <w:sz w:val="22"/>
          <w:szCs w:val="22"/>
          <w:rPrChange w:id="263" w:author="Kahnt, Thorsten (NIH/NIDA) [E]" w:date="2025-01-21T12:14:00Z">
            <w:rPr>
              <w:rFonts w:ascii="Arial" w:hAnsi="Arial" w:cs="Arial"/>
              <w:color w:val="000000" w:themeColor="text1"/>
              <w:sz w:val="22"/>
              <w:szCs w:val="22"/>
            </w:rPr>
          </w:rPrChange>
        </w:rPr>
        <w:t>Extended Data Fig. 4B</w:t>
      </w:r>
      <w:r w:rsidR="00C8303A" w:rsidRPr="00703570">
        <w:rPr>
          <w:rFonts w:ascii="Arial" w:hAnsi="Arial" w:cs="Arial"/>
          <w:color w:val="000000" w:themeColor="text1"/>
          <w:sz w:val="22"/>
          <w:szCs w:val="22"/>
        </w:rPr>
        <w:t xml:space="preserve">). </w:t>
      </w:r>
      <w:r w:rsidR="00574693" w:rsidRPr="00703570">
        <w:rPr>
          <w:rFonts w:ascii="Arial" w:hAnsi="Arial" w:cs="Arial"/>
          <w:color w:val="000000" w:themeColor="text1"/>
          <w:sz w:val="22"/>
          <w:szCs w:val="22"/>
        </w:rPr>
        <w:t xml:space="preserve">Incorporating TMS ratings into the </w:t>
      </w:r>
      <w:r w:rsidR="00741760" w:rsidRPr="00703570">
        <w:rPr>
          <w:rFonts w:ascii="Arial" w:hAnsi="Arial" w:cs="Arial"/>
          <w:color w:val="000000" w:themeColor="text1"/>
          <w:sz w:val="22"/>
          <w:szCs w:val="22"/>
        </w:rPr>
        <w:t xml:space="preserve">mixed-effects models did not </w:t>
      </w:r>
      <w:r w:rsidR="00574693" w:rsidRPr="00703570">
        <w:rPr>
          <w:rFonts w:ascii="Arial" w:hAnsi="Arial" w:cs="Arial"/>
          <w:color w:val="000000" w:themeColor="text1"/>
          <w:sz w:val="22"/>
          <w:szCs w:val="22"/>
        </w:rPr>
        <w:t>alter the</w:t>
      </w:r>
      <w:r w:rsidR="00741760" w:rsidRPr="00703570">
        <w:rPr>
          <w:rFonts w:ascii="Arial" w:hAnsi="Arial" w:cs="Arial"/>
          <w:color w:val="000000" w:themeColor="text1"/>
          <w:sz w:val="22"/>
          <w:szCs w:val="22"/>
        </w:rPr>
        <w:t xml:space="preserve"> above conclusions. </w:t>
      </w:r>
    </w:p>
    <w:p w14:paraId="40BF8C64" w14:textId="2FA82EED" w:rsidR="00333468" w:rsidRDefault="00FB2F21" w:rsidP="003B254E">
      <w:pPr>
        <w:spacing w:after="120"/>
        <w:rPr>
          <w:rFonts w:ascii="Arial" w:hAnsi="Arial" w:cs="Arial"/>
          <w:color w:val="000000" w:themeColor="text1"/>
          <w:sz w:val="22"/>
          <w:szCs w:val="22"/>
        </w:rPr>
      </w:pPr>
      <w:bookmarkStart w:id="264" w:name="OLE_LINK16"/>
      <w:bookmarkStart w:id="265" w:name="OLE_LINK17"/>
      <w:bookmarkStart w:id="266" w:name="OLE_LINK14"/>
      <w:bookmarkStart w:id="267" w:name="OLE_LINK15"/>
      <w:bookmarkStart w:id="268" w:name="OLE_LINK27"/>
      <w:bookmarkEnd w:id="237"/>
      <w:bookmarkEnd w:id="261"/>
      <w:commentRangeStart w:id="269"/>
      <w:r>
        <w:rPr>
          <w:rFonts w:ascii="Arial" w:hAnsi="Arial" w:cs="Arial"/>
          <w:color w:val="000000" w:themeColor="text1"/>
          <w:sz w:val="22"/>
          <w:szCs w:val="22"/>
        </w:rPr>
        <w:t>In addition to</w:t>
      </w:r>
      <w:r w:rsidR="005D1CE9">
        <w:rPr>
          <w:rFonts w:ascii="Arial" w:hAnsi="Arial" w:cs="Arial"/>
          <w:color w:val="000000" w:themeColor="text1"/>
          <w:sz w:val="22"/>
          <w:szCs w:val="22"/>
        </w:rPr>
        <w:t xml:space="preserve"> savory</w:t>
      </w:r>
      <w:r w:rsidR="00DF6968">
        <w:rPr>
          <w:rFonts w:ascii="Arial" w:hAnsi="Arial" w:cs="Arial"/>
          <w:color w:val="000000" w:themeColor="text1"/>
          <w:sz w:val="22"/>
          <w:szCs w:val="22"/>
        </w:rPr>
        <w:t>-</w:t>
      </w:r>
      <w:r w:rsidR="005D1CE9">
        <w:rPr>
          <w:rFonts w:ascii="Arial" w:hAnsi="Arial" w:cs="Arial"/>
          <w:color w:val="000000" w:themeColor="text1"/>
          <w:sz w:val="22"/>
          <w:szCs w:val="22"/>
        </w:rPr>
        <w:t>sweet odor</w:t>
      </w:r>
      <w:r w:rsidR="00DF6968">
        <w:rPr>
          <w:rFonts w:ascii="Arial" w:hAnsi="Arial" w:cs="Arial"/>
          <w:color w:val="000000" w:themeColor="text1"/>
          <w:sz w:val="22"/>
          <w:szCs w:val="22"/>
        </w:rPr>
        <w:t xml:space="preserve"> choices</w:t>
      </w:r>
      <w:r w:rsidR="005D1CE9">
        <w:rPr>
          <w:rFonts w:ascii="Arial" w:hAnsi="Arial" w:cs="Arial"/>
          <w:color w:val="000000" w:themeColor="text1"/>
          <w:sz w:val="22"/>
          <w:szCs w:val="22"/>
        </w:rPr>
        <w:t xml:space="preserve">, </w:t>
      </w:r>
      <w:bookmarkStart w:id="270" w:name="OLE_LINK4"/>
      <w:r w:rsidR="005D1CE9">
        <w:rPr>
          <w:rFonts w:ascii="Arial" w:hAnsi="Arial" w:cs="Arial"/>
          <w:color w:val="000000" w:themeColor="text1"/>
          <w:sz w:val="22"/>
          <w:szCs w:val="22"/>
        </w:rPr>
        <w:t>w</w:t>
      </w:r>
      <w:r w:rsidR="007130EC">
        <w:rPr>
          <w:rFonts w:ascii="Arial" w:hAnsi="Arial" w:cs="Arial"/>
          <w:color w:val="000000" w:themeColor="text1"/>
          <w:sz w:val="22"/>
          <w:szCs w:val="22"/>
        </w:rPr>
        <w:t xml:space="preserve">e </w:t>
      </w:r>
      <w:r w:rsidR="009A0393">
        <w:rPr>
          <w:rFonts w:ascii="Arial" w:hAnsi="Arial" w:cs="Arial"/>
          <w:color w:val="000000" w:themeColor="text1"/>
          <w:sz w:val="22"/>
          <w:szCs w:val="22"/>
        </w:rPr>
        <w:t>examined</w:t>
      </w:r>
      <w:r w:rsidR="00E86BEB">
        <w:rPr>
          <w:rFonts w:ascii="Arial" w:hAnsi="Arial" w:cs="Arial"/>
          <w:color w:val="000000" w:themeColor="text1"/>
          <w:sz w:val="22"/>
          <w:szCs w:val="22"/>
        </w:rPr>
        <w:t xml:space="preserve"> choices</w:t>
      </w:r>
      <w:r w:rsidR="0044592F">
        <w:rPr>
          <w:rFonts w:ascii="Arial" w:hAnsi="Arial" w:cs="Arial"/>
          <w:color w:val="000000" w:themeColor="text1"/>
          <w:sz w:val="22"/>
          <w:szCs w:val="22"/>
        </w:rPr>
        <w:t xml:space="preserve"> </w:t>
      </w:r>
      <w:r w:rsidR="00E86BEB">
        <w:rPr>
          <w:rFonts w:ascii="Arial" w:hAnsi="Arial" w:cs="Arial"/>
          <w:color w:val="000000" w:themeColor="text1"/>
          <w:sz w:val="22"/>
          <w:szCs w:val="22"/>
        </w:rPr>
        <w:t xml:space="preserve">between </w:t>
      </w:r>
      <w:r>
        <w:rPr>
          <w:rFonts w:ascii="Arial" w:hAnsi="Arial" w:cs="Arial"/>
          <w:color w:val="000000" w:themeColor="text1"/>
          <w:sz w:val="22"/>
          <w:szCs w:val="22"/>
        </w:rPr>
        <w:t>an</w:t>
      </w:r>
      <w:r w:rsidR="00E86BEB">
        <w:rPr>
          <w:rFonts w:ascii="Arial" w:hAnsi="Arial" w:cs="Arial"/>
          <w:color w:val="000000" w:themeColor="text1"/>
          <w:sz w:val="22"/>
          <w:szCs w:val="22"/>
        </w:rPr>
        <w:t xml:space="preserve"> odor and clean </w:t>
      </w:r>
      <w:r w:rsidR="007130EC">
        <w:rPr>
          <w:rFonts w:ascii="Arial" w:hAnsi="Arial" w:cs="Arial"/>
          <w:color w:val="000000" w:themeColor="text1"/>
          <w:sz w:val="22"/>
          <w:szCs w:val="22"/>
        </w:rPr>
        <w:t>air</w:t>
      </w:r>
      <w:r w:rsidR="0028534F">
        <w:rPr>
          <w:rFonts w:ascii="Arial" w:hAnsi="Arial" w:cs="Arial"/>
          <w:color w:val="000000" w:themeColor="text1"/>
          <w:sz w:val="22"/>
          <w:szCs w:val="22"/>
        </w:rPr>
        <w:t>,</w:t>
      </w:r>
      <w:r w:rsidR="00073B83">
        <w:rPr>
          <w:rFonts w:ascii="Arial" w:hAnsi="Arial" w:cs="Arial"/>
          <w:color w:val="000000" w:themeColor="text1"/>
          <w:sz w:val="22"/>
          <w:szCs w:val="22"/>
        </w:rPr>
        <w:t xml:space="preserve"> </w:t>
      </w:r>
      <w:r w:rsidR="00F56832">
        <w:rPr>
          <w:rFonts w:ascii="Arial" w:hAnsi="Arial" w:cs="Arial"/>
          <w:color w:val="000000" w:themeColor="text1"/>
          <w:sz w:val="22"/>
          <w:szCs w:val="22"/>
        </w:rPr>
        <w:t>previously learned</w:t>
      </w:r>
      <w:r w:rsidR="00FA41AD">
        <w:rPr>
          <w:rFonts w:ascii="Arial" w:hAnsi="Arial" w:cs="Arial"/>
          <w:color w:val="000000" w:themeColor="text1"/>
          <w:sz w:val="22"/>
          <w:szCs w:val="22"/>
        </w:rPr>
        <w:t xml:space="preserve"> during the</w:t>
      </w:r>
      <w:r w:rsidR="00614E3D">
        <w:rPr>
          <w:rFonts w:ascii="Arial" w:hAnsi="Arial" w:cs="Arial"/>
          <w:color w:val="000000" w:themeColor="text1"/>
          <w:sz w:val="22"/>
          <w:szCs w:val="22"/>
        </w:rPr>
        <w:t xml:space="preserve"> Day 1</w:t>
      </w:r>
      <w:r w:rsidR="00FA41AD">
        <w:rPr>
          <w:rFonts w:ascii="Arial" w:hAnsi="Arial" w:cs="Arial"/>
          <w:color w:val="000000" w:themeColor="text1"/>
          <w:sz w:val="22"/>
          <w:szCs w:val="22"/>
        </w:rPr>
        <w:t xml:space="preserve"> </w:t>
      </w:r>
      <w:r>
        <w:rPr>
          <w:rFonts w:ascii="Arial" w:hAnsi="Arial" w:cs="Arial"/>
          <w:color w:val="000000" w:themeColor="text1"/>
          <w:sz w:val="22"/>
          <w:szCs w:val="22"/>
        </w:rPr>
        <w:t>discrimination task</w:t>
      </w:r>
      <w:commentRangeEnd w:id="269"/>
      <w:r w:rsidR="00E351AC">
        <w:rPr>
          <w:rStyle w:val="CommentReference"/>
        </w:rPr>
        <w:commentReference w:id="269"/>
      </w:r>
      <w:r w:rsidR="00A14036">
        <w:rPr>
          <w:rFonts w:ascii="Arial" w:hAnsi="Arial" w:cs="Arial"/>
          <w:color w:val="000000" w:themeColor="text1"/>
          <w:sz w:val="22"/>
          <w:szCs w:val="22"/>
        </w:rPr>
        <w:t xml:space="preserve">. </w:t>
      </w:r>
      <w:r w:rsidR="003D73AF">
        <w:rPr>
          <w:rFonts w:ascii="Arial" w:hAnsi="Arial" w:cs="Arial"/>
          <w:color w:val="000000" w:themeColor="text1"/>
          <w:sz w:val="22"/>
          <w:szCs w:val="22"/>
        </w:rPr>
        <w:t>P</w:t>
      </w:r>
      <w:r w:rsidR="009F6E8A">
        <w:rPr>
          <w:rFonts w:ascii="Arial" w:hAnsi="Arial" w:cs="Arial"/>
          <w:color w:val="000000" w:themeColor="text1"/>
          <w:sz w:val="22"/>
          <w:szCs w:val="22"/>
        </w:rPr>
        <w:t>articipants</w:t>
      </w:r>
      <w:r w:rsidR="00FA41AD">
        <w:rPr>
          <w:rFonts w:ascii="Arial" w:hAnsi="Arial" w:cs="Arial"/>
          <w:color w:val="000000" w:themeColor="text1"/>
          <w:sz w:val="22"/>
          <w:szCs w:val="22"/>
        </w:rPr>
        <w:t xml:space="preserve"> </w:t>
      </w:r>
      <w:r w:rsidR="0050406A">
        <w:rPr>
          <w:rFonts w:ascii="Arial" w:hAnsi="Arial" w:cs="Arial"/>
          <w:color w:val="000000" w:themeColor="text1"/>
          <w:sz w:val="22"/>
          <w:szCs w:val="22"/>
        </w:rPr>
        <w:t>general</w:t>
      </w:r>
      <w:r w:rsidR="00FA41AD">
        <w:rPr>
          <w:rFonts w:ascii="Arial" w:hAnsi="Arial" w:cs="Arial"/>
          <w:color w:val="000000" w:themeColor="text1"/>
          <w:sz w:val="22"/>
          <w:szCs w:val="22"/>
        </w:rPr>
        <w:t>ly</w:t>
      </w:r>
      <w:r w:rsidR="0050406A">
        <w:rPr>
          <w:rFonts w:ascii="Arial" w:hAnsi="Arial" w:cs="Arial"/>
          <w:color w:val="000000" w:themeColor="text1"/>
          <w:sz w:val="22"/>
          <w:szCs w:val="22"/>
        </w:rPr>
        <w:t xml:space="preserve"> prefer</w:t>
      </w:r>
      <w:r w:rsidR="00FA41AD">
        <w:rPr>
          <w:rFonts w:ascii="Arial" w:hAnsi="Arial" w:cs="Arial"/>
          <w:color w:val="000000" w:themeColor="text1"/>
          <w:sz w:val="22"/>
          <w:szCs w:val="22"/>
        </w:rPr>
        <w:t xml:space="preserve">red odors over clean air </w:t>
      </w:r>
      <w:r w:rsidR="00F54156">
        <w:rPr>
          <w:rFonts w:ascii="Arial" w:hAnsi="Arial" w:cs="Arial"/>
          <w:color w:val="000000" w:themeColor="text1"/>
          <w:sz w:val="22"/>
          <w:szCs w:val="22"/>
        </w:rPr>
        <w:t>(</w:t>
      </w:r>
      <w:r w:rsidR="00315FFB" w:rsidRPr="004325E6">
        <w:rPr>
          <w:rFonts w:ascii="Arial" w:hAnsi="Arial" w:cs="Arial"/>
          <w:b/>
          <w:bCs/>
          <w:color w:val="000000" w:themeColor="text1"/>
          <w:sz w:val="22"/>
          <w:szCs w:val="22"/>
        </w:rPr>
        <w:t>Fig.</w:t>
      </w:r>
      <w:r w:rsidR="00F54156" w:rsidRPr="004325E6">
        <w:rPr>
          <w:rFonts w:ascii="Arial" w:hAnsi="Arial" w:cs="Arial"/>
          <w:b/>
          <w:bCs/>
          <w:color w:val="000000" w:themeColor="text1"/>
          <w:sz w:val="22"/>
          <w:szCs w:val="22"/>
        </w:rPr>
        <w:t xml:space="preserve"> </w:t>
      </w:r>
      <w:r w:rsidR="00227D7A">
        <w:rPr>
          <w:rFonts w:ascii="Arial" w:hAnsi="Arial" w:cs="Arial"/>
          <w:b/>
          <w:bCs/>
          <w:color w:val="000000" w:themeColor="text1"/>
          <w:sz w:val="22"/>
          <w:szCs w:val="22"/>
        </w:rPr>
        <w:t>5C</w:t>
      </w:r>
      <w:r w:rsidR="00F54156">
        <w:rPr>
          <w:rFonts w:ascii="Arial" w:hAnsi="Arial" w:cs="Arial"/>
          <w:color w:val="000000" w:themeColor="text1"/>
          <w:sz w:val="22"/>
          <w:szCs w:val="22"/>
        </w:rPr>
        <w:t>)</w:t>
      </w:r>
      <w:r w:rsidR="0028534F">
        <w:rPr>
          <w:rFonts w:ascii="Arial" w:hAnsi="Arial" w:cs="Arial"/>
          <w:color w:val="000000" w:themeColor="text1"/>
          <w:sz w:val="22"/>
          <w:szCs w:val="22"/>
        </w:rPr>
        <w:t>.</w:t>
      </w:r>
      <w:r w:rsidR="00F54156">
        <w:rPr>
          <w:rFonts w:ascii="Arial" w:hAnsi="Arial" w:cs="Arial"/>
          <w:color w:val="000000" w:themeColor="text1"/>
          <w:sz w:val="22"/>
          <w:szCs w:val="22"/>
        </w:rPr>
        <w:t xml:space="preserve"> </w:t>
      </w:r>
      <w:r w:rsidR="00FA41AD">
        <w:rPr>
          <w:rFonts w:ascii="Arial" w:hAnsi="Arial" w:cs="Arial"/>
          <w:color w:val="000000" w:themeColor="text1"/>
          <w:sz w:val="22"/>
          <w:szCs w:val="22"/>
        </w:rPr>
        <w:t xml:space="preserve">However, after the meal, </w:t>
      </w:r>
      <w:r w:rsidR="00525206">
        <w:rPr>
          <w:rFonts w:ascii="Arial" w:hAnsi="Arial" w:cs="Arial"/>
          <w:color w:val="000000" w:themeColor="text1"/>
          <w:sz w:val="22"/>
          <w:szCs w:val="22"/>
        </w:rPr>
        <w:t xml:space="preserve">preference for sated odors decreased, while choices for non-sated odors remained unchanged. </w:t>
      </w:r>
      <w:r w:rsidR="006B37BA">
        <w:rPr>
          <w:rFonts w:ascii="Arial" w:hAnsi="Arial" w:cs="Arial"/>
          <w:color w:val="000000" w:themeColor="text1"/>
          <w:sz w:val="22"/>
          <w:szCs w:val="22"/>
        </w:rPr>
        <w:t>This decrease in sated odor</w:t>
      </w:r>
      <w:r w:rsidR="00A859E5">
        <w:rPr>
          <w:rFonts w:ascii="Arial" w:hAnsi="Arial" w:cs="Arial"/>
          <w:color w:val="000000" w:themeColor="text1"/>
          <w:sz w:val="22"/>
          <w:szCs w:val="22"/>
        </w:rPr>
        <w:t xml:space="preserve"> selection</w:t>
      </w:r>
      <w:r w:rsidR="006B37BA">
        <w:rPr>
          <w:rFonts w:ascii="Arial" w:hAnsi="Arial" w:cs="Arial"/>
          <w:color w:val="000000" w:themeColor="text1"/>
          <w:sz w:val="22"/>
          <w:szCs w:val="22"/>
        </w:rPr>
        <w:t xml:space="preserve"> was significantly stronger after sham</w:t>
      </w:r>
      <w:r w:rsidR="00FA41AD">
        <w:rPr>
          <w:rFonts w:ascii="Arial" w:hAnsi="Arial" w:cs="Arial"/>
          <w:color w:val="000000" w:themeColor="text1"/>
          <w:sz w:val="22"/>
          <w:szCs w:val="22"/>
        </w:rPr>
        <w:t xml:space="preserve"> stimulation</w:t>
      </w:r>
      <w:r w:rsidR="006B37BA">
        <w:rPr>
          <w:rFonts w:ascii="Arial" w:hAnsi="Arial" w:cs="Arial"/>
          <w:color w:val="000000" w:themeColor="text1"/>
          <w:sz w:val="22"/>
          <w:szCs w:val="22"/>
        </w:rPr>
        <w:t xml:space="preserve"> </w:t>
      </w:r>
      <w:r w:rsidR="00002BEC">
        <w:rPr>
          <w:rFonts w:ascii="Arial" w:hAnsi="Arial" w:cs="Arial"/>
          <w:color w:val="000000" w:themeColor="text1"/>
          <w:sz w:val="22"/>
          <w:szCs w:val="22"/>
        </w:rPr>
        <w:t>(Wilcoxon signed</w:t>
      </w:r>
      <w:r w:rsidR="003C25BD">
        <w:rPr>
          <w:rFonts w:ascii="Arial" w:hAnsi="Arial" w:cs="Arial"/>
          <w:color w:val="000000" w:themeColor="text1"/>
          <w:sz w:val="22"/>
          <w:szCs w:val="22"/>
        </w:rPr>
        <w:t>-</w:t>
      </w:r>
      <w:r w:rsidR="00002BEC">
        <w:rPr>
          <w:rFonts w:ascii="Arial" w:hAnsi="Arial" w:cs="Arial"/>
          <w:color w:val="000000" w:themeColor="text1"/>
          <w:sz w:val="22"/>
          <w:szCs w:val="22"/>
        </w:rPr>
        <w:t xml:space="preserve">rank test, p = </w:t>
      </w:r>
      <w:r w:rsidR="00CF2056">
        <w:rPr>
          <w:rFonts w:ascii="Arial" w:hAnsi="Arial" w:cs="Arial"/>
          <w:color w:val="000000" w:themeColor="text1"/>
          <w:sz w:val="22"/>
          <w:szCs w:val="22"/>
        </w:rPr>
        <w:t>0.018</w:t>
      </w:r>
      <w:r w:rsidR="001F6C8E">
        <w:rPr>
          <w:rFonts w:ascii="Arial" w:hAnsi="Arial" w:cs="Arial"/>
          <w:color w:val="000000" w:themeColor="text1"/>
          <w:sz w:val="22"/>
          <w:szCs w:val="22"/>
        </w:rPr>
        <w:t xml:space="preserve">, </w:t>
      </w:r>
      <w:r w:rsidR="00B4712B">
        <w:rPr>
          <w:rFonts w:ascii="Arial" w:hAnsi="Arial" w:cs="Arial"/>
          <w:color w:val="000000" w:themeColor="text1"/>
          <w:sz w:val="22"/>
          <w:szCs w:val="22"/>
        </w:rPr>
        <w:t>two-sided</w:t>
      </w:r>
      <w:r w:rsidR="00002BEC">
        <w:rPr>
          <w:rFonts w:ascii="Arial" w:hAnsi="Arial" w:cs="Arial"/>
          <w:color w:val="000000" w:themeColor="text1"/>
          <w:sz w:val="22"/>
          <w:szCs w:val="22"/>
        </w:rPr>
        <w:t>)</w:t>
      </w:r>
      <w:r w:rsidR="006B37BA">
        <w:rPr>
          <w:rFonts w:ascii="Arial" w:hAnsi="Arial" w:cs="Arial"/>
          <w:color w:val="000000" w:themeColor="text1"/>
          <w:sz w:val="22"/>
          <w:szCs w:val="22"/>
        </w:rPr>
        <w:t xml:space="preserve"> </w:t>
      </w:r>
      <w:r w:rsidR="002C2CBB">
        <w:rPr>
          <w:rFonts w:ascii="Arial" w:hAnsi="Arial" w:cs="Arial"/>
          <w:color w:val="000000" w:themeColor="text1"/>
          <w:sz w:val="22"/>
          <w:szCs w:val="22"/>
        </w:rPr>
        <w:t>but not after</w:t>
      </w:r>
      <w:r w:rsidR="00616DD8">
        <w:rPr>
          <w:rFonts w:ascii="Arial" w:hAnsi="Arial" w:cs="Arial"/>
          <w:color w:val="000000" w:themeColor="text1"/>
          <w:sz w:val="22"/>
          <w:szCs w:val="22"/>
        </w:rPr>
        <w:t xml:space="preserve"> </w:t>
      </w:r>
      <w:r w:rsidR="002C2CBB">
        <w:rPr>
          <w:rFonts w:ascii="Arial" w:hAnsi="Arial" w:cs="Arial"/>
          <w:color w:val="000000" w:themeColor="text1"/>
          <w:sz w:val="22"/>
          <w:szCs w:val="22"/>
        </w:rPr>
        <w:t>cTBS</w:t>
      </w:r>
      <w:r w:rsidR="00616DD8">
        <w:rPr>
          <w:rFonts w:ascii="Arial" w:hAnsi="Arial" w:cs="Arial"/>
          <w:color w:val="000000" w:themeColor="text1"/>
          <w:sz w:val="22"/>
          <w:szCs w:val="22"/>
        </w:rPr>
        <w:t xml:space="preserve"> on Day 2</w:t>
      </w:r>
      <w:r w:rsidR="008C7087">
        <w:rPr>
          <w:rFonts w:ascii="Arial" w:hAnsi="Arial" w:cs="Arial"/>
          <w:color w:val="000000" w:themeColor="text1"/>
          <w:sz w:val="22"/>
          <w:szCs w:val="22"/>
        </w:rPr>
        <w:t xml:space="preserve"> (p = </w:t>
      </w:r>
      <w:r w:rsidR="002778C2">
        <w:rPr>
          <w:rFonts w:ascii="Arial" w:hAnsi="Arial" w:cs="Arial"/>
          <w:color w:val="000000" w:themeColor="text1"/>
          <w:sz w:val="22"/>
          <w:szCs w:val="22"/>
        </w:rPr>
        <w:t>0.91</w:t>
      </w:r>
      <w:r w:rsidR="00FA41AD">
        <w:rPr>
          <w:rFonts w:ascii="Arial" w:hAnsi="Arial" w:cs="Arial"/>
          <w:color w:val="000000" w:themeColor="text1"/>
          <w:sz w:val="22"/>
          <w:szCs w:val="22"/>
        </w:rPr>
        <w:t xml:space="preserve">; </w:t>
      </w:r>
      <w:r w:rsidR="00315FFB" w:rsidRPr="00E351AC">
        <w:rPr>
          <w:rFonts w:ascii="Arial" w:hAnsi="Arial" w:cs="Arial"/>
          <w:b/>
          <w:bCs/>
          <w:color w:val="000000" w:themeColor="text1"/>
          <w:sz w:val="22"/>
          <w:szCs w:val="22"/>
          <w:rPrChange w:id="271" w:author="Kahnt, Thorsten (NIH/NIDA) [E]" w:date="2025-01-21T12:17:00Z">
            <w:rPr>
              <w:rFonts w:ascii="Arial" w:hAnsi="Arial" w:cs="Arial"/>
              <w:color w:val="000000" w:themeColor="text1"/>
              <w:sz w:val="22"/>
              <w:szCs w:val="22"/>
            </w:rPr>
          </w:rPrChange>
        </w:rPr>
        <w:t>Extended Data</w:t>
      </w:r>
      <w:r w:rsidR="001959A3" w:rsidRPr="00E351AC">
        <w:rPr>
          <w:rFonts w:ascii="Arial" w:hAnsi="Arial" w:cs="Arial"/>
          <w:b/>
          <w:bCs/>
          <w:color w:val="000000" w:themeColor="text1"/>
          <w:sz w:val="22"/>
          <w:szCs w:val="22"/>
          <w:rPrChange w:id="272" w:author="Kahnt, Thorsten (NIH/NIDA) [E]" w:date="2025-01-21T12:17:00Z">
            <w:rPr>
              <w:rFonts w:ascii="Arial" w:hAnsi="Arial" w:cs="Arial"/>
              <w:color w:val="000000" w:themeColor="text1"/>
              <w:sz w:val="22"/>
              <w:szCs w:val="22"/>
            </w:rPr>
          </w:rPrChange>
        </w:rPr>
        <w:t xml:space="preserve"> </w:t>
      </w:r>
      <w:r w:rsidR="00315FFB" w:rsidRPr="00E351AC">
        <w:rPr>
          <w:rFonts w:ascii="Arial" w:hAnsi="Arial" w:cs="Arial"/>
          <w:b/>
          <w:bCs/>
          <w:color w:val="000000" w:themeColor="text1"/>
          <w:sz w:val="22"/>
          <w:szCs w:val="22"/>
          <w:rPrChange w:id="273" w:author="Kahnt, Thorsten (NIH/NIDA) [E]" w:date="2025-01-21T12:17:00Z">
            <w:rPr>
              <w:rFonts w:ascii="Arial" w:hAnsi="Arial" w:cs="Arial"/>
              <w:color w:val="000000" w:themeColor="text1"/>
              <w:sz w:val="22"/>
              <w:szCs w:val="22"/>
            </w:rPr>
          </w:rPrChange>
        </w:rPr>
        <w:t>Fig.</w:t>
      </w:r>
      <w:r w:rsidR="001959A3" w:rsidRPr="00E351AC">
        <w:rPr>
          <w:rFonts w:ascii="Arial" w:hAnsi="Arial" w:cs="Arial"/>
          <w:b/>
          <w:bCs/>
          <w:color w:val="000000" w:themeColor="text1"/>
          <w:sz w:val="22"/>
          <w:szCs w:val="22"/>
          <w:rPrChange w:id="274" w:author="Kahnt, Thorsten (NIH/NIDA) [E]" w:date="2025-01-21T12:17:00Z">
            <w:rPr>
              <w:rFonts w:ascii="Arial" w:hAnsi="Arial" w:cs="Arial"/>
              <w:color w:val="000000" w:themeColor="text1"/>
              <w:sz w:val="22"/>
              <w:szCs w:val="22"/>
            </w:rPr>
          </w:rPrChange>
        </w:rPr>
        <w:t xml:space="preserve"> </w:t>
      </w:r>
      <w:r w:rsidR="00F935F7" w:rsidRPr="00E351AC">
        <w:rPr>
          <w:rFonts w:ascii="Arial" w:hAnsi="Arial" w:cs="Arial"/>
          <w:b/>
          <w:bCs/>
          <w:color w:val="000000" w:themeColor="text1"/>
          <w:sz w:val="22"/>
          <w:szCs w:val="22"/>
          <w:rPrChange w:id="275" w:author="Kahnt, Thorsten (NIH/NIDA) [E]" w:date="2025-01-21T12:17:00Z">
            <w:rPr>
              <w:rFonts w:ascii="Arial" w:hAnsi="Arial" w:cs="Arial"/>
              <w:color w:val="000000" w:themeColor="text1"/>
              <w:sz w:val="22"/>
              <w:szCs w:val="22"/>
            </w:rPr>
          </w:rPrChange>
        </w:rPr>
        <w:t>3</w:t>
      </w:r>
      <w:r w:rsidR="00A94887" w:rsidRPr="00E351AC">
        <w:rPr>
          <w:rFonts w:ascii="Arial" w:hAnsi="Arial" w:cs="Arial"/>
          <w:b/>
          <w:bCs/>
          <w:color w:val="000000" w:themeColor="text1"/>
          <w:sz w:val="22"/>
          <w:szCs w:val="22"/>
          <w:rPrChange w:id="276" w:author="Kahnt, Thorsten (NIH/NIDA) [E]" w:date="2025-01-21T12:17:00Z">
            <w:rPr>
              <w:rFonts w:ascii="Arial" w:hAnsi="Arial" w:cs="Arial"/>
              <w:color w:val="000000" w:themeColor="text1"/>
              <w:sz w:val="22"/>
              <w:szCs w:val="22"/>
            </w:rPr>
          </w:rPrChange>
        </w:rPr>
        <w:t>F</w:t>
      </w:r>
      <w:commentRangeStart w:id="277"/>
      <w:r w:rsidR="001959A3">
        <w:rPr>
          <w:rFonts w:ascii="Arial" w:hAnsi="Arial" w:cs="Arial"/>
          <w:color w:val="000000" w:themeColor="text1"/>
          <w:sz w:val="22"/>
          <w:szCs w:val="22"/>
        </w:rPr>
        <w:t>)</w:t>
      </w:r>
      <w:r w:rsidR="002C2CBB">
        <w:rPr>
          <w:rFonts w:ascii="Arial" w:hAnsi="Arial" w:cs="Arial"/>
          <w:color w:val="000000" w:themeColor="text1"/>
          <w:sz w:val="22"/>
          <w:szCs w:val="22"/>
        </w:rPr>
        <w:t xml:space="preserve">. </w:t>
      </w:r>
      <w:del w:id="278" w:author="Kahnt, Thorsten (NIH/NIDA) [E]" w:date="2025-01-21T12:18:00Z">
        <w:r w:rsidR="00422353" w:rsidDel="00E351AC">
          <w:rPr>
            <w:rFonts w:ascii="Arial" w:hAnsi="Arial" w:cs="Arial"/>
            <w:color w:val="000000" w:themeColor="text1"/>
            <w:sz w:val="22"/>
            <w:szCs w:val="22"/>
          </w:rPr>
          <w:delText>The</w:delText>
        </w:r>
        <w:r w:rsidR="00BA4DA3" w:rsidDel="00E351AC">
          <w:rPr>
            <w:rFonts w:ascii="Arial" w:hAnsi="Arial" w:cs="Arial"/>
            <w:color w:val="000000" w:themeColor="text1"/>
            <w:sz w:val="22"/>
            <w:szCs w:val="22"/>
          </w:rPr>
          <w:delText xml:space="preserve"> preference</w:delText>
        </w:r>
      </w:del>
      <w:ins w:id="279" w:author="Kahnt, Thorsten (NIH/NIDA) [E]" w:date="2025-01-21T12:18:00Z">
        <w:r w:rsidR="00E351AC">
          <w:rPr>
            <w:rFonts w:ascii="Arial" w:hAnsi="Arial" w:cs="Arial"/>
            <w:color w:val="000000" w:themeColor="text1"/>
            <w:sz w:val="22"/>
            <w:szCs w:val="22"/>
          </w:rPr>
          <w:t>Choices</w:t>
        </w:r>
      </w:ins>
      <w:r w:rsidR="00BA4DA3">
        <w:rPr>
          <w:rFonts w:ascii="Arial" w:hAnsi="Arial" w:cs="Arial"/>
          <w:color w:val="000000" w:themeColor="text1"/>
          <w:sz w:val="22"/>
          <w:szCs w:val="22"/>
        </w:rPr>
        <w:t xml:space="preserve"> </w:t>
      </w:r>
      <w:r w:rsidR="00422353">
        <w:rPr>
          <w:rFonts w:ascii="Arial" w:hAnsi="Arial" w:cs="Arial"/>
          <w:color w:val="000000" w:themeColor="text1"/>
          <w:sz w:val="22"/>
          <w:szCs w:val="22"/>
        </w:rPr>
        <w:t>for</w:t>
      </w:r>
      <w:r w:rsidR="00BA4DA3">
        <w:rPr>
          <w:rFonts w:ascii="Arial" w:hAnsi="Arial" w:cs="Arial"/>
          <w:color w:val="000000" w:themeColor="text1"/>
          <w:sz w:val="22"/>
          <w:szCs w:val="22"/>
        </w:rPr>
        <w:t xml:space="preserve"> sated odors </w:t>
      </w:r>
      <w:del w:id="280" w:author="Kahnt, Thorsten (NIH/NIDA) [E]" w:date="2025-01-21T12:19:00Z">
        <w:r w:rsidR="00D80C91" w:rsidDel="00E351AC">
          <w:rPr>
            <w:rFonts w:ascii="Arial" w:hAnsi="Arial" w:cs="Arial"/>
            <w:color w:val="000000" w:themeColor="text1"/>
            <w:sz w:val="22"/>
            <w:szCs w:val="22"/>
          </w:rPr>
          <w:delText>was</w:delText>
        </w:r>
        <w:r w:rsidR="00422353" w:rsidDel="00E351AC">
          <w:rPr>
            <w:rFonts w:ascii="Arial" w:hAnsi="Arial" w:cs="Arial"/>
            <w:color w:val="000000" w:themeColor="text1"/>
            <w:sz w:val="22"/>
            <w:szCs w:val="22"/>
          </w:rPr>
          <w:delText xml:space="preserve"> </w:delText>
        </w:r>
      </w:del>
      <w:ins w:id="281" w:author="Kahnt, Thorsten (NIH/NIDA) [E]" w:date="2025-01-21T12:19:00Z">
        <w:r w:rsidR="00E351AC">
          <w:rPr>
            <w:rFonts w:ascii="Arial" w:hAnsi="Arial" w:cs="Arial"/>
            <w:color w:val="000000" w:themeColor="text1"/>
            <w:sz w:val="22"/>
            <w:szCs w:val="22"/>
          </w:rPr>
          <w:t>were</w:t>
        </w:r>
        <w:r w:rsidR="00E351AC">
          <w:rPr>
            <w:rFonts w:ascii="Arial" w:hAnsi="Arial" w:cs="Arial"/>
            <w:color w:val="000000" w:themeColor="text1"/>
            <w:sz w:val="22"/>
            <w:szCs w:val="22"/>
          </w:rPr>
          <w:t xml:space="preserve"> </w:t>
        </w:r>
      </w:ins>
      <w:r w:rsidR="002D1988">
        <w:rPr>
          <w:rFonts w:ascii="Arial" w:hAnsi="Arial" w:cs="Arial"/>
          <w:color w:val="000000" w:themeColor="text1"/>
          <w:sz w:val="22"/>
          <w:szCs w:val="22"/>
        </w:rPr>
        <w:t>marginally</w:t>
      </w:r>
      <w:r w:rsidR="00D80C91">
        <w:rPr>
          <w:rFonts w:ascii="Arial" w:hAnsi="Arial" w:cs="Arial"/>
          <w:color w:val="000000" w:themeColor="text1"/>
          <w:sz w:val="22"/>
          <w:szCs w:val="22"/>
        </w:rPr>
        <w:t xml:space="preserve"> lower after sham compared to cTBS</w:t>
      </w:r>
      <w:r w:rsidR="00FA41AD">
        <w:rPr>
          <w:rFonts w:ascii="Arial" w:hAnsi="Arial" w:cs="Arial"/>
          <w:color w:val="000000" w:themeColor="text1"/>
          <w:sz w:val="22"/>
          <w:szCs w:val="22"/>
        </w:rPr>
        <w:t xml:space="preserve"> </w:t>
      </w:r>
      <w:r w:rsidR="00E1300A">
        <w:rPr>
          <w:rFonts w:ascii="Arial" w:hAnsi="Arial" w:cs="Arial"/>
          <w:color w:val="000000" w:themeColor="text1"/>
          <w:sz w:val="22"/>
          <w:szCs w:val="22"/>
        </w:rPr>
        <w:t xml:space="preserve">but only </w:t>
      </w:r>
      <w:r w:rsidR="00C606FE">
        <w:rPr>
          <w:rFonts w:ascii="Arial" w:hAnsi="Arial" w:cs="Arial"/>
          <w:color w:val="000000" w:themeColor="text1"/>
          <w:sz w:val="22"/>
          <w:szCs w:val="22"/>
        </w:rPr>
        <w:t>with pOFC</w:t>
      </w:r>
      <w:r w:rsidR="001958BE">
        <w:rPr>
          <w:rFonts w:ascii="Arial" w:hAnsi="Arial" w:cs="Arial"/>
          <w:color w:val="000000" w:themeColor="text1"/>
          <w:sz w:val="22"/>
          <w:szCs w:val="22"/>
        </w:rPr>
        <w:t xml:space="preserve"> targeting</w:t>
      </w:r>
      <w:bookmarkStart w:id="282" w:name="OLE_LINK3"/>
      <w:r w:rsidR="00C606FE">
        <w:rPr>
          <w:rFonts w:ascii="Arial" w:hAnsi="Arial" w:cs="Arial"/>
          <w:color w:val="000000" w:themeColor="text1"/>
          <w:sz w:val="22"/>
          <w:szCs w:val="22"/>
        </w:rPr>
        <w:t xml:space="preserve"> </w:t>
      </w:r>
      <w:r w:rsidR="00CD4287">
        <w:rPr>
          <w:rFonts w:ascii="Arial" w:hAnsi="Arial" w:cs="Arial"/>
          <w:color w:val="000000" w:themeColor="text1"/>
          <w:sz w:val="22"/>
          <w:szCs w:val="22"/>
        </w:rPr>
        <w:t>(p = 0.</w:t>
      </w:r>
      <w:r w:rsidR="002D1988">
        <w:rPr>
          <w:rFonts w:ascii="Arial" w:hAnsi="Arial" w:cs="Arial"/>
          <w:color w:val="000000" w:themeColor="text1"/>
          <w:sz w:val="22"/>
          <w:szCs w:val="22"/>
        </w:rPr>
        <w:t>06</w:t>
      </w:r>
      <w:r w:rsidR="00CD4287">
        <w:rPr>
          <w:rFonts w:ascii="Arial" w:hAnsi="Arial" w:cs="Arial"/>
          <w:color w:val="000000" w:themeColor="text1"/>
          <w:sz w:val="22"/>
          <w:szCs w:val="22"/>
        </w:rPr>
        <w:t>)</w:t>
      </w:r>
      <w:bookmarkEnd w:id="282"/>
      <w:r w:rsidR="00C606FE">
        <w:rPr>
          <w:rFonts w:ascii="Arial" w:hAnsi="Arial" w:cs="Arial"/>
          <w:color w:val="000000" w:themeColor="text1"/>
          <w:sz w:val="22"/>
          <w:szCs w:val="22"/>
        </w:rPr>
        <w:t xml:space="preserve"> and</w:t>
      </w:r>
      <w:r w:rsidR="001958BE">
        <w:rPr>
          <w:rFonts w:ascii="Arial" w:hAnsi="Arial" w:cs="Arial"/>
          <w:color w:val="000000" w:themeColor="text1"/>
          <w:sz w:val="22"/>
          <w:szCs w:val="22"/>
        </w:rPr>
        <w:t xml:space="preserve"> </w:t>
      </w:r>
      <w:r w:rsidR="00E1300A">
        <w:rPr>
          <w:rFonts w:ascii="Arial" w:hAnsi="Arial" w:cs="Arial"/>
          <w:color w:val="000000" w:themeColor="text1"/>
          <w:sz w:val="22"/>
          <w:szCs w:val="22"/>
        </w:rPr>
        <w:t>not aOFC</w:t>
      </w:r>
      <w:r w:rsidR="001958BE">
        <w:rPr>
          <w:rFonts w:ascii="Arial" w:hAnsi="Arial" w:cs="Arial"/>
          <w:color w:val="000000" w:themeColor="text1"/>
          <w:sz w:val="22"/>
          <w:szCs w:val="22"/>
        </w:rPr>
        <w:t xml:space="preserve"> </w:t>
      </w:r>
      <w:r w:rsidR="00CD4287">
        <w:rPr>
          <w:rFonts w:ascii="Arial" w:hAnsi="Arial" w:cs="Arial"/>
          <w:color w:val="000000" w:themeColor="text1"/>
          <w:sz w:val="22"/>
          <w:szCs w:val="22"/>
        </w:rPr>
        <w:t>(p = 0.</w:t>
      </w:r>
      <w:r w:rsidR="002D1988">
        <w:rPr>
          <w:rFonts w:ascii="Arial" w:hAnsi="Arial" w:cs="Arial"/>
          <w:color w:val="000000" w:themeColor="text1"/>
          <w:sz w:val="22"/>
          <w:szCs w:val="22"/>
        </w:rPr>
        <w:t>4</w:t>
      </w:r>
      <w:r w:rsidR="00CD4287">
        <w:rPr>
          <w:rFonts w:ascii="Arial" w:hAnsi="Arial" w:cs="Arial"/>
          <w:color w:val="000000" w:themeColor="text1"/>
          <w:sz w:val="22"/>
          <w:szCs w:val="22"/>
        </w:rPr>
        <w:t>3</w:t>
      </w:r>
      <w:r w:rsidR="00FA41AD">
        <w:rPr>
          <w:rFonts w:ascii="Arial" w:hAnsi="Arial" w:cs="Arial"/>
          <w:color w:val="000000" w:themeColor="text1"/>
          <w:sz w:val="22"/>
          <w:szCs w:val="22"/>
        </w:rPr>
        <w:t xml:space="preserve">; </w:t>
      </w:r>
      <w:r w:rsidR="00315FFB" w:rsidRPr="004325E6">
        <w:rPr>
          <w:rFonts w:ascii="Arial" w:hAnsi="Arial" w:cs="Arial"/>
          <w:b/>
          <w:bCs/>
          <w:color w:val="000000" w:themeColor="text1"/>
          <w:sz w:val="22"/>
          <w:szCs w:val="22"/>
        </w:rPr>
        <w:t>Fig.</w:t>
      </w:r>
      <w:r w:rsidR="00B85618" w:rsidRPr="004325E6">
        <w:rPr>
          <w:rFonts w:ascii="Arial" w:hAnsi="Arial" w:cs="Arial"/>
          <w:b/>
          <w:bCs/>
          <w:color w:val="000000" w:themeColor="text1"/>
          <w:sz w:val="22"/>
          <w:szCs w:val="22"/>
        </w:rPr>
        <w:t xml:space="preserve"> </w:t>
      </w:r>
      <w:r w:rsidR="00227D7A">
        <w:rPr>
          <w:rFonts w:ascii="Arial" w:hAnsi="Arial" w:cs="Arial"/>
          <w:b/>
          <w:bCs/>
          <w:color w:val="000000" w:themeColor="text1"/>
          <w:sz w:val="22"/>
          <w:szCs w:val="22"/>
        </w:rPr>
        <w:t>5D</w:t>
      </w:r>
      <w:r w:rsidR="00B85618">
        <w:rPr>
          <w:rFonts w:ascii="Arial" w:hAnsi="Arial" w:cs="Arial"/>
          <w:color w:val="000000" w:themeColor="text1"/>
          <w:sz w:val="22"/>
          <w:szCs w:val="22"/>
        </w:rPr>
        <w:t>)</w:t>
      </w:r>
      <w:r w:rsidR="00E1300A">
        <w:rPr>
          <w:rFonts w:ascii="Arial" w:hAnsi="Arial" w:cs="Arial"/>
          <w:color w:val="000000" w:themeColor="text1"/>
          <w:sz w:val="22"/>
          <w:szCs w:val="22"/>
        </w:rPr>
        <w:t>.</w:t>
      </w:r>
      <w:r w:rsidR="007455F0">
        <w:rPr>
          <w:rFonts w:ascii="Arial" w:hAnsi="Arial" w:cs="Arial"/>
          <w:color w:val="000000" w:themeColor="text1"/>
          <w:sz w:val="22"/>
          <w:szCs w:val="22"/>
        </w:rPr>
        <w:t xml:space="preserve"> </w:t>
      </w:r>
      <w:r w:rsidR="00FA41AD" w:rsidRPr="00CA7828">
        <w:rPr>
          <w:rFonts w:ascii="Arial" w:hAnsi="Arial" w:cs="Arial"/>
          <w:color w:val="000000" w:themeColor="text1"/>
          <w:sz w:val="22"/>
          <w:szCs w:val="22"/>
        </w:rPr>
        <w:t xml:space="preserve">These findings align with results from savory-sweet choices, indicating </w:t>
      </w:r>
      <w:r w:rsidR="00333468" w:rsidRPr="00CA7828">
        <w:rPr>
          <w:rFonts w:ascii="Arial" w:hAnsi="Arial" w:cs="Arial"/>
          <w:color w:val="000000" w:themeColor="text1"/>
          <w:sz w:val="22"/>
          <w:szCs w:val="22"/>
        </w:rPr>
        <w:t xml:space="preserve">that </w:t>
      </w:r>
      <w:r w:rsidR="00F55ACB" w:rsidRPr="00CA7828">
        <w:rPr>
          <w:rFonts w:ascii="Arial" w:hAnsi="Arial" w:cs="Arial"/>
          <w:color w:val="000000" w:themeColor="text1"/>
          <w:sz w:val="22"/>
          <w:szCs w:val="22"/>
        </w:rPr>
        <w:t xml:space="preserve">pOFC-targeted cTBS </w:t>
      </w:r>
      <w:r w:rsidR="0071125D" w:rsidRPr="00CA7828">
        <w:rPr>
          <w:rFonts w:ascii="Arial" w:hAnsi="Arial" w:cs="Arial"/>
          <w:color w:val="000000" w:themeColor="text1"/>
          <w:sz w:val="22"/>
          <w:szCs w:val="22"/>
        </w:rPr>
        <w:t xml:space="preserve">on Day 2 impaired choice updating </w:t>
      </w:r>
      <w:r w:rsidR="00333468" w:rsidRPr="00CA7828">
        <w:rPr>
          <w:rFonts w:ascii="Arial" w:hAnsi="Arial" w:cs="Arial"/>
          <w:color w:val="000000" w:themeColor="text1"/>
          <w:sz w:val="22"/>
          <w:szCs w:val="22"/>
        </w:rPr>
        <w:t>for</w:t>
      </w:r>
      <w:r w:rsidR="0071125D" w:rsidRPr="00CA7828">
        <w:rPr>
          <w:rFonts w:ascii="Arial" w:hAnsi="Arial" w:cs="Arial"/>
          <w:color w:val="000000" w:themeColor="text1"/>
          <w:sz w:val="22"/>
          <w:szCs w:val="22"/>
        </w:rPr>
        <w:t xml:space="preserve"> non-sated odors. </w:t>
      </w:r>
      <w:commentRangeEnd w:id="277"/>
      <w:r w:rsidR="00E351AC">
        <w:rPr>
          <w:rStyle w:val="CommentReference"/>
        </w:rPr>
        <w:commentReference w:id="277"/>
      </w:r>
      <w:r w:rsidR="00333468" w:rsidRPr="00CA7828">
        <w:rPr>
          <w:rFonts w:ascii="Arial" w:hAnsi="Arial" w:cs="Arial"/>
          <w:color w:val="000000" w:themeColor="text1"/>
          <w:sz w:val="22"/>
          <w:szCs w:val="22"/>
        </w:rPr>
        <w:t>This suggests that the</w:t>
      </w:r>
      <w:r w:rsidR="00E71CAB">
        <w:rPr>
          <w:rFonts w:ascii="Arial" w:hAnsi="Arial" w:cs="Arial"/>
          <w:color w:val="000000" w:themeColor="text1"/>
          <w:sz w:val="22"/>
          <w:szCs w:val="22"/>
        </w:rPr>
        <w:t xml:space="preserve"> critical role of</w:t>
      </w:r>
      <w:r w:rsidR="00333468" w:rsidRPr="00CA7828">
        <w:rPr>
          <w:rFonts w:ascii="Arial" w:hAnsi="Arial" w:cs="Arial"/>
          <w:color w:val="000000" w:themeColor="text1"/>
          <w:sz w:val="22"/>
          <w:szCs w:val="22"/>
        </w:rPr>
        <w:t xml:space="preserve"> pOFC for goal-directed decision-making, even in previously trained trials.</w:t>
      </w:r>
      <w:r w:rsidR="00333468">
        <w:rPr>
          <w:rFonts w:ascii="Arial" w:hAnsi="Arial" w:cs="Arial"/>
          <w:color w:val="000000" w:themeColor="text1"/>
          <w:sz w:val="22"/>
          <w:szCs w:val="22"/>
        </w:rPr>
        <w:t xml:space="preserve"> </w:t>
      </w:r>
    </w:p>
    <w:p w14:paraId="5B40AF51" w14:textId="65D4B94B" w:rsidR="00906C6E" w:rsidRDefault="00A85B62" w:rsidP="003B254E">
      <w:pPr>
        <w:spacing w:after="120"/>
        <w:rPr>
          <w:rFonts w:ascii="Arial" w:hAnsi="Arial" w:cs="Arial"/>
          <w:color w:val="000000" w:themeColor="text1"/>
          <w:sz w:val="22"/>
          <w:szCs w:val="22"/>
          <w:lang w:eastAsia="zh-CN"/>
        </w:rPr>
      </w:pPr>
      <w:bookmarkStart w:id="283" w:name="OLE_LINK10"/>
      <w:bookmarkStart w:id="284" w:name="OLE_LINK11"/>
      <w:bookmarkEnd w:id="264"/>
      <w:bookmarkEnd w:id="265"/>
      <w:bookmarkEnd w:id="266"/>
      <w:bookmarkEnd w:id="267"/>
      <w:bookmarkEnd w:id="268"/>
      <w:bookmarkEnd w:id="270"/>
      <w:r>
        <w:rPr>
          <w:rFonts w:ascii="Arial" w:hAnsi="Arial" w:cs="Arial"/>
          <w:color w:val="000000" w:themeColor="text1"/>
          <w:sz w:val="22"/>
          <w:szCs w:val="22"/>
        </w:rPr>
        <w:lastRenderedPageBreak/>
        <w:t xml:space="preserve">Together, </w:t>
      </w:r>
      <w:r w:rsidR="007E68A7">
        <w:rPr>
          <w:rFonts w:ascii="Arial" w:hAnsi="Arial" w:cs="Arial"/>
          <w:color w:val="000000" w:themeColor="text1"/>
          <w:sz w:val="22"/>
          <w:szCs w:val="22"/>
        </w:rPr>
        <w:t>this</w:t>
      </w:r>
      <w:r>
        <w:rPr>
          <w:rFonts w:ascii="Arial" w:hAnsi="Arial" w:cs="Arial"/>
          <w:color w:val="000000" w:themeColor="text1"/>
          <w:sz w:val="22"/>
          <w:szCs w:val="22"/>
        </w:rPr>
        <w:t xml:space="preserve"> suggests that pOFC-targeted cTBS </w:t>
      </w:r>
      <w:ins w:id="285" w:author="Kahnt, Thorsten (NIH/NIDA) [E]" w:date="2025-01-21T12:19:00Z">
        <w:r w:rsidR="00E351AC">
          <w:rPr>
            <w:rFonts w:ascii="Arial" w:hAnsi="Arial" w:cs="Arial"/>
            <w:color w:val="000000" w:themeColor="text1"/>
            <w:sz w:val="22"/>
            <w:szCs w:val="22"/>
          </w:rPr>
          <w:t>before the choi</w:t>
        </w:r>
      </w:ins>
      <w:ins w:id="286" w:author="Kahnt, Thorsten (NIH/NIDA) [E]" w:date="2025-01-21T12:20:00Z">
        <w:r w:rsidR="00E351AC">
          <w:rPr>
            <w:rFonts w:ascii="Arial" w:hAnsi="Arial" w:cs="Arial"/>
            <w:color w:val="000000" w:themeColor="text1"/>
            <w:sz w:val="22"/>
            <w:szCs w:val="22"/>
          </w:rPr>
          <w:t>c</w:t>
        </w:r>
      </w:ins>
      <w:ins w:id="287" w:author="Kahnt, Thorsten (NIH/NIDA) [E]" w:date="2025-01-21T12:19:00Z">
        <w:r w:rsidR="00E351AC">
          <w:rPr>
            <w:rFonts w:ascii="Arial" w:hAnsi="Arial" w:cs="Arial"/>
            <w:color w:val="000000" w:themeColor="text1"/>
            <w:sz w:val="22"/>
            <w:szCs w:val="22"/>
          </w:rPr>
          <w:t xml:space="preserve">e test </w:t>
        </w:r>
      </w:ins>
      <w:r>
        <w:rPr>
          <w:rFonts w:ascii="Arial" w:hAnsi="Arial" w:cs="Arial"/>
          <w:color w:val="000000" w:themeColor="text1"/>
          <w:sz w:val="22"/>
          <w:szCs w:val="22"/>
        </w:rPr>
        <w:t>impaired outcome devaluation,</w:t>
      </w:r>
      <w:r w:rsidR="00744D0A">
        <w:rPr>
          <w:rFonts w:ascii="Arial" w:hAnsi="Arial" w:cs="Arial"/>
          <w:color w:val="000000" w:themeColor="text1"/>
          <w:sz w:val="22"/>
          <w:szCs w:val="22"/>
        </w:rPr>
        <w:t xml:space="preserve"> </w:t>
      </w:r>
      <w:r w:rsidR="00140678">
        <w:rPr>
          <w:rFonts w:ascii="Arial" w:hAnsi="Arial" w:cs="Arial"/>
          <w:color w:val="000000" w:themeColor="text1"/>
          <w:sz w:val="22"/>
          <w:szCs w:val="22"/>
        </w:rPr>
        <w:t>as</w:t>
      </w:r>
      <w:r w:rsidR="00744D0A">
        <w:rPr>
          <w:rFonts w:ascii="Arial" w:hAnsi="Arial" w:cs="Arial"/>
          <w:color w:val="000000" w:themeColor="text1"/>
          <w:sz w:val="22"/>
          <w:szCs w:val="22"/>
        </w:rPr>
        <w:t xml:space="preserve"> indicated by an increase</w:t>
      </w:r>
      <w:r w:rsidR="005B1DA3">
        <w:rPr>
          <w:rFonts w:ascii="Arial" w:hAnsi="Arial" w:cs="Arial"/>
          <w:color w:val="000000" w:themeColor="text1"/>
          <w:sz w:val="22"/>
          <w:szCs w:val="22"/>
        </w:rPr>
        <w:t xml:space="preserve"> </w:t>
      </w:r>
      <w:r w:rsidR="00744D0A">
        <w:rPr>
          <w:rFonts w:ascii="Arial" w:hAnsi="Arial" w:cs="Arial"/>
          <w:color w:val="000000" w:themeColor="text1"/>
          <w:sz w:val="22"/>
          <w:szCs w:val="22"/>
        </w:rPr>
        <w:t>of selecting sated odor-predicting stimuli. In contrast, aOFC-targeted cTBS had no such effect.</w:t>
      </w:r>
      <w:bookmarkEnd w:id="283"/>
      <w:bookmarkEnd w:id="284"/>
      <w:r w:rsidR="001978E4">
        <w:rPr>
          <w:rFonts w:ascii="Arial" w:hAnsi="Arial" w:cs="Arial"/>
          <w:color w:val="000000" w:themeColor="text1"/>
          <w:sz w:val="22"/>
          <w:szCs w:val="22"/>
        </w:rPr>
        <w:t xml:space="preserve"> </w:t>
      </w:r>
      <w:r>
        <w:rPr>
          <w:rFonts w:ascii="Arial" w:hAnsi="Arial" w:cs="Arial"/>
          <w:color w:val="000000" w:themeColor="text1"/>
          <w:sz w:val="22"/>
          <w:szCs w:val="22"/>
        </w:rPr>
        <w:t>This replicates previous results from our lab</w:t>
      </w:r>
      <w:r>
        <w:rPr>
          <w:rFonts w:ascii="Arial" w:hAnsi="Arial" w:cs="Arial"/>
          <w:color w:val="000000" w:themeColor="text1"/>
          <w:sz w:val="22"/>
          <w:szCs w:val="22"/>
        </w:rPr>
        <w:fldChar w:fldCharType="begin"/>
      </w:r>
      <w:r w:rsidR="007D3958">
        <w:rPr>
          <w:rFonts w:ascii="Arial" w:hAnsi="Arial" w:cs="Arial"/>
          <w:color w:val="000000" w:themeColor="text1"/>
          <w:sz w:val="22"/>
          <w:szCs w:val="22"/>
        </w:rPr>
        <w:instrText xml:space="preserve"> ADDIN EN.CITE &lt;EndNote&gt;&lt;Cite&gt;&lt;Author&gt;Howard&lt;/Author&gt;&lt;Year&gt;2020&lt;/Year&gt;&lt;RecNum&gt;26&lt;/RecNum&gt;&lt;DisplayText&gt;&lt;style face="superscript"&gt;5&lt;/style&gt;&lt;/DisplayText&gt;&lt;record&gt;&lt;rec-number&gt;26&lt;/rec-number&gt;&lt;foreign-keys&gt;&lt;key app="EN" db-id="zaf922assa05plerwwupfssvrzteappvax2x" timestamp="1698267298"&gt;26&lt;/key&gt;&lt;/foreign-keys&gt;&lt;ref-type name="Journal Article"&gt;17&lt;/ref-type&gt;&lt;contributors&gt;&lt;authors&gt;&lt;author&gt;Howard, James D.&lt;/author&gt;&lt;author&gt;Reynolds, Rachel&lt;/author&gt;&lt;author&gt;Smith, Devyn E.&lt;/author&gt;&lt;author&gt;Voss, Joel L.&lt;/author&gt;&lt;author&gt;Schoenbaum, Geoffrey&lt;/author&gt;&lt;author&gt;Kahnt, Thorsten&lt;/author&gt;&lt;/authors&gt;&lt;/contributors&gt;&lt;titles&gt;&lt;title&gt;Targeted Stimulation of Human Orbitofrontal Networks Disrupts Outcome-Guided Behavior&lt;/title&gt;&lt;secondary-title&gt;Current Biology&lt;/secondary-title&gt;&lt;alt-title&gt;Current Biology&lt;/alt-title&gt;&lt;/titles&gt;&lt;periodical&gt;&lt;full-title&gt;Current Biology&lt;/full-title&gt;&lt;abbr-1&gt;Current Biology&lt;/abbr-1&gt;&lt;/periodical&gt;&lt;alt-periodical&gt;&lt;full-title&gt;Current Biology&lt;/full-title&gt;&lt;abbr-1&gt;Current Biology&lt;/abbr-1&gt;&lt;/alt-periodical&gt;&lt;pages&gt;490-498.e4&lt;/pages&gt;&lt;volume&gt;30&lt;/volume&gt;&lt;number&gt;3&lt;/number&gt;&lt;dates&gt;&lt;year&gt;2020&lt;/year&gt;&lt;pub-dates&gt;&lt;date&gt;2020/02//&lt;/date&gt;&lt;/pub-dates&gt;&lt;/dates&gt;&lt;isbn&gt;09609822&lt;/isbn&gt;&lt;urls&gt;&lt;related-urls&gt;&lt;url&gt;https://linkinghub.elsevier.com/retrieve/pii/S0960982219316021&lt;/url&gt;&lt;/related-urls&gt;&lt;/urls&gt;&lt;electronic-resource-num&gt;10.1016/j.cub.2019.12.007&lt;/electronic-resource-num&gt;&lt;remote-database-provider&gt;DOI.org (Crossref)&lt;/remote-database-provider&gt;&lt;language&gt;en&lt;/language&gt;&lt;access-date&gt;2020/09/18/01:48:33&lt;/access-date&gt;&lt;/record&gt;&lt;/Cite&gt;&lt;/EndNote&gt;</w:instrText>
      </w:r>
      <w:r>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5</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and further highlights the specificity of the pOFC involvement </w:t>
      </w:r>
      <w:del w:id="288" w:author="Kahnt, Thorsten (NIH/NIDA) [E]" w:date="2025-01-21T12:20:00Z">
        <w:r w:rsidR="00683C11" w:rsidDel="00E351AC">
          <w:rPr>
            <w:rFonts w:ascii="Arial" w:hAnsi="Arial" w:cs="Arial"/>
            <w:color w:val="000000" w:themeColor="text1"/>
            <w:sz w:val="22"/>
            <w:szCs w:val="22"/>
          </w:rPr>
          <w:delText>when establishing</w:delText>
        </w:r>
      </w:del>
      <w:ins w:id="289" w:author="Kahnt, Thorsten (NIH/NIDA) [E]" w:date="2025-01-21T12:20:00Z">
        <w:r w:rsidR="00E351AC">
          <w:rPr>
            <w:rFonts w:ascii="Arial" w:hAnsi="Arial" w:cs="Arial"/>
            <w:color w:val="000000" w:themeColor="text1"/>
            <w:sz w:val="22"/>
            <w:szCs w:val="22"/>
          </w:rPr>
          <w:t>in</w:t>
        </w:r>
      </w:ins>
      <w:r w:rsidR="00683C11">
        <w:rPr>
          <w:rFonts w:ascii="Arial" w:hAnsi="Arial" w:cs="Arial"/>
          <w:color w:val="000000" w:themeColor="text1"/>
          <w:sz w:val="22"/>
          <w:szCs w:val="22"/>
        </w:rPr>
        <w:t xml:space="preserve"> goal-directed behavior</w:t>
      </w:r>
      <w:del w:id="290" w:author="Kahnt, Thorsten (NIH/NIDA) [E]" w:date="2025-01-21T12:20:00Z">
        <w:r w:rsidR="00683C11" w:rsidDel="00E351AC">
          <w:rPr>
            <w:rFonts w:ascii="Arial" w:hAnsi="Arial" w:cs="Arial"/>
            <w:color w:val="000000" w:themeColor="text1"/>
            <w:sz w:val="22"/>
            <w:szCs w:val="22"/>
          </w:rPr>
          <w:delText>s</w:delText>
        </w:r>
      </w:del>
      <w:r w:rsidR="00683C11">
        <w:rPr>
          <w:rFonts w:ascii="Arial" w:hAnsi="Arial" w:cs="Arial"/>
          <w:color w:val="000000" w:themeColor="text1"/>
          <w:sz w:val="22"/>
          <w:szCs w:val="22"/>
        </w:rPr>
        <w:t xml:space="preserve">. </w:t>
      </w:r>
    </w:p>
    <w:p w14:paraId="4F1758F6" w14:textId="77777777" w:rsidR="00693AF1" w:rsidRPr="00244866" w:rsidRDefault="00693AF1" w:rsidP="003B254E">
      <w:pPr>
        <w:spacing w:after="120"/>
        <w:rPr>
          <w:rFonts w:ascii="Arial" w:hAnsi="Arial" w:cs="Arial"/>
          <w:color w:val="000000" w:themeColor="text1"/>
          <w:sz w:val="22"/>
          <w:szCs w:val="22"/>
        </w:rPr>
      </w:pPr>
    </w:p>
    <w:p w14:paraId="71DCBAC8" w14:textId="77777777" w:rsidR="00901E21" w:rsidRDefault="00434997" w:rsidP="00901E21">
      <w:pPr>
        <w:keepNext/>
        <w:spacing w:after="120"/>
        <w:jc w:val="center"/>
      </w:pPr>
      <w:r w:rsidRPr="00434997">
        <w:rPr>
          <w:rFonts w:ascii="Arial" w:hAnsi="Arial" w:cs="Arial"/>
          <w:noProof/>
          <w:color w:val="000000" w:themeColor="text1"/>
          <w:sz w:val="22"/>
          <w:szCs w:val="22"/>
        </w:rPr>
        <w:drawing>
          <wp:inline distT="0" distB="0" distL="0" distR="0" wp14:anchorId="005E9482" wp14:editId="1487486B">
            <wp:extent cx="5041557" cy="6196631"/>
            <wp:effectExtent l="0" t="0" r="635" b="1270"/>
            <wp:docPr id="1668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245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9090" cy="6230472"/>
                    </a:xfrm>
                    <a:prstGeom prst="rect">
                      <a:avLst/>
                    </a:prstGeom>
                  </pic:spPr>
                </pic:pic>
              </a:graphicData>
            </a:graphic>
          </wp:inline>
        </w:drawing>
      </w:r>
    </w:p>
    <w:p w14:paraId="4DAFF535" w14:textId="6E7698D2" w:rsidR="00927B91" w:rsidRPr="00673A49" w:rsidRDefault="00315FFB" w:rsidP="00927B91">
      <w:pPr>
        <w:pStyle w:val="Caption"/>
        <w:jc w:val="both"/>
        <w:rPr>
          <w:rFonts w:ascii="Arial" w:hAnsi="Arial" w:cs="Arial"/>
          <w:i w:val="0"/>
          <w:iCs w:val="0"/>
          <w:color w:val="auto"/>
        </w:rPr>
      </w:pPr>
      <w:r w:rsidRPr="00673A49">
        <w:rPr>
          <w:rFonts w:ascii="Arial" w:hAnsi="Arial" w:cs="Arial"/>
          <w:b/>
          <w:bCs/>
          <w:i w:val="0"/>
          <w:iCs w:val="0"/>
          <w:color w:val="auto"/>
        </w:rPr>
        <w:t>Fig.</w:t>
      </w:r>
      <w:r w:rsidR="00901E21" w:rsidRPr="00673A49">
        <w:rPr>
          <w:rFonts w:ascii="Arial" w:hAnsi="Arial" w:cs="Arial"/>
          <w:b/>
          <w:bCs/>
          <w:i w:val="0"/>
          <w:iCs w:val="0"/>
          <w:color w:val="auto"/>
        </w:rPr>
        <w:t xml:space="preserve"> </w:t>
      </w:r>
      <w:r w:rsidR="0098672B">
        <w:rPr>
          <w:rFonts w:ascii="Arial" w:hAnsi="Arial" w:cs="Arial"/>
          <w:b/>
          <w:bCs/>
          <w:i w:val="0"/>
          <w:iCs w:val="0"/>
          <w:color w:val="auto"/>
        </w:rPr>
        <w:t>5</w:t>
      </w:r>
      <w:r w:rsidR="00835FF7" w:rsidRPr="00673A49">
        <w:rPr>
          <w:rFonts w:ascii="Arial" w:hAnsi="Arial" w:cs="Arial"/>
          <w:b/>
          <w:bCs/>
          <w:i w:val="0"/>
          <w:iCs w:val="0"/>
          <w:color w:val="auto"/>
        </w:rPr>
        <w:t>.</w:t>
      </w:r>
      <w:r w:rsidR="00901E21" w:rsidRPr="00673A49">
        <w:rPr>
          <w:rFonts w:ascii="Arial" w:hAnsi="Arial" w:cs="Arial"/>
          <w:b/>
          <w:bCs/>
          <w:i w:val="0"/>
          <w:iCs w:val="0"/>
          <w:color w:val="auto"/>
        </w:rPr>
        <w:t xml:space="preserve"> </w:t>
      </w:r>
      <w:r w:rsidR="00DF4DC5" w:rsidRPr="00673A49">
        <w:rPr>
          <w:rFonts w:ascii="Arial" w:hAnsi="Arial" w:cs="Arial"/>
          <w:b/>
          <w:bCs/>
          <w:i w:val="0"/>
          <w:iCs w:val="0"/>
          <w:color w:val="auto"/>
        </w:rPr>
        <w:t>Posterior, but not anterior, OFC</w:t>
      </w:r>
      <w:r w:rsidR="007735EE" w:rsidRPr="00673A49">
        <w:rPr>
          <w:rFonts w:ascii="Arial" w:hAnsi="Arial" w:cs="Arial"/>
          <w:b/>
          <w:bCs/>
          <w:i w:val="0"/>
          <w:iCs w:val="0"/>
          <w:color w:val="auto"/>
        </w:rPr>
        <w:t>-</w:t>
      </w:r>
      <w:r w:rsidR="00FC1A64" w:rsidRPr="00673A49">
        <w:rPr>
          <w:rFonts w:ascii="Arial" w:hAnsi="Arial" w:cs="Arial"/>
          <w:b/>
          <w:bCs/>
          <w:i w:val="0"/>
          <w:iCs w:val="0"/>
          <w:color w:val="auto"/>
        </w:rPr>
        <w:t>targeted cTBS</w:t>
      </w:r>
      <w:r w:rsidR="00DF4DC5" w:rsidRPr="00673A49">
        <w:rPr>
          <w:rFonts w:ascii="Arial" w:hAnsi="Arial" w:cs="Arial"/>
          <w:b/>
          <w:bCs/>
          <w:i w:val="0"/>
          <w:iCs w:val="0"/>
          <w:color w:val="auto"/>
        </w:rPr>
        <w:t xml:space="preserve"> on Day 2 impaired outcome devaluation</w:t>
      </w:r>
      <w:r w:rsidR="00DF4DC5" w:rsidRPr="00673A49">
        <w:rPr>
          <w:rFonts w:ascii="Arial" w:hAnsi="Arial" w:cs="Arial"/>
          <w:i w:val="0"/>
          <w:iCs w:val="0"/>
          <w:color w:val="auto"/>
        </w:rPr>
        <w:t xml:space="preserve">. </w:t>
      </w:r>
      <w:r w:rsidR="0074069F">
        <w:rPr>
          <w:rFonts w:ascii="Arial" w:hAnsi="Arial" w:cs="Arial"/>
          <w:b/>
          <w:bCs/>
          <w:i w:val="0"/>
          <w:iCs w:val="0"/>
          <w:color w:val="auto"/>
        </w:rPr>
        <w:t>A</w:t>
      </w:r>
      <w:r w:rsidR="00063FEA" w:rsidRPr="00673A49">
        <w:rPr>
          <w:rFonts w:ascii="Arial" w:hAnsi="Arial" w:cs="Arial"/>
          <w:b/>
          <w:bCs/>
          <w:i w:val="0"/>
          <w:iCs w:val="0"/>
          <w:color w:val="auto"/>
        </w:rPr>
        <w:t>.</w:t>
      </w:r>
      <w:r w:rsidR="00063FEA" w:rsidRPr="00673A49">
        <w:rPr>
          <w:rFonts w:ascii="Arial" w:hAnsi="Arial" w:cs="Arial"/>
          <w:i w:val="0"/>
          <w:iCs w:val="0"/>
          <w:color w:val="auto"/>
        </w:rPr>
        <w:t xml:space="preserve"> Change of choice of sated odors in sweet-savory choices from pre-meal to post-meal test. </w:t>
      </w:r>
      <w:r w:rsidR="0074069F">
        <w:rPr>
          <w:rFonts w:ascii="Arial" w:hAnsi="Arial" w:cs="Arial"/>
          <w:b/>
          <w:bCs/>
          <w:i w:val="0"/>
          <w:iCs w:val="0"/>
          <w:color w:val="auto"/>
        </w:rPr>
        <w:t>B</w:t>
      </w:r>
      <w:r w:rsidR="00063FEA" w:rsidRPr="00673A49">
        <w:rPr>
          <w:rFonts w:ascii="Arial" w:hAnsi="Arial" w:cs="Arial"/>
          <w:b/>
          <w:bCs/>
          <w:i w:val="0"/>
          <w:iCs w:val="0"/>
          <w:color w:val="auto"/>
        </w:rPr>
        <w:t xml:space="preserve">. </w:t>
      </w:r>
      <w:r w:rsidR="00063FEA" w:rsidRPr="00673A49">
        <w:rPr>
          <w:rFonts w:ascii="Arial" w:hAnsi="Arial" w:cs="Arial"/>
          <w:i w:val="0"/>
          <w:iCs w:val="0"/>
          <w:color w:val="auto"/>
        </w:rPr>
        <w:t xml:space="preserve">Choice of sated odors in sweet-savory choices for sham-sham and sham-cTBS conditions, under aOFC-targeted and pOFC-targeted cTBS. </w:t>
      </w:r>
      <w:r w:rsidR="0074069F">
        <w:rPr>
          <w:rFonts w:ascii="Arial" w:hAnsi="Arial" w:cs="Arial"/>
          <w:b/>
          <w:bCs/>
          <w:i w:val="0"/>
          <w:iCs w:val="0"/>
          <w:color w:val="auto"/>
        </w:rPr>
        <w:t>C</w:t>
      </w:r>
      <w:r w:rsidR="00ED0C06" w:rsidRPr="00673A49">
        <w:rPr>
          <w:rFonts w:ascii="Arial" w:hAnsi="Arial" w:cs="Arial"/>
          <w:b/>
          <w:bCs/>
          <w:i w:val="0"/>
          <w:iCs w:val="0"/>
          <w:color w:val="auto"/>
        </w:rPr>
        <w:t xml:space="preserve">. </w:t>
      </w:r>
      <w:r w:rsidR="00927B91" w:rsidRPr="00673A49">
        <w:rPr>
          <w:rFonts w:ascii="Arial" w:hAnsi="Arial" w:cs="Arial"/>
          <w:i w:val="0"/>
          <w:iCs w:val="0"/>
          <w:color w:val="auto"/>
        </w:rPr>
        <w:t xml:space="preserve">Choice of odors </w:t>
      </w:r>
      <w:r w:rsidR="00C10F53" w:rsidRPr="00673A49">
        <w:rPr>
          <w:rFonts w:ascii="Arial" w:hAnsi="Arial" w:cs="Arial"/>
          <w:i w:val="0"/>
          <w:iCs w:val="0"/>
          <w:color w:val="auto"/>
        </w:rPr>
        <w:t xml:space="preserve">vs. clean air, for sated odors and non-sated odors, pre-meal and post-meal. </w:t>
      </w:r>
      <w:r w:rsidR="0074069F">
        <w:rPr>
          <w:rFonts w:ascii="Arial" w:hAnsi="Arial" w:cs="Arial"/>
          <w:b/>
          <w:bCs/>
          <w:i w:val="0"/>
          <w:iCs w:val="0"/>
          <w:color w:val="auto"/>
        </w:rPr>
        <w:t>D</w:t>
      </w:r>
      <w:r w:rsidR="00C10F53" w:rsidRPr="00673A49">
        <w:rPr>
          <w:rFonts w:ascii="Arial" w:hAnsi="Arial" w:cs="Arial"/>
          <w:b/>
          <w:bCs/>
          <w:i w:val="0"/>
          <w:iCs w:val="0"/>
          <w:color w:val="auto"/>
        </w:rPr>
        <w:t xml:space="preserve">. </w:t>
      </w:r>
      <w:r w:rsidR="00525D2A" w:rsidRPr="00673A49">
        <w:rPr>
          <w:rFonts w:ascii="Arial" w:hAnsi="Arial" w:cs="Arial"/>
          <w:i w:val="0"/>
          <w:iCs w:val="0"/>
          <w:color w:val="auto"/>
        </w:rPr>
        <w:t>Change of p</w:t>
      </w:r>
      <w:r w:rsidR="0016563A" w:rsidRPr="00673A49">
        <w:rPr>
          <w:rFonts w:ascii="Arial" w:hAnsi="Arial" w:cs="Arial"/>
          <w:i w:val="0"/>
          <w:iCs w:val="0"/>
          <w:color w:val="auto"/>
        </w:rPr>
        <w:t xml:space="preserve">reference of sated odors relative to non-sated odors, </w:t>
      </w:r>
      <w:r w:rsidR="00525D2A" w:rsidRPr="00673A49">
        <w:rPr>
          <w:rFonts w:ascii="Arial" w:hAnsi="Arial" w:cs="Arial"/>
          <w:i w:val="0"/>
          <w:iCs w:val="0"/>
          <w:color w:val="auto"/>
        </w:rPr>
        <w:t>by comparing odor choices</w:t>
      </w:r>
      <w:r w:rsidR="0016563A" w:rsidRPr="00673A49">
        <w:rPr>
          <w:rFonts w:ascii="Arial" w:hAnsi="Arial" w:cs="Arial"/>
          <w:i w:val="0"/>
          <w:iCs w:val="0"/>
          <w:color w:val="auto"/>
        </w:rPr>
        <w:t xml:space="preserve"> between odor vs. clean air. </w:t>
      </w:r>
      <w:r w:rsidR="003C46CD">
        <w:rPr>
          <w:rFonts w:ascii="Arial" w:hAnsi="Arial" w:cs="Arial"/>
          <w:b/>
          <w:bCs/>
          <w:i w:val="0"/>
          <w:iCs w:val="0"/>
          <w:color w:val="auto"/>
        </w:rPr>
        <w:t>E</w:t>
      </w:r>
      <w:r w:rsidR="00BE2DB8" w:rsidRPr="00883AA0">
        <w:rPr>
          <w:rFonts w:ascii="Arial" w:hAnsi="Arial" w:cs="Arial"/>
          <w:b/>
          <w:bCs/>
          <w:i w:val="0"/>
          <w:iCs w:val="0"/>
          <w:color w:val="auto"/>
        </w:rPr>
        <w:t xml:space="preserve">. </w:t>
      </w:r>
      <w:r w:rsidR="00BE2DB8" w:rsidRPr="00883AA0">
        <w:rPr>
          <w:rFonts w:ascii="Arial" w:hAnsi="Arial" w:cs="Arial"/>
          <w:i w:val="0"/>
          <w:iCs w:val="0"/>
          <w:color w:val="auto"/>
        </w:rPr>
        <w:t>Choice of sated odors options associated with each of the learned weight of the combination of sated and non-sated options</w:t>
      </w:r>
      <w:r w:rsidR="00686849">
        <w:rPr>
          <w:rFonts w:ascii="Arial" w:hAnsi="Arial" w:cs="Arial"/>
          <w:i w:val="0"/>
          <w:iCs w:val="0"/>
          <w:color w:val="auto"/>
        </w:rPr>
        <w:t>, separated by stimulation targeted</w:t>
      </w:r>
      <w:r w:rsidR="00727DAC">
        <w:rPr>
          <w:rFonts w:ascii="Arial" w:hAnsi="Arial" w:cs="Arial"/>
          <w:i w:val="0"/>
          <w:iCs w:val="0"/>
          <w:color w:val="auto"/>
        </w:rPr>
        <w:t xml:space="preserve"> </w:t>
      </w:r>
      <w:r w:rsidR="00686849">
        <w:rPr>
          <w:rFonts w:ascii="Arial" w:hAnsi="Arial" w:cs="Arial"/>
          <w:i w:val="0"/>
          <w:iCs w:val="0"/>
          <w:color w:val="auto"/>
        </w:rPr>
        <w:t xml:space="preserve">locations and conditions. </w:t>
      </w:r>
      <w:r w:rsidR="00727DAC">
        <w:rPr>
          <w:rFonts w:ascii="Arial" w:hAnsi="Arial" w:cs="Arial"/>
          <w:b/>
          <w:bCs/>
          <w:i w:val="0"/>
          <w:iCs w:val="0"/>
          <w:color w:val="auto"/>
        </w:rPr>
        <w:t>F</w:t>
      </w:r>
      <w:r w:rsidR="00727DAC" w:rsidRPr="00883AA0">
        <w:rPr>
          <w:rFonts w:ascii="Arial" w:hAnsi="Arial" w:cs="Arial"/>
          <w:i w:val="0"/>
          <w:iCs w:val="0"/>
          <w:color w:val="auto"/>
        </w:rPr>
        <w:t>. Choice of sated odors options with value difference</w:t>
      </w:r>
      <w:r w:rsidR="00727DAC">
        <w:rPr>
          <w:rFonts w:ascii="Arial" w:hAnsi="Arial" w:cs="Arial"/>
          <w:i w:val="0"/>
          <w:iCs w:val="0"/>
          <w:color w:val="auto"/>
        </w:rPr>
        <w:t xml:space="preserve">, separated by locations and conditions. </w:t>
      </w:r>
    </w:p>
    <w:p w14:paraId="74797D59" w14:textId="77777777" w:rsidR="004E1238" w:rsidRPr="00182B86" w:rsidRDefault="004E1238" w:rsidP="00182B86"/>
    <w:p w14:paraId="09045240" w14:textId="17700F6B" w:rsidR="00ED5E10" w:rsidRPr="00785BD1" w:rsidRDefault="00801EAC" w:rsidP="00A469AE">
      <w:pPr>
        <w:pStyle w:val="Heading3"/>
        <w:spacing w:before="120" w:after="120"/>
        <w:rPr>
          <w:rFonts w:ascii="Arial" w:hAnsi="Arial" w:cs="Arial"/>
          <w:b/>
          <w:bCs/>
          <w:i/>
          <w:iCs/>
          <w:color w:val="auto"/>
          <w:sz w:val="22"/>
          <w:szCs w:val="22"/>
        </w:rPr>
      </w:pPr>
      <w:r>
        <w:rPr>
          <w:rFonts w:ascii="Arial" w:hAnsi="Arial" w:cs="Arial"/>
          <w:b/>
          <w:bCs/>
          <w:i/>
          <w:iCs/>
          <w:color w:val="auto"/>
          <w:sz w:val="22"/>
          <w:szCs w:val="22"/>
        </w:rPr>
        <w:lastRenderedPageBreak/>
        <w:t>Anterior</w:t>
      </w:r>
      <w:ins w:id="291" w:author="Kahnt, Thorsten (NIH/NIDA) [E]" w:date="2025-01-21T12:25:00Z">
        <w:r w:rsidR="003A5789">
          <w:rPr>
            <w:rFonts w:ascii="Arial" w:hAnsi="Arial" w:cs="Arial"/>
            <w:b/>
            <w:bCs/>
            <w:i/>
            <w:iCs/>
            <w:color w:val="auto"/>
            <w:sz w:val="22"/>
            <w:szCs w:val="22"/>
          </w:rPr>
          <w:t xml:space="preserve"> OFC</w:t>
        </w:r>
      </w:ins>
      <w:ins w:id="292" w:author="Kahnt, Thorsten (NIH/NIDA) [E]" w:date="2025-01-21T12:26:00Z">
        <w:r w:rsidR="003A5789">
          <w:rPr>
            <w:rFonts w:ascii="Arial" w:hAnsi="Arial" w:cs="Arial"/>
            <w:b/>
            <w:bCs/>
            <w:i/>
            <w:iCs/>
            <w:color w:val="auto"/>
            <w:sz w:val="22"/>
            <w:szCs w:val="22"/>
          </w:rPr>
          <w:t>-</w:t>
        </w:r>
      </w:ins>
      <w:del w:id="293" w:author="Kahnt, Thorsten (NIH/NIDA) [E]" w:date="2025-01-21T12:25:00Z">
        <w:r w:rsidR="00D64865" w:rsidRPr="00785BD1" w:rsidDel="003A5789">
          <w:rPr>
            <w:rFonts w:ascii="Arial" w:hAnsi="Arial" w:cs="Arial"/>
            <w:b/>
            <w:bCs/>
            <w:i/>
            <w:iCs/>
            <w:color w:val="auto"/>
            <w:sz w:val="22"/>
            <w:szCs w:val="22"/>
          </w:rPr>
          <w:delText xml:space="preserve">, but not </w:delText>
        </w:r>
        <w:r w:rsidDel="003A5789">
          <w:rPr>
            <w:rFonts w:ascii="Arial" w:hAnsi="Arial" w:cs="Arial"/>
            <w:b/>
            <w:bCs/>
            <w:i/>
            <w:iCs/>
            <w:color w:val="auto"/>
            <w:sz w:val="22"/>
            <w:szCs w:val="22"/>
          </w:rPr>
          <w:delText>posterior</w:delText>
        </w:r>
        <w:r w:rsidR="00D64865" w:rsidRPr="00785BD1" w:rsidDel="003A5789">
          <w:rPr>
            <w:rFonts w:ascii="Arial" w:hAnsi="Arial" w:cs="Arial"/>
            <w:b/>
            <w:bCs/>
            <w:i/>
            <w:iCs/>
            <w:color w:val="auto"/>
            <w:sz w:val="22"/>
            <w:szCs w:val="22"/>
          </w:rPr>
          <w:delText xml:space="preserve">, </w:delText>
        </w:r>
      </w:del>
      <w:r w:rsidR="00D64865" w:rsidRPr="00785BD1">
        <w:rPr>
          <w:rFonts w:ascii="Arial" w:hAnsi="Arial" w:cs="Arial"/>
          <w:b/>
          <w:bCs/>
          <w:i/>
          <w:iCs/>
          <w:color w:val="auto"/>
          <w:sz w:val="22"/>
          <w:szCs w:val="22"/>
        </w:rPr>
        <w:t>targeted</w:t>
      </w:r>
      <w:del w:id="294" w:author="Kahnt, Thorsten (NIH/NIDA) [E]" w:date="2025-01-21T12:25:00Z">
        <w:r w:rsidR="002846FD" w:rsidRPr="00785BD1" w:rsidDel="003A5789">
          <w:rPr>
            <w:rFonts w:ascii="Arial" w:hAnsi="Arial" w:cs="Arial"/>
            <w:b/>
            <w:bCs/>
            <w:i/>
            <w:iCs/>
            <w:color w:val="auto"/>
            <w:sz w:val="22"/>
            <w:szCs w:val="22"/>
          </w:rPr>
          <w:delText>-</w:delText>
        </w:r>
        <w:r w:rsidR="00D64865" w:rsidRPr="00785BD1" w:rsidDel="003A5789">
          <w:rPr>
            <w:rFonts w:ascii="Arial" w:hAnsi="Arial" w:cs="Arial"/>
            <w:b/>
            <w:bCs/>
            <w:i/>
            <w:iCs/>
            <w:color w:val="auto"/>
            <w:sz w:val="22"/>
            <w:szCs w:val="22"/>
          </w:rPr>
          <w:delText>OFC</w:delText>
        </w:r>
      </w:del>
      <w:r w:rsidR="00D64865" w:rsidRPr="00785BD1">
        <w:rPr>
          <w:rFonts w:ascii="Arial" w:hAnsi="Arial" w:cs="Arial"/>
          <w:b/>
          <w:bCs/>
          <w:i/>
          <w:iCs/>
          <w:color w:val="auto"/>
          <w:sz w:val="22"/>
          <w:szCs w:val="22"/>
        </w:rPr>
        <w:t xml:space="preserve"> </w:t>
      </w:r>
      <w:del w:id="295" w:author="Kahnt, Thorsten (NIH/NIDA) [E]" w:date="2025-01-21T12:25:00Z">
        <w:r w:rsidR="00D64865" w:rsidRPr="00785BD1" w:rsidDel="003A5789">
          <w:rPr>
            <w:rFonts w:ascii="Arial" w:hAnsi="Arial" w:cs="Arial"/>
            <w:b/>
            <w:bCs/>
            <w:i/>
            <w:iCs/>
            <w:color w:val="auto"/>
            <w:sz w:val="22"/>
            <w:szCs w:val="22"/>
          </w:rPr>
          <w:delText xml:space="preserve">disruption </w:delText>
        </w:r>
      </w:del>
      <w:ins w:id="296" w:author="Kahnt, Thorsten (NIH/NIDA) [E]" w:date="2025-01-21T12:26:00Z">
        <w:r w:rsidR="003A5789">
          <w:rPr>
            <w:rFonts w:ascii="Arial" w:hAnsi="Arial" w:cs="Arial"/>
            <w:b/>
            <w:bCs/>
            <w:i/>
            <w:iCs/>
            <w:color w:val="auto"/>
            <w:sz w:val="22"/>
            <w:szCs w:val="22"/>
          </w:rPr>
          <w:t>cTBS</w:t>
        </w:r>
      </w:ins>
      <w:ins w:id="297" w:author="Kahnt, Thorsten (NIH/NIDA) [E]" w:date="2025-01-21T12:25:00Z">
        <w:r w:rsidR="003A5789" w:rsidRPr="00785BD1">
          <w:rPr>
            <w:rFonts w:ascii="Arial" w:hAnsi="Arial" w:cs="Arial"/>
            <w:b/>
            <w:bCs/>
            <w:i/>
            <w:iCs/>
            <w:color w:val="auto"/>
            <w:sz w:val="22"/>
            <w:szCs w:val="22"/>
          </w:rPr>
          <w:t xml:space="preserve"> </w:t>
        </w:r>
      </w:ins>
      <w:del w:id="298" w:author="Kahnt, Thorsten (NIH/NIDA) [E]" w:date="2025-01-21T12:26:00Z">
        <w:r w:rsidR="00D64865" w:rsidRPr="00785BD1" w:rsidDel="003A5789">
          <w:rPr>
            <w:rFonts w:ascii="Arial" w:hAnsi="Arial" w:cs="Arial"/>
            <w:b/>
            <w:bCs/>
            <w:i/>
            <w:iCs/>
            <w:color w:val="auto"/>
            <w:sz w:val="22"/>
            <w:szCs w:val="22"/>
          </w:rPr>
          <w:delText xml:space="preserve">on Day </w:delText>
        </w:r>
        <w:r w:rsidR="00F235C4" w:rsidRPr="00785BD1" w:rsidDel="003A5789">
          <w:rPr>
            <w:rFonts w:ascii="Arial" w:hAnsi="Arial" w:cs="Arial"/>
            <w:b/>
            <w:bCs/>
            <w:i/>
            <w:iCs/>
            <w:color w:val="auto"/>
            <w:sz w:val="22"/>
            <w:szCs w:val="22"/>
          </w:rPr>
          <w:delText>1</w:delText>
        </w:r>
      </w:del>
      <w:ins w:id="299" w:author="Kahnt, Thorsten (NIH/NIDA) [E]" w:date="2025-01-21T12:26:00Z">
        <w:r w:rsidR="003A5789">
          <w:rPr>
            <w:rFonts w:ascii="Arial" w:hAnsi="Arial" w:cs="Arial"/>
            <w:b/>
            <w:bCs/>
            <w:i/>
            <w:iCs/>
            <w:color w:val="auto"/>
            <w:sz w:val="22"/>
            <w:szCs w:val="22"/>
          </w:rPr>
          <w:t>before discrimination learning</w:t>
        </w:r>
      </w:ins>
      <w:r w:rsidR="00D64865" w:rsidRPr="00785BD1">
        <w:rPr>
          <w:rFonts w:ascii="Arial" w:hAnsi="Arial" w:cs="Arial"/>
          <w:b/>
          <w:bCs/>
          <w:i/>
          <w:iCs/>
          <w:color w:val="auto"/>
          <w:sz w:val="22"/>
          <w:szCs w:val="22"/>
        </w:rPr>
        <w:t xml:space="preserve"> impaired</w:t>
      </w:r>
      <w:r w:rsidR="002251EB" w:rsidRPr="00785BD1">
        <w:rPr>
          <w:rFonts w:ascii="Arial" w:hAnsi="Arial" w:cs="Arial"/>
          <w:b/>
          <w:bCs/>
          <w:i/>
          <w:iCs/>
          <w:color w:val="auto"/>
          <w:sz w:val="22"/>
          <w:szCs w:val="22"/>
        </w:rPr>
        <w:t xml:space="preserve"> </w:t>
      </w:r>
      <w:r w:rsidR="005137AB">
        <w:rPr>
          <w:rFonts w:ascii="Arial" w:hAnsi="Arial" w:cs="Arial"/>
          <w:b/>
          <w:bCs/>
          <w:i/>
          <w:iCs/>
          <w:color w:val="auto"/>
          <w:sz w:val="22"/>
          <w:szCs w:val="22"/>
        </w:rPr>
        <w:t>subsequent</w:t>
      </w:r>
      <w:r w:rsidR="00891502">
        <w:rPr>
          <w:rFonts w:ascii="Arial" w:hAnsi="Arial" w:cs="Arial"/>
          <w:b/>
          <w:bCs/>
          <w:i/>
          <w:iCs/>
          <w:color w:val="auto"/>
          <w:sz w:val="22"/>
          <w:szCs w:val="22"/>
        </w:rPr>
        <w:t xml:space="preserve"> outcome</w:t>
      </w:r>
      <w:r w:rsidR="005137AB">
        <w:rPr>
          <w:rFonts w:ascii="Arial" w:hAnsi="Arial" w:cs="Arial"/>
          <w:b/>
          <w:bCs/>
          <w:i/>
          <w:iCs/>
          <w:color w:val="auto"/>
          <w:sz w:val="22"/>
          <w:szCs w:val="22"/>
        </w:rPr>
        <w:t xml:space="preserve"> devaluation</w:t>
      </w:r>
    </w:p>
    <w:p w14:paraId="78B2457F" w14:textId="310E49B8" w:rsidR="00F67BDC" w:rsidRDefault="007A73F0" w:rsidP="00394DEA">
      <w:pPr>
        <w:spacing w:before="120" w:after="60"/>
        <w:rPr>
          <w:rFonts w:ascii="Arial" w:hAnsi="Arial" w:cs="Arial"/>
          <w:sz w:val="22"/>
          <w:szCs w:val="22"/>
        </w:rPr>
      </w:pPr>
      <w:bookmarkStart w:id="300" w:name="OLE_LINK60"/>
      <w:r w:rsidRPr="007A73F0">
        <w:rPr>
          <w:rFonts w:ascii="Arial" w:hAnsi="Arial" w:cs="Arial"/>
          <w:sz w:val="22"/>
          <w:szCs w:val="22"/>
        </w:rPr>
        <w:t xml:space="preserve">We </w:t>
      </w:r>
      <w:del w:id="301" w:author="Kahnt, Thorsten (NIH/NIDA) [E]" w:date="2025-01-21T12:26:00Z">
        <w:r w:rsidRPr="007A73F0" w:rsidDel="003A5789">
          <w:rPr>
            <w:rFonts w:ascii="Arial" w:hAnsi="Arial" w:cs="Arial"/>
            <w:sz w:val="22"/>
            <w:szCs w:val="22"/>
          </w:rPr>
          <w:delText xml:space="preserve">also </w:delText>
        </w:r>
      </w:del>
      <w:ins w:id="302" w:author="Kahnt, Thorsten (NIH/NIDA) [E]" w:date="2025-01-21T12:26:00Z">
        <w:r w:rsidR="003A5789">
          <w:rPr>
            <w:rFonts w:ascii="Arial" w:hAnsi="Arial" w:cs="Arial"/>
            <w:sz w:val="22"/>
            <w:szCs w:val="22"/>
          </w:rPr>
          <w:t>then</w:t>
        </w:r>
        <w:r w:rsidR="003A5789" w:rsidRPr="007A73F0">
          <w:rPr>
            <w:rFonts w:ascii="Arial" w:hAnsi="Arial" w:cs="Arial"/>
            <w:sz w:val="22"/>
            <w:szCs w:val="22"/>
          </w:rPr>
          <w:t xml:space="preserve"> </w:t>
        </w:r>
      </w:ins>
      <w:r w:rsidRPr="007A73F0">
        <w:rPr>
          <w:rFonts w:ascii="Arial" w:hAnsi="Arial" w:cs="Arial"/>
          <w:sz w:val="22"/>
          <w:szCs w:val="22"/>
        </w:rPr>
        <w:t xml:space="preserve">explored whether </w:t>
      </w:r>
      <w:del w:id="303" w:author="Kahnt, Thorsten (NIH/NIDA) [E]" w:date="2025-01-21T12:26:00Z">
        <w:r w:rsidR="00B86987" w:rsidDel="003A5789">
          <w:rPr>
            <w:rFonts w:ascii="Arial" w:hAnsi="Arial" w:cs="Arial"/>
            <w:sz w:val="22"/>
            <w:szCs w:val="22"/>
          </w:rPr>
          <w:delText xml:space="preserve">OFC-targeted </w:delText>
        </w:r>
      </w:del>
      <w:r w:rsidR="00B86987">
        <w:rPr>
          <w:rFonts w:ascii="Arial" w:hAnsi="Arial" w:cs="Arial"/>
          <w:sz w:val="22"/>
          <w:szCs w:val="22"/>
        </w:rPr>
        <w:t>cTBS</w:t>
      </w:r>
      <w:r w:rsidR="006B57D6">
        <w:rPr>
          <w:rFonts w:ascii="Arial" w:hAnsi="Arial" w:cs="Arial"/>
          <w:sz w:val="22"/>
          <w:szCs w:val="22"/>
        </w:rPr>
        <w:t xml:space="preserve"> </w:t>
      </w:r>
      <w:ins w:id="304" w:author="Kahnt, Thorsten (NIH/NIDA) [E]" w:date="2025-01-21T12:27:00Z">
        <w:r w:rsidR="003A5789">
          <w:rPr>
            <w:rFonts w:ascii="Arial" w:hAnsi="Arial" w:cs="Arial"/>
            <w:sz w:val="22"/>
            <w:szCs w:val="22"/>
          </w:rPr>
          <w:t xml:space="preserve">targeting </w:t>
        </w:r>
      </w:ins>
      <w:del w:id="305" w:author="Kahnt, Thorsten (NIH/NIDA) [E]" w:date="2025-01-21T12:27:00Z">
        <w:r w:rsidR="006B57D6" w:rsidDel="003A5789">
          <w:rPr>
            <w:rFonts w:ascii="Arial" w:hAnsi="Arial" w:cs="Arial"/>
            <w:sz w:val="22"/>
            <w:szCs w:val="22"/>
          </w:rPr>
          <w:delText xml:space="preserve">(either on </w:delText>
        </w:r>
      </w:del>
      <w:r w:rsidR="006B57D6">
        <w:rPr>
          <w:rFonts w:ascii="Arial" w:hAnsi="Arial" w:cs="Arial"/>
          <w:sz w:val="22"/>
          <w:szCs w:val="22"/>
        </w:rPr>
        <w:t xml:space="preserve">aOFC </w:t>
      </w:r>
      <w:del w:id="306" w:author="Kahnt, Thorsten (NIH/NIDA) [E]" w:date="2025-01-21T12:27:00Z">
        <w:r w:rsidR="006B57D6" w:rsidDel="003A5789">
          <w:rPr>
            <w:rFonts w:ascii="Arial" w:hAnsi="Arial" w:cs="Arial"/>
            <w:sz w:val="22"/>
            <w:szCs w:val="22"/>
          </w:rPr>
          <w:delText xml:space="preserve">or </w:delText>
        </w:r>
      </w:del>
      <w:ins w:id="307" w:author="Kahnt, Thorsten (NIH/NIDA) [E]" w:date="2025-01-21T12:27:00Z">
        <w:r w:rsidR="003A5789">
          <w:rPr>
            <w:rFonts w:ascii="Arial" w:hAnsi="Arial" w:cs="Arial"/>
            <w:sz w:val="22"/>
            <w:szCs w:val="22"/>
          </w:rPr>
          <w:t>and</w:t>
        </w:r>
        <w:r w:rsidR="003A5789">
          <w:rPr>
            <w:rFonts w:ascii="Arial" w:hAnsi="Arial" w:cs="Arial"/>
            <w:sz w:val="22"/>
            <w:szCs w:val="22"/>
          </w:rPr>
          <w:t xml:space="preserve"> </w:t>
        </w:r>
      </w:ins>
      <w:r w:rsidR="006B57D6">
        <w:rPr>
          <w:rFonts w:ascii="Arial" w:hAnsi="Arial" w:cs="Arial"/>
          <w:sz w:val="22"/>
          <w:szCs w:val="22"/>
        </w:rPr>
        <w:t>pOFC</w:t>
      </w:r>
      <w:del w:id="308" w:author="Kahnt, Thorsten (NIH/NIDA) [E]" w:date="2025-01-21T12:27:00Z">
        <w:r w:rsidR="006B57D6" w:rsidDel="003A5789">
          <w:rPr>
            <w:rFonts w:ascii="Arial" w:hAnsi="Arial" w:cs="Arial"/>
            <w:sz w:val="22"/>
            <w:szCs w:val="22"/>
          </w:rPr>
          <w:delText>)</w:delText>
        </w:r>
        <w:r w:rsidRPr="007A73F0" w:rsidDel="003A5789">
          <w:rPr>
            <w:rFonts w:ascii="Arial" w:hAnsi="Arial" w:cs="Arial"/>
            <w:sz w:val="22"/>
            <w:szCs w:val="22"/>
          </w:rPr>
          <w:delText xml:space="preserve"> </w:delText>
        </w:r>
        <w:r w:rsidR="006A1D13" w:rsidDel="003A5789">
          <w:rPr>
            <w:rFonts w:ascii="Arial" w:hAnsi="Arial" w:cs="Arial"/>
            <w:sz w:val="22"/>
            <w:szCs w:val="22"/>
          </w:rPr>
          <w:delText>on Day 1</w:delText>
        </w:r>
      </w:del>
      <w:ins w:id="309" w:author="Kahnt, Thorsten (NIH/NIDA) [E]" w:date="2025-01-21T12:27:00Z">
        <w:r w:rsidR="003A5789">
          <w:rPr>
            <w:rFonts w:ascii="Arial" w:hAnsi="Arial" w:cs="Arial"/>
            <w:sz w:val="22"/>
            <w:szCs w:val="22"/>
          </w:rPr>
          <w:t xml:space="preserve"> before learning</w:t>
        </w:r>
      </w:ins>
      <w:r w:rsidR="006A1D13">
        <w:rPr>
          <w:rFonts w:ascii="Arial" w:hAnsi="Arial" w:cs="Arial"/>
          <w:sz w:val="22"/>
          <w:szCs w:val="22"/>
        </w:rPr>
        <w:t xml:space="preserve"> </w:t>
      </w:r>
      <w:r w:rsidR="00604F07">
        <w:rPr>
          <w:rFonts w:ascii="Arial" w:hAnsi="Arial" w:cs="Arial"/>
          <w:sz w:val="22"/>
          <w:szCs w:val="22"/>
        </w:rPr>
        <w:t>could aff</w:t>
      </w:r>
      <w:r w:rsidRPr="007A73F0">
        <w:rPr>
          <w:rFonts w:ascii="Arial" w:hAnsi="Arial" w:cs="Arial"/>
          <w:sz w:val="22"/>
          <w:szCs w:val="22"/>
        </w:rPr>
        <w:t>ect outcome devaluation</w:t>
      </w:r>
      <w:r w:rsidR="00F02902">
        <w:rPr>
          <w:rFonts w:ascii="Arial" w:hAnsi="Arial" w:cs="Arial"/>
          <w:sz w:val="22"/>
          <w:szCs w:val="22"/>
        </w:rPr>
        <w:t xml:space="preserve"> </w:t>
      </w:r>
      <w:del w:id="310" w:author="Kahnt, Thorsten (NIH/NIDA) [E]" w:date="2025-01-21T12:27:00Z">
        <w:r w:rsidR="00F02902" w:rsidDel="003A5789">
          <w:rPr>
            <w:rFonts w:ascii="Arial" w:hAnsi="Arial" w:cs="Arial"/>
            <w:sz w:val="22"/>
            <w:szCs w:val="22"/>
          </w:rPr>
          <w:delText xml:space="preserve">observed </w:delText>
        </w:r>
      </w:del>
      <w:ins w:id="311" w:author="Kahnt, Thorsten (NIH/NIDA) [E]" w:date="2025-01-21T12:27:00Z">
        <w:r w:rsidR="003A5789">
          <w:rPr>
            <w:rFonts w:ascii="Arial" w:hAnsi="Arial" w:cs="Arial"/>
            <w:sz w:val="22"/>
            <w:szCs w:val="22"/>
          </w:rPr>
          <w:t>measured</w:t>
        </w:r>
        <w:r w:rsidR="003A5789">
          <w:rPr>
            <w:rFonts w:ascii="Arial" w:hAnsi="Arial" w:cs="Arial"/>
            <w:sz w:val="22"/>
            <w:szCs w:val="22"/>
          </w:rPr>
          <w:t xml:space="preserve"> </w:t>
        </w:r>
      </w:ins>
      <w:r w:rsidR="00F02902">
        <w:rPr>
          <w:rFonts w:ascii="Arial" w:hAnsi="Arial" w:cs="Arial"/>
          <w:sz w:val="22"/>
          <w:szCs w:val="22"/>
        </w:rPr>
        <w:t>on Day 2</w:t>
      </w:r>
      <w:del w:id="312" w:author="Kahnt, Thorsten (NIH/NIDA) [E]" w:date="2025-01-21T12:27:00Z">
        <w:r w:rsidR="00F02902" w:rsidDel="003A5789">
          <w:rPr>
            <w:rFonts w:ascii="Arial" w:hAnsi="Arial" w:cs="Arial"/>
            <w:sz w:val="22"/>
            <w:szCs w:val="22"/>
          </w:rPr>
          <w:delText xml:space="preserve">. </w:delText>
        </w:r>
      </w:del>
      <w:ins w:id="313" w:author="Kahnt, Thorsten (NIH/NIDA) [E]" w:date="2025-01-21T12:27:00Z">
        <w:r w:rsidR="003A5789">
          <w:rPr>
            <w:rFonts w:ascii="Arial" w:hAnsi="Arial" w:cs="Arial"/>
            <w:sz w:val="22"/>
            <w:szCs w:val="22"/>
          </w:rPr>
          <w:t xml:space="preserve">, as would be expected </w:t>
        </w:r>
      </w:ins>
      <w:del w:id="314" w:author="Kahnt, Thorsten (NIH/NIDA) [E]" w:date="2025-01-21T12:27:00Z">
        <w:r w:rsidR="00F02902" w:rsidDel="003A5789">
          <w:rPr>
            <w:rFonts w:ascii="Arial" w:hAnsi="Arial" w:cs="Arial"/>
            <w:sz w:val="22"/>
            <w:szCs w:val="22"/>
          </w:rPr>
          <w:delText xml:space="preserve">This effect might occur </w:delText>
        </w:r>
      </w:del>
      <w:r w:rsidR="00F02902">
        <w:rPr>
          <w:rFonts w:ascii="Arial" w:hAnsi="Arial" w:cs="Arial"/>
          <w:sz w:val="22"/>
          <w:szCs w:val="22"/>
        </w:rPr>
        <w:t xml:space="preserve">if cTBS </w:t>
      </w:r>
      <w:del w:id="315" w:author="Kahnt, Thorsten (NIH/NIDA) [E]" w:date="2025-01-21T12:27:00Z">
        <w:r w:rsidR="00F02902" w:rsidDel="003A5789">
          <w:rPr>
            <w:rFonts w:ascii="Arial" w:hAnsi="Arial" w:cs="Arial"/>
            <w:sz w:val="22"/>
            <w:szCs w:val="22"/>
          </w:rPr>
          <w:delText xml:space="preserve">disrupts </w:delText>
        </w:r>
      </w:del>
      <w:ins w:id="316" w:author="Kahnt, Thorsten (NIH/NIDA) [E]" w:date="2025-01-21T12:27:00Z">
        <w:r w:rsidR="003A5789">
          <w:rPr>
            <w:rFonts w:ascii="Arial" w:hAnsi="Arial" w:cs="Arial"/>
            <w:sz w:val="22"/>
            <w:szCs w:val="22"/>
          </w:rPr>
          <w:t>disrupt</w:t>
        </w:r>
        <w:r w:rsidR="003A5789">
          <w:rPr>
            <w:rFonts w:ascii="Arial" w:hAnsi="Arial" w:cs="Arial"/>
            <w:sz w:val="22"/>
            <w:szCs w:val="22"/>
          </w:rPr>
          <w:t>ed</w:t>
        </w:r>
        <w:r w:rsidR="003A5789">
          <w:rPr>
            <w:rFonts w:ascii="Arial" w:hAnsi="Arial" w:cs="Arial"/>
            <w:sz w:val="22"/>
            <w:szCs w:val="22"/>
          </w:rPr>
          <w:t xml:space="preserve"> </w:t>
        </w:r>
      </w:ins>
      <w:r w:rsidR="00F02902">
        <w:rPr>
          <w:rFonts w:ascii="Arial" w:hAnsi="Arial" w:cs="Arial"/>
          <w:sz w:val="22"/>
          <w:szCs w:val="22"/>
        </w:rPr>
        <w:t xml:space="preserve">the learning of stimulus-reward identity. </w:t>
      </w:r>
      <w:del w:id="317" w:author="Kahnt, Thorsten (NIH/NIDA) [E]" w:date="2025-01-21T12:28:00Z">
        <w:r w:rsidR="00F70812" w:rsidRPr="00F70A9F" w:rsidDel="003A5789">
          <w:rPr>
            <w:rFonts w:ascii="Arial" w:hAnsi="Arial" w:cs="Arial"/>
            <w:sz w:val="22"/>
            <w:szCs w:val="22"/>
          </w:rPr>
          <w:delText>Our hypothesis is</w:delText>
        </w:r>
      </w:del>
      <w:ins w:id="318" w:author="Kahnt, Thorsten (NIH/NIDA) [E]" w:date="2025-01-21T12:28:00Z">
        <w:r w:rsidR="003A5789">
          <w:rPr>
            <w:rFonts w:ascii="Arial" w:hAnsi="Arial" w:cs="Arial"/>
            <w:sz w:val="22"/>
            <w:szCs w:val="22"/>
          </w:rPr>
          <w:t>We predicted</w:t>
        </w:r>
      </w:ins>
      <w:r w:rsidR="00F70812" w:rsidRPr="00F70A9F">
        <w:rPr>
          <w:rFonts w:ascii="Arial" w:hAnsi="Arial" w:cs="Arial"/>
          <w:sz w:val="22"/>
          <w:szCs w:val="22"/>
        </w:rPr>
        <w:t xml:space="preserve"> that </w:t>
      </w:r>
      <w:r w:rsidR="00064FB8" w:rsidRPr="00F70A9F">
        <w:rPr>
          <w:rFonts w:ascii="Arial" w:hAnsi="Arial" w:cs="Arial"/>
          <w:sz w:val="22"/>
          <w:szCs w:val="22"/>
        </w:rPr>
        <w:t xml:space="preserve">aOFC-targeted </w:t>
      </w:r>
      <w:r w:rsidR="00F70812" w:rsidRPr="00F70A9F">
        <w:rPr>
          <w:rFonts w:ascii="Arial" w:hAnsi="Arial" w:cs="Arial"/>
          <w:sz w:val="22"/>
          <w:szCs w:val="22"/>
        </w:rPr>
        <w:t>cTB</w:t>
      </w:r>
      <w:r w:rsidR="00560FB1" w:rsidRPr="00F70A9F">
        <w:rPr>
          <w:rFonts w:ascii="Arial" w:hAnsi="Arial" w:cs="Arial"/>
          <w:sz w:val="22"/>
          <w:szCs w:val="22"/>
        </w:rPr>
        <w:t>S</w:t>
      </w:r>
      <w:r w:rsidR="00064FB8" w:rsidRPr="00F70A9F">
        <w:rPr>
          <w:rFonts w:ascii="Arial" w:hAnsi="Arial" w:cs="Arial"/>
          <w:sz w:val="22"/>
          <w:szCs w:val="22"/>
        </w:rPr>
        <w:t xml:space="preserve"> </w:t>
      </w:r>
      <w:r w:rsidR="00DC3E95" w:rsidRPr="00F70A9F">
        <w:rPr>
          <w:rFonts w:ascii="Arial" w:hAnsi="Arial" w:cs="Arial"/>
          <w:sz w:val="22"/>
          <w:szCs w:val="22"/>
        </w:rPr>
        <w:t>dis</w:t>
      </w:r>
      <w:r w:rsidR="00DC3E95">
        <w:rPr>
          <w:rFonts w:ascii="Arial" w:hAnsi="Arial" w:cs="Arial"/>
          <w:sz w:val="22"/>
          <w:szCs w:val="22"/>
        </w:rPr>
        <w:t>rupt</w:t>
      </w:r>
      <w:r w:rsidR="00F70812">
        <w:rPr>
          <w:rFonts w:ascii="Arial" w:hAnsi="Arial" w:cs="Arial"/>
          <w:sz w:val="22"/>
          <w:szCs w:val="22"/>
        </w:rPr>
        <w:t>s</w:t>
      </w:r>
      <w:r w:rsidR="00DC3E95">
        <w:rPr>
          <w:rFonts w:ascii="Arial" w:hAnsi="Arial" w:cs="Arial"/>
          <w:sz w:val="22"/>
          <w:szCs w:val="22"/>
        </w:rPr>
        <w:t xml:space="preserve"> the latent learning of reward identity</w:t>
      </w:r>
      <w:r w:rsidR="007B32B7">
        <w:rPr>
          <w:rFonts w:ascii="Arial" w:hAnsi="Arial" w:cs="Arial"/>
          <w:sz w:val="22"/>
          <w:szCs w:val="22"/>
        </w:rPr>
        <w:t xml:space="preserve"> on Day 1</w:t>
      </w:r>
      <w:r w:rsidR="00DC3E95">
        <w:rPr>
          <w:rFonts w:ascii="Arial" w:hAnsi="Arial" w:cs="Arial"/>
          <w:sz w:val="22"/>
          <w:szCs w:val="22"/>
        </w:rPr>
        <w:t xml:space="preserve">. </w:t>
      </w:r>
    </w:p>
    <w:bookmarkEnd w:id="300"/>
    <w:p w14:paraId="1711345A" w14:textId="77777777" w:rsidR="00F84790" w:rsidRDefault="00F84790" w:rsidP="00394DEA">
      <w:pPr>
        <w:spacing w:before="120" w:after="60"/>
        <w:rPr>
          <w:rFonts w:ascii="Arial" w:hAnsi="Arial" w:cs="Arial"/>
          <w:sz w:val="22"/>
          <w:szCs w:val="22"/>
        </w:rPr>
      </w:pPr>
    </w:p>
    <w:p w14:paraId="6EB5A3D0" w14:textId="77777777" w:rsidR="00F6712B" w:rsidRDefault="00F6712B" w:rsidP="008C5BB5">
      <w:pPr>
        <w:keepNext/>
        <w:spacing w:after="120"/>
        <w:jc w:val="center"/>
      </w:pPr>
      <w:r w:rsidRPr="00F6712B">
        <w:rPr>
          <w:rFonts w:ascii="Arial" w:hAnsi="Arial" w:cs="Arial"/>
          <w:noProof/>
          <w:color w:val="000000" w:themeColor="text1"/>
          <w:sz w:val="22"/>
          <w:szCs w:val="22"/>
        </w:rPr>
        <w:drawing>
          <wp:inline distT="0" distB="0" distL="0" distR="0" wp14:anchorId="28167929" wp14:editId="2F4210B2">
            <wp:extent cx="3861487" cy="5697720"/>
            <wp:effectExtent l="0" t="0" r="0" b="5080"/>
            <wp:docPr id="8318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28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6448" cy="5719796"/>
                    </a:xfrm>
                    <a:prstGeom prst="rect">
                      <a:avLst/>
                    </a:prstGeom>
                  </pic:spPr>
                </pic:pic>
              </a:graphicData>
            </a:graphic>
          </wp:inline>
        </w:drawing>
      </w:r>
    </w:p>
    <w:p w14:paraId="235C99DE" w14:textId="7B50E595" w:rsidR="00716669" w:rsidRDefault="00315FFB" w:rsidP="005115C2">
      <w:pPr>
        <w:pStyle w:val="Caption"/>
        <w:rPr>
          <w:rFonts w:ascii="Arial" w:hAnsi="Arial" w:cs="Arial"/>
          <w:i w:val="0"/>
          <w:iCs w:val="0"/>
          <w:color w:val="auto"/>
          <w:lang w:eastAsia="zh-CN"/>
        </w:rPr>
      </w:pPr>
      <w:commentRangeStart w:id="319"/>
      <w:r w:rsidRPr="004747BC">
        <w:rPr>
          <w:rFonts w:ascii="Arial" w:hAnsi="Arial" w:cs="Arial"/>
          <w:b/>
          <w:bCs/>
          <w:i w:val="0"/>
          <w:iCs w:val="0"/>
          <w:color w:val="auto"/>
        </w:rPr>
        <w:t>Fig.</w:t>
      </w:r>
      <w:r w:rsidR="00F6712B" w:rsidRPr="004747BC">
        <w:rPr>
          <w:rFonts w:ascii="Arial" w:hAnsi="Arial" w:cs="Arial"/>
          <w:b/>
          <w:bCs/>
          <w:i w:val="0"/>
          <w:iCs w:val="0"/>
          <w:color w:val="auto"/>
        </w:rPr>
        <w:t xml:space="preserve"> </w:t>
      </w:r>
      <w:r w:rsidR="00976CD4">
        <w:rPr>
          <w:rFonts w:ascii="Arial" w:hAnsi="Arial" w:cs="Arial"/>
          <w:b/>
          <w:bCs/>
          <w:i w:val="0"/>
          <w:iCs w:val="0"/>
          <w:color w:val="auto"/>
        </w:rPr>
        <w:t>6</w:t>
      </w:r>
      <w:r w:rsidR="00BE57B7" w:rsidRPr="004747BC">
        <w:rPr>
          <w:rFonts w:ascii="Arial" w:hAnsi="Arial" w:cs="Arial"/>
          <w:b/>
          <w:bCs/>
          <w:i w:val="0"/>
          <w:iCs w:val="0"/>
          <w:color w:val="auto"/>
        </w:rPr>
        <w:t>.</w:t>
      </w:r>
      <w:r w:rsidR="00BE57B7" w:rsidRPr="004747BC">
        <w:rPr>
          <w:rFonts w:ascii="Arial" w:hAnsi="Arial" w:cs="Arial"/>
          <w:i w:val="0"/>
          <w:iCs w:val="0"/>
          <w:color w:val="auto"/>
        </w:rPr>
        <w:t xml:space="preserve"> </w:t>
      </w:r>
      <w:commentRangeEnd w:id="319"/>
      <w:r w:rsidR="003A5789">
        <w:rPr>
          <w:rStyle w:val="CommentReference"/>
          <w:i w:val="0"/>
          <w:iCs w:val="0"/>
          <w:color w:val="auto"/>
        </w:rPr>
        <w:commentReference w:id="319"/>
      </w:r>
      <w:r w:rsidR="003D3BEE">
        <w:rPr>
          <w:rFonts w:ascii="Arial" w:hAnsi="Arial" w:cs="Arial"/>
          <w:b/>
          <w:bCs/>
          <w:i w:val="0"/>
          <w:iCs w:val="0"/>
          <w:color w:val="auto"/>
        </w:rPr>
        <w:t>Anterior</w:t>
      </w:r>
      <w:r w:rsidR="00BE57B7" w:rsidRPr="004747BC">
        <w:rPr>
          <w:rFonts w:ascii="Arial" w:hAnsi="Arial" w:cs="Arial"/>
          <w:b/>
          <w:bCs/>
          <w:i w:val="0"/>
          <w:iCs w:val="0"/>
          <w:color w:val="auto"/>
        </w:rPr>
        <w:t xml:space="preserve">, but not </w:t>
      </w:r>
      <w:r w:rsidR="003D3BEE">
        <w:rPr>
          <w:rFonts w:ascii="Arial" w:hAnsi="Arial" w:cs="Arial"/>
          <w:b/>
          <w:bCs/>
          <w:i w:val="0"/>
          <w:iCs w:val="0"/>
          <w:color w:val="auto"/>
        </w:rPr>
        <w:t>posterior</w:t>
      </w:r>
      <w:r w:rsidR="00BE57B7" w:rsidRPr="004747BC">
        <w:rPr>
          <w:rFonts w:ascii="Arial" w:hAnsi="Arial" w:cs="Arial"/>
          <w:b/>
          <w:bCs/>
          <w:i w:val="0"/>
          <w:iCs w:val="0"/>
          <w:color w:val="auto"/>
        </w:rPr>
        <w:t xml:space="preserve">, </w:t>
      </w:r>
      <w:r w:rsidR="00AD6C99" w:rsidRPr="004747BC">
        <w:rPr>
          <w:rFonts w:ascii="Arial" w:hAnsi="Arial" w:cs="Arial"/>
          <w:b/>
          <w:bCs/>
          <w:i w:val="0"/>
          <w:iCs w:val="0"/>
          <w:color w:val="auto"/>
        </w:rPr>
        <w:t>OFC-</w:t>
      </w:r>
      <w:r w:rsidR="00BE57B7" w:rsidRPr="004747BC">
        <w:rPr>
          <w:rFonts w:ascii="Arial" w:hAnsi="Arial" w:cs="Arial"/>
          <w:b/>
          <w:bCs/>
          <w:i w:val="0"/>
          <w:iCs w:val="0"/>
          <w:color w:val="auto"/>
        </w:rPr>
        <w:t xml:space="preserve">targeted </w:t>
      </w:r>
      <w:r w:rsidR="00AD6C99" w:rsidRPr="004747BC">
        <w:rPr>
          <w:rFonts w:ascii="Arial" w:hAnsi="Arial" w:cs="Arial"/>
          <w:b/>
          <w:bCs/>
          <w:i w:val="0"/>
          <w:iCs w:val="0"/>
          <w:color w:val="auto"/>
        </w:rPr>
        <w:t>cTBS</w:t>
      </w:r>
      <w:r w:rsidR="00BE57B7" w:rsidRPr="004747BC">
        <w:rPr>
          <w:rFonts w:ascii="Arial" w:hAnsi="Arial" w:cs="Arial"/>
          <w:b/>
          <w:bCs/>
          <w:i w:val="0"/>
          <w:iCs w:val="0"/>
          <w:color w:val="auto"/>
        </w:rPr>
        <w:t xml:space="preserve"> on Day </w:t>
      </w:r>
      <w:r w:rsidR="00D76C45" w:rsidRPr="004747BC">
        <w:rPr>
          <w:rFonts w:ascii="Arial" w:hAnsi="Arial" w:cs="Arial"/>
          <w:b/>
          <w:bCs/>
          <w:i w:val="0"/>
          <w:iCs w:val="0"/>
          <w:color w:val="auto"/>
        </w:rPr>
        <w:t>1</w:t>
      </w:r>
      <w:r w:rsidR="00BE57B7" w:rsidRPr="004747BC">
        <w:rPr>
          <w:rFonts w:ascii="Arial" w:hAnsi="Arial" w:cs="Arial"/>
          <w:b/>
          <w:bCs/>
          <w:i w:val="0"/>
          <w:iCs w:val="0"/>
          <w:color w:val="auto"/>
        </w:rPr>
        <w:t xml:space="preserve"> impaired</w:t>
      </w:r>
      <w:r w:rsidR="00461A1C" w:rsidRPr="004747BC">
        <w:rPr>
          <w:rFonts w:ascii="Arial" w:hAnsi="Arial" w:cs="Arial"/>
          <w:b/>
          <w:bCs/>
          <w:i w:val="0"/>
          <w:iCs w:val="0"/>
          <w:color w:val="auto"/>
        </w:rPr>
        <w:t xml:space="preserve"> </w:t>
      </w:r>
      <w:r w:rsidR="009B6569">
        <w:rPr>
          <w:rFonts w:ascii="Arial" w:hAnsi="Arial" w:cs="Arial"/>
          <w:b/>
          <w:bCs/>
          <w:i w:val="0"/>
          <w:iCs w:val="0"/>
          <w:color w:val="auto"/>
        </w:rPr>
        <w:t xml:space="preserve">subsequent devaluation behaviors. </w:t>
      </w:r>
      <w:r w:rsidR="00332ECB" w:rsidRPr="004747BC">
        <w:rPr>
          <w:rFonts w:ascii="Arial" w:hAnsi="Arial" w:cs="Arial"/>
          <w:b/>
          <w:bCs/>
          <w:i w:val="0"/>
          <w:iCs w:val="0"/>
          <w:color w:val="auto"/>
        </w:rPr>
        <w:t>A.</w:t>
      </w:r>
      <w:r w:rsidR="00332ECB" w:rsidRPr="004747BC">
        <w:rPr>
          <w:rFonts w:ascii="Arial" w:hAnsi="Arial" w:cs="Arial"/>
          <w:i w:val="0"/>
          <w:iCs w:val="0"/>
          <w:color w:val="auto"/>
        </w:rPr>
        <w:t xml:space="preserve"> </w:t>
      </w:r>
      <w:r w:rsidR="00716669">
        <w:rPr>
          <w:rFonts w:ascii="Arial" w:hAnsi="Arial" w:cs="Arial"/>
          <w:i w:val="0"/>
          <w:iCs w:val="0"/>
          <w:color w:val="auto"/>
        </w:rPr>
        <w:t xml:space="preserve">Probability of sated odor selection after the meal, after adjusting modeled contributions of value difference, selective satiation effects, pre-meal odor preference, </w:t>
      </w:r>
      <w:r w:rsidR="00716669" w:rsidRPr="004747BC">
        <w:rPr>
          <w:rFonts w:ascii="Arial" w:hAnsi="Arial" w:cs="Arial"/>
          <w:i w:val="0"/>
          <w:iCs w:val="0"/>
          <w:color w:val="auto"/>
        </w:rPr>
        <w:t>compared between sham-sham and cTBS-sham sessions</w:t>
      </w:r>
      <w:r w:rsidR="00716669">
        <w:rPr>
          <w:rFonts w:ascii="Arial" w:hAnsi="Arial" w:cs="Arial"/>
          <w:i w:val="0"/>
          <w:iCs w:val="0"/>
          <w:color w:val="auto"/>
        </w:rPr>
        <w:t xml:space="preserve">. Overlayed points are the model fitted values of the sated odor selection for each trial collapsing across participants. </w:t>
      </w:r>
      <w:r w:rsidR="00A739D4" w:rsidRPr="00F65603">
        <w:rPr>
          <w:rFonts w:ascii="Arial" w:hAnsi="Arial" w:cs="Arial"/>
          <w:b/>
          <w:bCs/>
          <w:i w:val="0"/>
          <w:iCs w:val="0"/>
          <w:color w:val="auto"/>
        </w:rPr>
        <w:t>B.</w:t>
      </w:r>
      <w:r w:rsidR="00A739D4">
        <w:rPr>
          <w:rFonts w:ascii="Arial" w:hAnsi="Arial" w:cs="Arial"/>
          <w:i w:val="0"/>
          <w:iCs w:val="0"/>
          <w:color w:val="auto"/>
        </w:rPr>
        <w:t xml:space="preserve"> </w:t>
      </w:r>
      <w:r w:rsidR="00F82EEA">
        <w:rPr>
          <w:rFonts w:ascii="Arial" w:hAnsi="Arial" w:cs="Arial"/>
          <w:i w:val="0"/>
          <w:iCs w:val="0"/>
          <w:color w:val="auto"/>
        </w:rPr>
        <w:t>P</w:t>
      </w:r>
      <w:r w:rsidR="00F82EEA" w:rsidRPr="00F82EEA">
        <w:rPr>
          <w:rFonts w:ascii="Arial" w:hAnsi="Arial" w:cs="Arial"/>
          <w:i w:val="0"/>
          <w:iCs w:val="0"/>
          <w:color w:val="auto"/>
        </w:rPr>
        <w:t>robability of choosing the sated odor across value pair combinations</w:t>
      </w:r>
      <w:r w:rsidR="00A3670B">
        <w:rPr>
          <w:rFonts w:ascii="Arial" w:hAnsi="Arial" w:cs="Arial"/>
          <w:i w:val="0"/>
          <w:iCs w:val="0"/>
          <w:color w:val="auto"/>
        </w:rPr>
        <w:t xml:space="preserve">, separated by stimulation locations and conditions. </w:t>
      </w:r>
      <w:r w:rsidR="00696ED1">
        <w:rPr>
          <w:rFonts w:ascii="Arial" w:hAnsi="Arial" w:cs="Arial"/>
          <w:b/>
          <w:bCs/>
          <w:i w:val="0"/>
          <w:iCs w:val="0"/>
          <w:color w:val="auto"/>
        </w:rPr>
        <w:t>C</w:t>
      </w:r>
      <w:r w:rsidR="00696ED1" w:rsidRPr="00883AA0">
        <w:rPr>
          <w:rFonts w:ascii="Arial" w:hAnsi="Arial" w:cs="Arial"/>
          <w:b/>
          <w:bCs/>
          <w:i w:val="0"/>
          <w:iCs w:val="0"/>
          <w:color w:val="auto"/>
        </w:rPr>
        <w:t xml:space="preserve">. </w:t>
      </w:r>
      <w:r w:rsidR="00696ED1" w:rsidRPr="00883AA0">
        <w:rPr>
          <w:rFonts w:ascii="Arial" w:hAnsi="Arial" w:cs="Arial"/>
          <w:i w:val="0"/>
          <w:iCs w:val="0"/>
          <w:color w:val="auto"/>
        </w:rPr>
        <w:t>Choice of sated odors options associated with each of the learned weight of the combination of sated and non-sated options</w:t>
      </w:r>
      <w:r w:rsidR="001A7B94">
        <w:rPr>
          <w:rFonts w:ascii="Arial" w:hAnsi="Arial" w:cs="Arial"/>
          <w:i w:val="0"/>
          <w:iCs w:val="0"/>
          <w:color w:val="auto"/>
        </w:rPr>
        <w:t xml:space="preserve">, separated by stimulation locations and conditions. </w:t>
      </w:r>
    </w:p>
    <w:p w14:paraId="268C112C" w14:textId="6FDC840E" w:rsidR="00B335CA" w:rsidRDefault="00B335CA" w:rsidP="00B335CA">
      <w:pPr>
        <w:spacing w:before="120" w:after="60"/>
        <w:rPr>
          <w:rFonts w:ascii="Arial" w:hAnsi="Arial" w:cs="Arial"/>
          <w:sz w:val="22"/>
          <w:szCs w:val="22"/>
        </w:rPr>
      </w:pPr>
      <w:r>
        <w:rPr>
          <w:rFonts w:ascii="Arial" w:hAnsi="Arial" w:cs="Arial"/>
          <w:sz w:val="22"/>
          <w:szCs w:val="22"/>
        </w:rPr>
        <w:t>To assess Day 1 cTBS effect</w:t>
      </w:r>
      <w:r w:rsidR="007205B6">
        <w:rPr>
          <w:rFonts w:ascii="Arial" w:hAnsi="Arial" w:cs="Arial"/>
          <w:sz w:val="22"/>
          <w:szCs w:val="22"/>
        </w:rPr>
        <w:t xml:space="preserve"> </w:t>
      </w:r>
      <w:r w:rsidR="007205B6" w:rsidRPr="00A73733">
        <w:rPr>
          <w:rFonts w:ascii="Arial" w:hAnsi="Arial" w:cs="Arial"/>
          <w:sz w:val="22"/>
          <w:szCs w:val="22"/>
        </w:rPr>
        <w:t xml:space="preserve">on post-meal choices </w:t>
      </w:r>
      <w:r w:rsidR="007205B6" w:rsidRPr="007E1572">
        <w:rPr>
          <w:rFonts w:ascii="Arial" w:hAnsi="Arial" w:cs="Arial"/>
          <w:sz w:val="22"/>
          <w:szCs w:val="22"/>
        </w:rPr>
        <w:t>of sated odors on sweet-savory choices</w:t>
      </w:r>
      <w:r>
        <w:rPr>
          <w:rFonts w:ascii="Arial" w:hAnsi="Arial" w:cs="Arial"/>
          <w:sz w:val="22"/>
          <w:szCs w:val="22"/>
        </w:rPr>
        <w:t xml:space="preserve">, </w:t>
      </w:r>
      <w:r w:rsidRPr="004F24AE">
        <w:rPr>
          <w:rFonts w:ascii="Arial" w:hAnsi="Arial" w:cs="Arial"/>
          <w:sz w:val="22"/>
          <w:szCs w:val="22"/>
        </w:rPr>
        <w:t xml:space="preserve">we </w:t>
      </w:r>
      <w:r>
        <w:rPr>
          <w:rFonts w:ascii="Arial" w:hAnsi="Arial" w:cs="Arial"/>
          <w:sz w:val="22"/>
          <w:szCs w:val="22"/>
        </w:rPr>
        <w:t xml:space="preserve">focused on </w:t>
      </w:r>
      <w:r w:rsidR="00D271B9">
        <w:rPr>
          <w:rFonts w:ascii="Arial" w:hAnsi="Arial" w:cs="Arial"/>
          <w:sz w:val="22"/>
          <w:szCs w:val="22"/>
        </w:rPr>
        <w:t>“</w:t>
      </w:r>
      <w:r w:rsidRPr="004F24AE">
        <w:rPr>
          <w:rFonts w:ascii="Arial" w:hAnsi="Arial" w:cs="Arial"/>
          <w:sz w:val="22"/>
          <w:szCs w:val="22"/>
        </w:rPr>
        <w:t>sham-sham</w:t>
      </w:r>
      <w:r w:rsidR="00D271B9">
        <w:rPr>
          <w:rFonts w:ascii="Arial" w:hAnsi="Arial" w:cs="Arial"/>
          <w:sz w:val="22"/>
          <w:szCs w:val="22"/>
        </w:rPr>
        <w:t>”</w:t>
      </w:r>
      <w:r w:rsidRPr="004F24AE">
        <w:rPr>
          <w:rFonts w:ascii="Arial" w:hAnsi="Arial" w:cs="Arial"/>
          <w:sz w:val="22"/>
          <w:szCs w:val="22"/>
        </w:rPr>
        <w:t xml:space="preserve"> and </w:t>
      </w:r>
      <w:r w:rsidR="00D271B9">
        <w:rPr>
          <w:rFonts w:ascii="Arial" w:hAnsi="Arial" w:cs="Arial"/>
          <w:sz w:val="22"/>
          <w:szCs w:val="22"/>
        </w:rPr>
        <w:t>“</w:t>
      </w:r>
      <w:r w:rsidRPr="004F24AE">
        <w:rPr>
          <w:rFonts w:ascii="Arial" w:hAnsi="Arial" w:cs="Arial"/>
          <w:sz w:val="22"/>
          <w:szCs w:val="22"/>
        </w:rPr>
        <w:t>cTBS-sham</w:t>
      </w:r>
      <w:r w:rsidR="00D271B9">
        <w:rPr>
          <w:rFonts w:ascii="Arial" w:hAnsi="Arial" w:cs="Arial"/>
          <w:sz w:val="22"/>
          <w:szCs w:val="22"/>
        </w:rPr>
        <w:t>”</w:t>
      </w:r>
      <w:r>
        <w:rPr>
          <w:rFonts w:ascii="Arial" w:hAnsi="Arial" w:cs="Arial"/>
          <w:sz w:val="22"/>
          <w:szCs w:val="22"/>
        </w:rPr>
        <w:t xml:space="preserve"> conditions</w:t>
      </w:r>
      <w:bookmarkStart w:id="320" w:name="OLE_LINK24"/>
      <w:r w:rsidR="007205B6">
        <w:rPr>
          <w:rFonts w:ascii="Arial" w:hAnsi="Arial" w:cs="Arial"/>
          <w:sz w:val="22"/>
          <w:szCs w:val="22"/>
        </w:rPr>
        <w:t xml:space="preserve"> and</w:t>
      </w:r>
      <w:r w:rsidRPr="00A73733">
        <w:rPr>
          <w:rFonts w:ascii="Arial" w:hAnsi="Arial" w:cs="Arial"/>
          <w:sz w:val="22"/>
          <w:szCs w:val="22"/>
        </w:rPr>
        <w:t xml:space="preserve"> used logistic mixed-effects models with covariates including session-wise selective satiation index, estimated value difference, and pre-meal </w:t>
      </w:r>
      <w:r w:rsidRPr="00A73733">
        <w:rPr>
          <w:rFonts w:ascii="Arial" w:hAnsi="Arial" w:cs="Arial"/>
          <w:sz w:val="22"/>
          <w:szCs w:val="22"/>
        </w:rPr>
        <w:lastRenderedPageBreak/>
        <w:t>odor preference.</w:t>
      </w:r>
      <w:r>
        <w:rPr>
          <w:rFonts w:ascii="Arial" w:hAnsi="Arial" w:cs="Arial"/>
          <w:sz w:val="22"/>
          <w:szCs w:val="22"/>
        </w:rPr>
        <w:t xml:space="preserve"> </w:t>
      </w:r>
      <w:commentRangeStart w:id="321"/>
      <w:r w:rsidRPr="00CF1942">
        <w:rPr>
          <w:rFonts w:ascii="Arial" w:hAnsi="Arial" w:cs="Arial"/>
          <w:sz w:val="22"/>
          <w:szCs w:val="22"/>
        </w:rPr>
        <w:t>For the aOFC group</w:t>
      </w:r>
      <w:commentRangeEnd w:id="321"/>
      <w:r w:rsidR="00D40EA8">
        <w:rPr>
          <w:rStyle w:val="CommentReference"/>
        </w:rPr>
        <w:commentReference w:id="321"/>
      </w:r>
      <w:r w:rsidRPr="00CF1942">
        <w:rPr>
          <w:rFonts w:ascii="Arial" w:hAnsi="Arial" w:cs="Arial"/>
          <w:sz w:val="22"/>
          <w:szCs w:val="22"/>
        </w:rPr>
        <w:t xml:space="preserve">, both TMS condition and session number significantly influenced post-meal sated odor choices, with a significant interaction between the two. Specifically, the cTBS-sham condition significantly increased the selection of sated odors </w:t>
      </w:r>
      <w:bookmarkStart w:id="322" w:name="OLE_LINK59"/>
      <w:r w:rsidRPr="00CF1942">
        <w:rPr>
          <w:rFonts w:ascii="Arial" w:hAnsi="Arial" w:cs="Arial"/>
          <w:sz w:val="22"/>
          <w:szCs w:val="22"/>
        </w:rPr>
        <w:t>(</w:t>
      </w:r>
      <w:r>
        <w:rPr>
          <w:rFonts w:ascii="Arial" w:hAnsi="Arial" w:cs="Arial"/>
          <w:b/>
          <w:sz w:val="22"/>
          <w:szCs w:val="22"/>
        </w:rPr>
        <w:t>Fig.</w:t>
      </w:r>
      <w:r w:rsidRPr="00735849">
        <w:rPr>
          <w:rFonts w:ascii="Arial" w:hAnsi="Arial" w:cs="Arial"/>
          <w:b/>
          <w:sz w:val="22"/>
          <w:szCs w:val="22"/>
        </w:rPr>
        <w:t xml:space="preserve"> </w:t>
      </w:r>
      <w:r w:rsidR="00B249BC">
        <w:rPr>
          <w:rFonts w:ascii="Arial" w:hAnsi="Arial" w:cs="Arial"/>
          <w:b/>
          <w:sz w:val="22"/>
          <w:szCs w:val="22"/>
        </w:rPr>
        <w:t>6A</w:t>
      </w:r>
      <w:r>
        <w:rPr>
          <w:rFonts w:ascii="Arial" w:hAnsi="Arial" w:cs="Arial"/>
          <w:sz w:val="22"/>
          <w:szCs w:val="22"/>
        </w:rPr>
        <w:t xml:space="preserve">; </w:t>
      </w:r>
      <w:bookmarkEnd w:id="322"/>
      <w:r w:rsidRPr="00CF1942">
        <w:rPr>
          <w:rFonts w:ascii="Arial" w:hAnsi="Arial" w:cs="Arial"/>
          <w:sz w:val="22"/>
          <w:szCs w:val="22"/>
        </w:rPr>
        <w:t>beta = 1.527, SE = 0.625, p=0.0146), and this effect diminished over sessions (beta = -0.657, SE = 0.290, p=0.0236). Choices also increased with session number (β</w:t>
      </w:r>
      <w:r w:rsidR="00CE50E9">
        <w:rPr>
          <w:rFonts w:ascii="Arial" w:hAnsi="Arial" w:cs="Arial"/>
          <w:sz w:val="22"/>
          <w:szCs w:val="22"/>
        </w:rPr>
        <w:t xml:space="preserve"> </w:t>
      </w:r>
      <w:r w:rsidRPr="00CF1942">
        <w:rPr>
          <w:rFonts w:ascii="Arial" w:hAnsi="Arial" w:cs="Arial"/>
          <w:sz w:val="22"/>
          <w:szCs w:val="22"/>
        </w:rPr>
        <w:t>=</w:t>
      </w:r>
      <w:r w:rsidR="00CE50E9">
        <w:rPr>
          <w:rFonts w:ascii="Arial" w:hAnsi="Arial" w:cs="Arial"/>
          <w:sz w:val="22"/>
          <w:szCs w:val="22"/>
        </w:rPr>
        <w:t xml:space="preserve"> </w:t>
      </w:r>
      <w:r w:rsidRPr="00CF1942">
        <w:rPr>
          <w:rFonts w:ascii="Arial" w:hAnsi="Arial" w:cs="Arial"/>
          <w:sz w:val="22"/>
          <w:szCs w:val="22"/>
        </w:rPr>
        <w:t xml:space="preserve">0.550, SE = 0.165, p=0.000085). Additional covariates, including selective satiation index, value difference, and pre-meal odor preference, were significant predictors. Overall, </w:t>
      </w:r>
      <w:r>
        <w:rPr>
          <w:rFonts w:ascii="Arial" w:hAnsi="Arial" w:cs="Arial"/>
          <w:sz w:val="22"/>
          <w:szCs w:val="22"/>
        </w:rPr>
        <w:t xml:space="preserve">aOFC-targeted </w:t>
      </w:r>
      <w:r w:rsidRPr="00CF1942">
        <w:rPr>
          <w:rFonts w:ascii="Arial" w:hAnsi="Arial" w:cs="Arial"/>
          <w:sz w:val="22"/>
          <w:szCs w:val="22"/>
        </w:rPr>
        <w:t xml:space="preserve">cTBS on Day 1 increased post-meal </w:t>
      </w:r>
      <w:del w:id="323" w:author="Kahnt, Thorsten (NIH/NIDA) [E]" w:date="2025-01-21T12:36:00Z">
        <w:r w:rsidRPr="00CF1942" w:rsidDel="00D40EA8">
          <w:rPr>
            <w:rFonts w:ascii="Arial" w:hAnsi="Arial" w:cs="Arial"/>
            <w:sz w:val="22"/>
            <w:szCs w:val="22"/>
          </w:rPr>
          <w:delText xml:space="preserve">sated odor </w:delText>
        </w:r>
      </w:del>
      <w:r w:rsidRPr="00CF1942">
        <w:rPr>
          <w:rFonts w:ascii="Arial" w:hAnsi="Arial" w:cs="Arial"/>
          <w:sz w:val="22"/>
          <w:szCs w:val="22"/>
        </w:rPr>
        <w:t>choices</w:t>
      </w:r>
      <w:ins w:id="324" w:author="Kahnt, Thorsten (NIH/NIDA) [E]" w:date="2025-01-21T12:36:00Z">
        <w:r w:rsidR="00D40EA8">
          <w:rPr>
            <w:rFonts w:ascii="Arial" w:hAnsi="Arial" w:cs="Arial"/>
            <w:sz w:val="22"/>
            <w:szCs w:val="22"/>
          </w:rPr>
          <w:t xml:space="preserve"> of stimuli predicting </w:t>
        </w:r>
        <w:r w:rsidR="00D40EA8" w:rsidRPr="00CF1942">
          <w:rPr>
            <w:rFonts w:ascii="Arial" w:hAnsi="Arial" w:cs="Arial"/>
            <w:sz w:val="22"/>
            <w:szCs w:val="22"/>
          </w:rPr>
          <w:t>sated odor</w:t>
        </w:r>
        <w:r w:rsidR="00D40EA8">
          <w:rPr>
            <w:rFonts w:ascii="Arial" w:hAnsi="Arial" w:cs="Arial"/>
            <w:sz w:val="22"/>
            <w:szCs w:val="22"/>
          </w:rPr>
          <w:t>s</w:t>
        </w:r>
      </w:ins>
      <w:r w:rsidRPr="00CF1942">
        <w:rPr>
          <w:rFonts w:ascii="Arial" w:hAnsi="Arial" w:cs="Arial"/>
          <w:sz w:val="22"/>
          <w:szCs w:val="22"/>
        </w:rPr>
        <w:t xml:space="preserve">, with the effect </w:t>
      </w:r>
      <w:r w:rsidRPr="003622EF">
        <w:rPr>
          <w:rFonts w:ascii="Arial" w:hAnsi="Arial" w:cs="Arial"/>
          <w:sz w:val="22"/>
          <w:szCs w:val="22"/>
        </w:rPr>
        <w:t>moderated by session number.</w:t>
      </w:r>
      <w:r>
        <w:rPr>
          <w:rFonts w:ascii="Arial" w:hAnsi="Arial" w:cs="Arial"/>
          <w:sz w:val="22"/>
          <w:szCs w:val="22"/>
        </w:rPr>
        <w:t xml:space="preserve"> </w:t>
      </w:r>
      <w:r w:rsidRPr="003622EF">
        <w:rPr>
          <w:rFonts w:ascii="Arial" w:hAnsi="Arial" w:cs="Arial"/>
          <w:sz w:val="22"/>
          <w:szCs w:val="22"/>
        </w:rPr>
        <w:t xml:space="preserve">For the pOFC group, similar analyses revealed no significant difference between the sham-sham and cTBS-sham stimulation conditions, regardless of whether session numbers were </w:t>
      </w:r>
      <w:r>
        <w:rPr>
          <w:rFonts w:ascii="Arial" w:hAnsi="Arial" w:cs="Arial"/>
          <w:sz w:val="22"/>
          <w:szCs w:val="22"/>
        </w:rPr>
        <w:t>considered</w:t>
      </w:r>
      <w:r w:rsidRPr="003622EF">
        <w:rPr>
          <w:rFonts w:ascii="Arial" w:hAnsi="Arial" w:cs="Arial"/>
          <w:sz w:val="22"/>
          <w:szCs w:val="22"/>
        </w:rPr>
        <w:t xml:space="preserve"> as a </w:t>
      </w:r>
      <w:r>
        <w:rPr>
          <w:rFonts w:ascii="Arial" w:hAnsi="Arial" w:cs="Arial"/>
          <w:sz w:val="22"/>
          <w:szCs w:val="22"/>
        </w:rPr>
        <w:t>covariate</w:t>
      </w:r>
      <w:r w:rsidRPr="003622EF">
        <w:rPr>
          <w:rFonts w:ascii="Arial" w:hAnsi="Arial" w:cs="Arial"/>
          <w:sz w:val="22"/>
          <w:szCs w:val="22"/>
        </w:rPr>
        <w:t xml:space="preserve"> (</w:t>
      </w:r>
      <w:bookmarkStart w:id="325" w:name="OLE_LINK61"/>
      <w:r>
        <w:rPr>
          <w:rFonts w:ascii="Arial" w:hAnsi="Arial" w:cs="Arial"/>
          <w:b/>
          <w:sz w:val="22"/>
          <w:szCs w:val="22"/>
        </w:rPr>
        <w:t>Fig.</w:t>
      </w:r>
      <w:r w:rsidRPr="00735849">
        <w:rPr>
          <w:rFonts w:ascii="Arial" w:hAnsi="Arial" w:cs="Arial"/>
          <w:b/>
          <w:sz w:val="22"/>
          <w:szCs w:val="22"/>
        </w:rPr>
        <w:t xml:space="preserve"> </w:t>
      </w:r>
      <w:r w:rsidR="00B249BC">
        <w:rPr>
          <w:rFonts w:ascii="Arial" w:hAnsi="Arial" w:cs="Arial"/>
          <w:b/>
          <w:sz w:val="22"/>
          <w:szCs w:val="22"/>
        </w:rPr>
        <w:t>6A</w:t>
      </w:r>
      <w:r>
        <w:rPr>
          <w:rFonts w:ascii="Arial" w:hAnsi="Arial" w:cs="Arial"/>
          <w:sz w:val="22"/>
          <w:szCs w:val="22"/>
        </w:rPr>
        <w:t>;</w:t>
      </w:r>
      <w:bookmarkEnd w:id="325"/>
      <w:r>
        <w:rPr>
          <w:rFonts w:ascii="Arial" w:hAnsi="Arial" w:cs="Arial"/>
          <w:sz w:val="22"/>
          <w:szCs w:val="22"/>
        </w:rPr>
        <w:t xml:space="preserve"> </w:t>
      </w:r>
      <w:r w:rsidRPr="003622EF">
        <w:rPr>
          <w:rFonts w:ascii="Arial" w:hAnsi="Arial" w:cs="Arial"/>
          <w:sz w:val="22"/>
          <w:szCs w:val="22"/>
        </w:rPr>
        <w:t>all p&gt;0.05). However, pre-meal odor preference and value difference were significant predictors of post-meal choices, while the selective satiation index was not (p&gt;0.05).</w:t>
      </w:r>
    </w:p>
    <w:p w14:paraId="4DCD8EAE" w14:textId="2A33F8AD" w:rsidR="004203C6" w:rsidRPr="008B02C0" w:rsidRDefault="00B335CA" w:rsidP="00B335CA">
      <w:pPr>
        <w:spacing w:before="120" w:after="60"/>
        <w:rPr>
          <w:rFonts w:ascii="Arial" w:hAnsi="Arial" w:cs="Arial"/>
          <w:sz w:val="22"/>
          <w:szCs w:val="22"/>
        </w:rPr>
      </w:pPr>
      <w:bookmarkStart w:id="326" w:name="OLE_LINK62"/>
      <w:bookmarkStart w:id="327" w:name="OLE_LINK63"/>
      <w:bookmarkEnd w:id="320"/>
      <w:r>
        <w:rPr>
          <w:rFonts w:ascii="Arial" w:hAnsi="Arial" w:cs="Arial"/>
          <w:sz w:val="22"/>
          <w:szCs w:val="22"/>
        </w:rPr>
        <w:t xml:space="preserve">Accounting for value difference was important to correctly interpret the day 1 cTBS effect. </w:t>
      </w:r>
      <w:commentRangeStart w:id="328"/>
      <w:r w:rsidRPr="00213721">
        <w:rPr>
          <w:rFonts w:ascii="Arial" w:hAnsi="Arial" w:cs="Arial"/>
          <w:b/>
          <w:bCs/>
          <w:sz w:val="22"/>
          <w:szCs w:val="22"/>
        </w:rPr>
        <w:t xml:space="preserve">Figure </w:t>
      </w:r>
      <w:r w:rsidR="00C72E43" w:rsidRPr="00213721">
        <w:rPr>
          <w:rFonts w:ascii="Arial" w:hAnsi="Arial" w:cs="Arial"/>
          <w:b/>
          <w:bCs/>
          <w:sz w:val="22"/>
          <w:szCs w:val="22"/>
        </w:rPr>
        <w:t>6B</w:t>
      </w:r>
      <w:r>
        <w:rPr>
          <w:rFonts w:ascii="Arial" w:hAnsi="Arial" w:cs="Arial"/>
          <w:sz w:val="22"/>
          <w:szCs w:val="22"/>
        </w:rPr>
        <w:t xml:space="preserve"> </w:t>
      </w:r>
      <w:commentRangeEnd w:id="328"/>
      <w:r w:rsidR="0008603F">
        <w:rPr>
          <w:rStyle w:val="CommentReference"/>
        </w:rPr>
        <w:commentReference w:id="328"/>
      </w:r>
      <w:r>
        <w:rPr>
          <w:rFonts w:ascii="Arial" w:hAnsi="Arial" w:cs="Arial"/>
          <w:sz w:val="22"/>
          <w:szCs w:val="22"/>
        </w:rPr>
        <w:t xml:space="preserve">illustrates the impact of </w:t>
      </w:r>
      <w:r w:rsidRPr="008B02C0">
        <w:rPr>
          <w:rFonts w:ascii="Arial" w:hAnsi="Arial" w:cs="Arial"/>
          <w:sz w:val="22"/>
          <w:szCs w:val="22"/>
        </w:rPr>
        <w:t>Day 1 aOFC-targeted cTBS on sated odor choice</w:t>
      </w:r>
      <w:del w:id="329" w:author="Kahnt, Thorsten (NIH/NIDA) [E]" w:date="2025-01-21T12:39:00Z">
        <w:r w:rsidRPr="008B02C0" w:rsidDel="00D40EA8">
          <w:rPr>
            <w:rFonts w:ascii="Arial" w:hAnsi="Arial" w:cs="Arial"/>
            <w:sz w:val="22"/>
            <w:szCs w:val="22"/>
          </w:rPr>
          <w:delText xml:space="preserve"> </w:delText>
        </w:r>
      </w:del>
      <w:ins w:id="330" w:author="Kahnt, Thorsten (NIH/NIDA) [E]" w:date="2025-01-21T12:39:00Z">
        <w:r w:rsidR="00D40EA8">
          <w:rPr>
            <w:rFonts w:ascii="Arial" w:hAnsi="Arial" w:cs="Arial"/>
            <w:sz w:val="22"/>
            <w:szCs w:val="22"/>
          </w:rPr>
          <w:t>s</w:t>
        </w:r>
      </w:ins>
      <w:del w:id="331" w:author="Kahnt, Thorsten (NIH/NIDA) [E]" w:date="2025-01-21T12:39:00Z">
        <w:r w:rsidRPr="008B02C0" w:rsidDel="00D40EA8">
          <w:rPr>
            <w:rFonts w:ascii="Arial" w:hAnsi="Arial" w:cs="Arial"/>
            <w:sz w:val="22"/>
            <w:szCs w:val="22"/>
          </w:rPr>
          <w:delText>selection</w:delText>
        </w:r>
      </w:del>
      <w:r>
        <w:rPr>
          <w:rFonts w:ascii="Arial" w:hAnsi="Arial" w:cs="Arial"/>
          <w:sz w:val="22"/>
          <w:szCs w:val="22"/>
        </w:rPr>
        <w:t xml:space="preserve">, showing the </w:t>
      </w:r>
      <w:bookmarkStart w:id="332" w:name="OLE_LINK68"/>
      <w:r w:rsidRPr="008B02C0">
        <w:rPr>
          <w:rFonts w:ascii="Arial" w:hAnsi="Arial" w:cs="Arial"/>
          <w:sz w:val="22"/>
          <w:szCs w:val="22"/>
        </w:rPr>
        <w:t xml:space="preserve">probability of choosing the sated odor across </w:t>
      </w:r>
      <w:r>
        <w:rPr>
          <w:rFonts w:ascii="Arial" w:hAnsi="Arial" w:cs="Arial"/>
          <w:sz w:val="22"/>
          <w:szCs w:val="22"/>
        </w:rPr>
        <w:t xml:space="preserve">value pair </w:t>
      </w:r>
      <w:r w:rsidRPr="008B02C0">
        <w:rPr>
          <w:rFonts w:ascii="Arial" w:hAnsi="Arial" w:cs="Arial"/>
          <w:sz w:val="22"/>
          <w:szCs w:val="22"/>
        </w:rPr>
        <w:t>combinations</w:t>
      </w:r>
      <w:bookmarkEnd w:id="332"/>
      <w:r w:rsidRPr="008B02C0">
        <w:rPr>
          <w:rFonts w:ascii="Arial" w:hAnsi="Arial" w:cs="Arial"/>
          <w:sz w:val="22"/>
          <w:szCs w:val="22"/>
        </w:rPr>
        <w:t>. For the aOFC group, the top-right quadrant of the cTBS-sham plot reveals increase</w:t>
      </w:r>
      <w:r>
        <w:rPr>
          <w:rFonts w:ascii="Arial" w:hAnsi="Arial" w:cs="Arial"/>
          <w:sz w:val="22"/>
          <w:szCs w:val="22"/>
        </w:rPr>
        <w:t>d</w:t>
      </w:r>
      <w:r w:rsidRPr="008B02C0">
        <w:rPr>
          <w:rFonts w:ascii="Arial" w:hAnsi="Arial" w:cs="Arial"/>
          <w:sz w:val="22"/>
          <w:szCs w:val="22"/>
        </w:rPr>
        <w:t xml:space="preserve"> sated odor choices for pairs </w:t>
      </w:r>
      <w:r>
        <w:rPr>
          <w:rFonts w:ascii="Arial" w:hAnsi="Arial" w:cs="Arial"/>
          <w:sz w:val="22"/>
          <w:szCs w:val="22"/>
        </w:rPr>
        <w:t>with high values for both options. I</w:t>
      </w:r>
      <w:r w:rsidRPr="008B02C0">
        <w:rPr>
          <w:rFonts w:ascii="Arial" w:hAnsi="Arial" w:cs="Arial"/>
          <w:sz w:val="22"/>
          <w:szCs w:val="22"/>
        </w:rPr>
        <w:t xml:space="preserve">n the top-left quadrant, a clear shift is observed: red dots, indicating lower probabilities of choosing the sated odor, are replaced by green dots, which represent higher probabilities. This </w:t>
      </w:r>
      <w:r>
        <w:rPr>
          <w:rFonts w:ascii="Arial" w:hAnsi="Arial" w:cs="Arial"/>
          <w:sz w:val="22"/>
          <w:szCs w:val="22"/>
        </w:rPr>
        <w:t>shift</w:t>
      </w:r>
      <w:r w:rsidRPr="008B02C0">
        <w:rPr>
          <w:rFonts w:ascii="Arial" w:hAnsi="Arial" w:cs="Arial"/>
          <w:sz w:val="22"/>
          <w:szCs w:val="22"/>
        </w:rPr>
        <w:t xml:space="preserve"> suggests that Day 1 cTBS increased sated odor choices, contradicting predictions based solely on value differences</w:t>
      </w:r>
      <w:r>
        <w:rPr>
          <w:rFonts w:ascii="Arial" w:hAnsi="Arial" w:cs="Arial"/>
          <w:sz w:val="22"/>
          <w:szCs w:val="22"/>
        </w:rPr>
        <w:t xml:space="preserve"> and explaining the significant cTBS effect observed. </w:t>
      </w:r>
      <w:r w:rsidR="00247744">
        <w:rPr>
          <w:rFonts w:ascii="Arial" w:hAnsi="Arial" w:cs="Arial"/>
          <w:sz w:val="22"/>
          <w:szCs w:val="22"/>
        </w:rPr>
        <w:t xml:space="preserve">This can also be observed in </w:t>
      </w:r>
      <w:r w:rsidR="00247744" w:rsidRPr="005D087A">
        <w:rPr>
          <w:rFonts w:ascii="Arial" w:hAnsi="Arial" w:cs="Arial"/>
          <w:b/>
          <w:bCs/>
          <w:sz w:val="22"/>
          <w:szCs w:val="22"/>
        </w:rPr>
        <w:t>Fig</w:t>
      </w:r>
      <w:r w:rsidR="005C06B9">
        <w:rPr>
          <w:rFonts w:ascii="Arial" w:hAnsi="Arial" w:cs="Arial"/>
          <w:b/>
          <w:bCs/>
          <w:sz w:val="22"/>
          <w:szCs w:val="22"/>
        </w:rPr>
        <w:t>.</w:t>
      </w:r>
      <w:r w:rsidR="00247744" w:rsidRPr="005D087A">
        <w:rPr>
          <w:rFonts w:ascii="Arial" w:hAnsi="Arial" w:cs="Arial"/>
          <w:b/>
          <w:bCs/>
          <w:sz w:val="22"/>
          <w:szCs w:val="22"/>
        </w:rPr>
        <w:t xml:space="preserve"> 6C</w:t>
      </w:r>
      <w:r w:rsidR="00247744">
        <w:rPr>
          <w:rFonts w:ascii="Arial" w:hAnsi="Arial" w:cs="Arial"/>
          <w:sz w:val="22"/>
          <w:szCs w:val="22"/>
        </w:rPr>
        <w:t xml:space="preserve"> where</w:t>
      </w:r>
      <w:r w:rsidR="00DC4250">
        <w:rPr>
          <w:rFonts w:ascii="Arial" w:hAnsi="Arial" w:cs="Arial"/>
          <w:sz w:val="22"/>
          <w:szCs w:val="22"/>
        </w:rPr>
        <w:t xml:space="preserve"> the correlation between sated odor choices and value difference was elevated by Day 1 cTBS. </w:t>
      </w:r>
      <w:r w:rsidRPr="008B02C0">
        <w:rPr>
          <w:rFonts w:ascii="Arial" w:hAnsi="Arial" w:cs="Arial"/>
          <w:sz w:val="22"/>
          <w:szCs w:val="22"/>
        </w:rPr>
        <w:t>In contrast, the pOFC group shows a different pattern. While the top-right diagonal of the cTBS-sham plot</w:t>
      </w:r>
      <w:r>
        <w:rPr>
          <w:rFonts w:ascii="Arial" w:hAnsi="Arial" w:cs="Arial"/>
          <w:sz w:val="22"/>
          <w:szCs w:val="22"/>
        </w:rPr>
        <w:t xml:space="preserve"> </w:t>
      </w:r>
      <w:r w:rsidRPr="008B02C0">
        <w:rPr>
          <w:rFonts w:ascii="Arial" w:hAnsi="Arial" w:cs="Arial"/>
          <w:sz w:val="22"/>
          <w:szCs w:val="22"/>
        </w:rPr>
        <w:t>indicates increase</w:t>
      </w:r>
      <w:r>
        <w:rPr>
          <w:rFonts w:ascii="Arial" w:hAnsi="Arial" w:cs="Arial"/>
          <w:sz w:val="22"/>
          <w:szCs w:val="22"/>
        </w:rPr>
        <w:t xml:space="preserve">d </w:t>
      </w:r>
      <w:r w:rsidRPr="008B02C0">
        <w:rPr>
          <w:rFonts w:ascii="Arial" w:hAnsi="Arial" w:cs="Arial"/>
          <w:sz w:val="22"/>
          <w:szCs w:val="22"/>
        </w:rPr>
        <w:t xml:space="preserve">sated odor choices, </w:t>
      </w:r>
      <w:r>
        <w:rPr>
          <w:rFonts w:ascii="Arial" w:hAnsi="Arial" w:cs="Arial"/>
          <w:sz w:val="22"/>
          <w:szCs w:val="22"/>
        </w:rPr>
        <w:t xml:space="preserve">the bottom-right quadrant also shows more green dots. </w:t>
      </w:r>
      <w:r w:rsidRPr="008B02C0">
        <w:rPr>
          <w:rFonts w:ascii="Arial" w:hAnsi="Arial" w:cs="Arial"/>
          <w:sz w:val="22"/>
          <w:szCs w:val="22"/>
        </w:rPr>
        <w:t xml:space="preserve">These changes, however, align with predictions based on value differences, </w:t>
      </w:r>
      <w:r>
        <w:rPr>
          <w:rFonts w:ascii="Arial" w:hAnsi="Arial" w:cs="Arial"/>
          <w:sz w:val="22"/>
          <w:szCs w:val="22"/>
        </w:rPr>
        <w:t>potentially</w:t>
      </w:r>
      <w:r w:rsidRPr="008B02C0">
        <w:rPr>
          <w:rFonts w:ascii="Arial" w:hAnsi="Arial" w:cs="Arial"/>
          <w:sz w:val="22"/>
          <w:szCs w:val="22"/>
        </w:rPr>
        <w:t xml:space="preserve"> explain</w:t>
      </w:r>
      <w:r>
        <w:rPr>
          <w:rFonts w:ascii="Arial" w:hAnsi="Arial" w:cs="Arial"/>
          <w:sz w:val="22"/>
          <w:szCs w:val="22"/>
        </w:rPr>
        <w:t xml:space="preserve">ing the lack of a significant cTBS effect after accounting for value differences. </w:t>
      </w:r>
      <w:r w:rsidR="005D087A">
        <w:rPr>
          <w:rFonts w:ascii="Arial" w:hAnsi="Arial" w:cs="Arial"/>
          <w:sz w:val="22"/>
          <w:szCs w:val="22"/>
        </w:rPr>
        <w:t xml:space="preserve">This can be viewed by </w:t>
      </w:r>
      <w:r w:rsidR="005D087A" w:rsidRPr="005D087A">
        <w:rPr>
          <w:rFonts w:ascii="Arial" w:hAnsi="Arial" w:cs="Arial"/>
          <w:b/>
          <w:bCs/>
          <w:sz w:val="22"/>
          <w:szCs w:val="22"/>
        </w:rPr>
        <w:t>Fig</w:t>
      </w:r>
      <w:r w:rsidR="005C06B9">
        <w:rPr>
          <w:rFonts w:ascii="Arial" w:hAnsi="Arial" w:cs="Arial"/>
          <w:b/>
          <w:bCs/>
          <w:sz w:val="22"/>
          <w:szCs w:val="22"/>
        </w:rPr>
        <w:t>.</w:t>
      </w:r>
      <w:r w:rsidR="005D087A" w:rsidRPr="005D087A">
        <w:rPr>
          <w:rFonts w:ascii="Arial" w:hAnsi="Arial" w:cs="Arial"/>
          <w:b/>
          <w:bCs/>
          <w:sz w:val="22"/>
          <w:szCs w:val="22"/>
        </w:rPr>
        <w:t xml:space="preserve"> 6C</w:t>
      </w:r>
      <w:r w:rsidR="005D087A">
        <w:rPr>
          <w:rFonts w:ascii="Arial" w:hAnsi="Arial" w:cs="Arial"/>
          <w:b/>
          <w:bCs/>
          <w:sz w:val="22"/>
          <w:szCs w:val="22"/>
        </w:rPr>
        <w:t xml:space="preserve"> </w:t>
      </w:r>
      <w:r w:rsidR="005D087A" w:rsidRPr="005D087A">
        <w:rPr>
          <w:rFonts w:ascii="Arial" w:hAnsi="Arial" w:cs="Arial"/>
          <w:sz w:val="22"/>
          <w:szCs w:val="22"/>
        </w:rPr>
        <w:t>wher</w:t>
      </w:r>
      <w:r w:rsidR="005D087A">
        <w:rPr>
          <w:rFonts w:ascii="Arial" w:hAnsi="Arial" w:cs="Arial"/>
          <w:sz w:val="22"/>
          <w:szCs w:val="22"/>
        </w:rPr>
        <w:t xml:space="preserve">e the correlation between sated odor choices and value difference was similar between sham and cTBS conditions. </w:t>
      </w:r>
      <w:r w:rsidRPr="008B02C0">
        <w:rPr>
          <w:rFonts w:ascii="Arial" w:hAnsi="Arial" w:cs="Arial"/>
          <w:sz w:val="22"/>
          <w:szCs w:val="22"/>
        </w:rPr>
        <w:t xml:space="preserve">Overall, the plot </w:t>
      </w:r>
      <w:r>
        <w:rPr>
          <w:rFonts w:ascii="Arial" w:hAnsi="Arial" w:cs="Arial"/>
          <w:sz w:val="22"/>
          <w:szCs w:val="22"/>
        </w:rPr>
        <w:t>highlights</w:t>
      </w:r>
      <w:r w:rsidRPr="008B02C0">
        <w:rPr>
          <w:rFonts w:ascii="Arial" w:hAnsi="Arial" w:cs="Arial"/>
          <w:sz w:val="22"/>
          <w:szCs w:val="22"/>
        </w:rPr>
        <w:t xml:space="preserve"> distinct patterns in how Day 1 cTBS influences </w:t>
      </w:r>
      <w:r w:rsidR="002A39F7">
        <w:rPr>
          <w:rFonts w:ascii="Arial" w:hAnsi="Arial" w:cs="Arial"/>
          <w:sz w:val="22"/>
          <w:szCs w:val="22"/>
        </w:rPr>
        <w:t>choices</w:t>
      </w:r>
      <w:r w:rsidRPr="008B02C0">
        <w:rPr>
          <w:rFonts w:ascii="Arial" w:hAnsi="Arial" w:cs="Arial"/>
          <w:sz w:val="22"/>
          <w:szCs w:val="22"/>
        </w:rPr>
        <w:t xml:space="preserve"> in the aOFC and pOFC groups, with the aOFC</w:t>
      </w:r>
      <w:r>
        <w:rPr>
          <w:rFonts w:ascii="Arial" w:hAnsi="Arial" w:cs="Arial"/>
          <w:sz w:val="22"/>
          <w:szCs w:val="22"/>
        </w:rPr>
        <w:t xml:space="preserve">-targeted cTBS leading to choice patterns </w:t>
      </w:r>
      <w:r w:rsidRPr="008B02C0">
        <w:rPr>
          <w:rFonts w:ascii="Arial" w:hAnsi="Arial" w:cs="Arial"/>
          <w:sz w:val="22"/>
          <w:szCs w:val="22"/>
        </w:rPr>
        <w:t>that diverge from value-based expectations.</w:t>
      </w:r>
    </w:p>
    <w:p w14:paraId="03F0BC1A" w14:textId="25CBDDEF" w:rsidR="00D56AB1" w:rsidRPr="00C93534" w:rsidRDefault="00B335CA" w:rsidP="00C93534">
      <w:pPr>
        <w:spacing w:before="120" w:after="60"/>
        <w:rPr>
          <w:rFonts w:ascii="Arial" w:hAnsi="Arial" w:cs="Arial"/>
          <w:sz w:val="22"/>
          <w:szCs w:val="22"/>
        </w:rPr>
      </w:pPr>
      <w:bookmarkStart w:id="333" w:name="OLE_LINK12"/>
      <w:bookmarkStart w:id="334" w:name="OLE_LINK13"/>
      <w:bookmarkStart w:id="335" w:name="OLE_LINK26"/>
      <w:bookmarkStart w:id="336" w:name="OLE_LINK79"/>
      <w:bookmarkEnd w:id="326"/>
      <w:bookmarkEnd w:id="327"/>
      <w:r w:rsidRPr="00A94799">
        <w:rPr>
          <w:rFonts w:ascii="Arial" w:hAnsi="Arial" w:cs="Arial"/>
          <w:color w:val="000000" w:themeColor="text1"/>
          <w:sz w:val="22"/>
          <w:szCs w:val="22"/>
        </w:rPr>
        <w:t>These findings support our hypothesis that</w:t>
      </w:r>
      <w:r>
        <w:rPr>
          <w:rFonts w:ascii="Arial" w:hAnsi="Arial" w:cs="Arial"/>
          <w:color w:val="000000" w:themeColor="text1"/>
          <w:sz w:val="22"/>
          <w:szCs w:val="22"/>
        </w:rPr>
        <w:t xml:space="preserve"> the </w:t>
      </w:r>
      <w:r>
        <w:rPr>
          <w:rFonts w:ascii="Arial" w:hAnsi="Arial" w:cs="Arial"/>
          <w:sz w:val="22"/>
          <w:szCs w:val="22"/>
        </w:rPr>
        <w:t>a</w:t>
      </w:r>
      <w:r w:rsidRPr="00B23B45">
        <w:rPr>
          <w:rFonts w:ascii="Arial" w:hAnsi="Arial" w:cs="Arial"/>
          <w:sz w:val="22"/>
          <w:szCs w:val="22"/>
        </w:rPr>
        <w:t xml:space="preserve">OFC </w:t>
      </w:r>
      <w:r w:rsidR="00F51526">
        <w:rPr>
          <w:rFonts w:ascii="Arial" w:hAnsi="Arial" w:cs="Arial"/>
          <w:sz w:val="22"/>
          <w:szCs w:val="22"/>
        </w:rPr>
        <w:t>plays a</w:t>
      </w:r>
      <w:r w:rsidRPr="00B23B45">
        <w:rPr>
          <w:rFonts w:ascii="Arial" w:hAnsi="Arial" w:cs="Arial"/>
          <w:sz w:val="22"/>
          <w:szCs w:val="22"/>
        </w:rPr>
        <w:t xml:space="preserve"> critical </w:t>
      </w:r>
      <w:r w:rsidR="00F51526">
        <w:rPr>
          <w:rFonts w:ascii="Arial" w:hAnsi="Arial" w:cs="Arial"/>
          <w:sz w:val="22"/>
          <w:szCs w:val="22"/>
        </w:rPr>
        <w:t>role in</w:t>
      </w:r>
      <w:r w:rsidRPr="00B23B45">
        <w:rPr>
          <w:rFonts w:ascii="Arial" w:hAnsi="Arial" w:cs="Arial"/>
          <w:sz w:val="22"/>
          <w:szCs w:val="22"/>
        </w:rPr>
        <w:t xml:space="preserve"> specific stimulus</w:t>
      </w:r>
      <w:r>
        <w:rPr>
          <w:rFonts w:ascii="Arial" w:hAnsi="Arial" w:cs="Arial"/>
          <w:sz w:val="22"/>
          <w:szCs w:val="22"/>
        </w:rPr>
        <w:t>-</w:t>
      </w:r>
      <w:r w:rsidRPr="00B23B45">
        <w:rPr>
          <w:rFonts w:ascii="Arial" w:hAnsi="Arial" w:cs="Arial"/>
          <w:sz w:val="22"/>
          <w:szCs w:val="22"/>
        </w:rPr>
        <w:t>outcome learning</w:t>
      </w:r>
      <w:r>
        <w:rPr>
          <w:rFonts w:ascii="Arial" w:hAnsi="Arial" w:cs="Arial"/>
          <w:sz w:val="22"/>
          <w:szCs w:val="22"/>
        </w:rPr>
        <w:t xml:space="preserve"> on Day 1, even when the task does not require it. </w:t>
      </w:r>
      <w:r w:rsidR="00F51526">
        <w:rPr>
          <w:rFonts w:ascii="Arial" w:hAnsi="Arial" w:cs="Arial"/>
          <w:color w:val="000000" w:themeColor="text1"/>
          <w:sz w:val="22"/>
          <w:szCs w:val="22"/>
        </w:rPr>
        <w:t>Notably</w:t>
      </w:r>
      <w:r w:rsidRPr="00A94799">
        <w:rPr>
          <w:rFonts w:ascii="Arial" w:hAnsi="Arial" w:cs="Arial"/>
          <w:color w:val="000000" w:themeColor="text1"/>
          <w:sz w:val="22"/>
          <w:szCs w:val="22"/>
        </w:rPr>
        <w:t xml:space="preserve">, this result is </w:t>
      </w:r>
      <w:r w:rsidR="00F51526">
        <w:rPr>
          <w:rFonts w:ascii="Arial" w:hAnsi="Arial" w:cs="Arial"/>
          <w:color w:val="000000" w:themeColor="text1"/>
          <w:sz w:val="22"/>
          <w:szCs w:val="22"/>
        </w:rPr>
        <w:t>independent</w:t>
      </w:r>
      <w:r>
        <w:rPr>
          <w:rFonts w:ascii="Arial" w:hAnsi="Arial" w:cs="Arial"/>
          <w:color w:val="000000" w:themeColor="text1"/>
          <w:sz w:val="22"/>
          <w:szCs w:val="22"/>
        </w:rPr>
        <w:t xml:space="preserve"> </w:t>
      </w:r>
      <w:r w:rsidR="009675F4">
        <w:rPr>
          <w:rFonts w:ascii="Arial" w:hAnsi="Arial" w:cs="Arial"/>
          <w:color w:val="000000" w:themeColor="text1"/>
          <w:sz w:val="22"/>
          <w:szCs w:val="22"/>
        </w:rPr>
        <w:t>of</w:t>
      </w:r>
      <w:r w:rsidRPr="00A94799">
        <w:rPr>
          <w:rFonts w:ascii="Arial" w:hAnsi="Arial" w:cs="Arial"/>
          <w:color w:val="000000" w:themeColor="text1"/>
          <w:sz w:val="22"/>
          <w:szCs w:val="22"/>
        </w:rPr>
        <w:t xml:space="preserve"> the Day 2 TMS effect</w:t>
      </w:r>
      <w:bookmarkEnd w:id="333"/>
      <w:bookmarkEnd w:id="334"/>
      <w:r>
        <w:rPr>
          <w:rFonts w:ascii="Arial" w:hAnsi="Arial" w:cs="Arial"/>
          <w:color w:val="000000" w:themeColor="text1"/>
          <w:sz w:val="22"/>
          <w:szCs w:val="22"/>
        </w:rPr>
        <w:t xml:space="preserve">, </w:t>
      </w:r>
      <w:r w:rsidRPr="008E7F14">
        <w:rPr>
          <w:rFonts w:ascii="Arial" w:hAnsi="Arial" w:cs="Arial"/>
          <w:sz w:val="22"/>
          <w:szCs w:val="22"/>
        </w:rPr>
        <w:t xml:space="preserve">emphasizing the </w:t>
      </w:r>
      <w:r>
        <w:rPr>
          <w:rFonts w:ascii="Arial" w:hAnsi="Arial" w:cs="Arial"/>
          <w:sz w:val="22"/>
          <w:szCs w:val="22"/>
        </w:rPr>
        <w:t>a</w:t>
      </w:r>
      <w:r w:rsidRPr="008E7F14">
        <w:rPr>
          <w:rFonts w:ascii="Arial" w:hAnsi="Arial" w:cs="Arial"/>
          <w:sz w:val="22"/>
          <w:szCs w:val="22"/>
        </w:rPr>
        <w:t>OFC</w:t>
      </w:r>
      <w:r w:rsidR="0038629A">
        <w:rPr>
          <w:rFonts w:ascii="Arial" w:hAnsi="Arial" w:cs="Arial"/>
          <w:sz w:val="22"/>
          <w:szCs w:val="22"/>
        </w:rPr>
        <w:t>’s</w:t>
      </w:r>
      <w:r w:rsidRPr="008E7F14">
        <w:rPr>
          <w:rFonts w:ascii="Arial" w:hAnsi="Arial" w:cs="Arial"/>
          <w:sz w:val="22"/>
          <w:szCs w:val="22"/>
        </w:rPr>
        <w:t xml:space="preserve"> </w:t>
      </w:r>
      <w:r w:rsidR="0038629A">
        <w:rPr>
          <w:rFonts w:ascii="Arial" w:hAnsi="Arial" w:cs="Arial"/>
          <w:sz w:val="22"/>
          <w:szCs w:val="22"/>
        </w:rPr>
        <w:t>importance</w:t>
      </w:r>
      <w:r w:rsidRPr="008E7F14">
        <w:rPr>
          <w:rFonts w:ascii="Arial" w:hAnsi="Arial" w:cs="Arial"/>
          <w:sz w:val="22"/>
          <w:szCs w:val="22"/>
        </w:rPr>
        <w:t xml:space="preserve"> </w:t>
      </w:r>
      <w:r w:rsidR="007F7D8B">
        <w:rPr>
          <w:rFonts w:ascii="Arial" w:hAnsi="Arial" w:cs="Arial"/>
          <w:sz w:val="22"/>
          <w:szCs w:val="22"/>
        </w:rPr>
        <w:t>in</w:t>
      </w:r>
      <w:r>
        <w:rPr>
          <w:rFonts w:ascii="Arial" w:hAnsi="Arial" w:cs="Arial"/>
          <w:sz w:val="22"/>
          <w:szCs w:val="22"/>
        </w:rPr>
        <w:t xml:space="preserve"> </w:t>
      </w:r>
      <w:r w:rsidRPr="008E7F14">
        <w:rPr>
          <w:rFonts w:ascii="Arial" w:hAnsi="Arial" w:cs="Arial"/>
          <w:sz w:val="22"/>
          <w:szCs w:val="22"/>
        </w:rPr>
        <w:t xml:space="preserve">constructing cognitive maps that are later </w:t>
      </w:r>
      <w:r w:rsidR="00311A81">
        <w:rPr>
          <w:rFonts w:ascii="Arial" w:hAnsi="Arial" w:cs="Arial"/>
          <w:sz w:val="22"/>
          <w:szCs w:val="22"/>
        </w:rPr>
        <w:t>used</w:t>
      </w:r>
      <w:r w:rsidRPr="008E7F14">
        <w:rPr>
          <w:rFonts w:ascii="Arial" w:hAnsi="Arial" w:cs="Arial"/>
          <w:sz w:val="22"/>
          <w:szCs w:val="22"/>
        </w:rPr>
        <w:t xml:space="preserve"> to guide behavior.</w:t>
      </w:r>
      <w:r>
        <w:rPr>
          <w:rFonts w:ascii="Arial" w:hAnsi="Arial" w:cs="Arial"/>
          <w:sz w:val="22"/>
          <w:szCs w:val="22"/>
        </w:rPr>
        <w:t xml:space="preserve"> </w:t>
      </w:r>
      <w:r w:rsidR="00311A81">
        <w:rPr>
          <w:rFonts w:ascii="Arial" w:hAnsi="Arial" w:cs="Arial"/>
          <w:sz w:val="22"/>
          <w:szCs w:val="22"/>
        </w:rPr>
        <w:t xml:space="preserve">Furthermore, the differing effects of aOFC-targeted cTBS and pOFC-targeted cTBS on odor identity learning, compared to their similar effects on odor value learning, suggest that </w:t>
      </w:r>
      <w:r>
        <w:rPr>
          <w:rFonts w:ascii="Arial" w:hAnsi="Arial" w:cs="Arial"/>
          <w:sz w:val="22"/>
          <w:szCs w:val="22"/>
        </w:rPr>
        <w:t xml:space="preserve">value and identity learning </w:t>
      </w:r>
      <w:r w:rsidR="00311A81">
        <w:rPr>
          <w:rFonts w:ascii="Arial" w:hAnsi="Arial" w:cs="Arial"/>
          <w:sz w:val="22"/>
          <w:szCs w:val="22"/>
        </w:rPr>
        <w:t xml:space="preserve">rely on distinct neural substrates. </w:t>
      </w:r>
      <w:bookmarkEnd w:id="335"/>
      <w:bookmarkEnd w:id="336"/>
    </w:p>
    <w:p w14:paraId="49122D45" w14:textId="77777777" w:rsidR="002E3C93" w:rsidRDefault="002E3C93" w:rsidP="0091089C">
      <w:pPr>
        <w:spacing w:after="120"/>
        <w:rPr>
          <w:rFonts w:ascii="Arial" w:hAnsi="Arial" w:cs="Arial"/>
          <w:b/>
          <w:bCs/>
          <w:color w:val="000000" w:themeColor="text1"/>
          <w:sz w:val="22"/>
          <w:szCs w:val="22"/>
        </w:rPr>
      </w:pPr>
    </w:p>
    <w:p w14:paraId="222354E2" w14:textId="5667FB61" w:rsidR="00416DEB" w:rsidRPr="008D3771" w:rsidRDefault="00416DEB" w:rsidP="00416DEB">
      <w:pPr>
        <w:pStyle w:val="Heading2"/>
        <w:spacing w:before="0" w:after="120"/>
        <w:rPr>
          <w:rFonts w:ascii="Arial" w:hAnsi="Arial" w:cs="Arial"/>
          <w:b/>
          <w:bCs/>
          <w:color w:val="000000" w:themeColor="text1"/>
          <w:sz w:val="22"/>
          <w:szCs w:val="22"/>
        </w:rPr>
      </w:pPr>
      <w:commentRangeStart w:id="337"/>
      <w:r>
        <w:rPr>
          <w:rFonts w:ascii="Arial" w:hAnsi="Arial" w:cs="Arial"/>
          <w:b/>
          <w:bCs/>
          <w:color w:val="000000" w:themeColor="text1"/>
          <w:sz w:val="22"/>
          <w:szCs w:val="22"/>
        </w:rPr>
        <w:t>Discussion</w:t>
      </w:r>
      <w:commentRangeEnd w:id="337"/>
      <w:r w:rsidR="001E04B5">
        <w:rPr>
          <w:rStyle w:val="CommentReference"/>
          <w:rFonts w:asciiTheme="minorHAnsi" w:eastAsiaTheme="minorHAnsi" w:hAnsiTheme="minorHAnsi" w:cstheme="minorBidi"/>
          <w:color w:val="auto"/>
        </w:rPr>
        <w:commentReference w:id="337"/>
      </w:r>
    </w:p>
    <w:p w14:paraId="6B24432B" w14:textId="62F49F16" w:rsidR="001446F6" w:rsidRDefault="008E1DB2" w:rsidP="003B7C29">
      <w:pPr>
        <w:spacing w:after="120"/>
        <w:rPr>
          <w:rFonts w:ascii="Arial" w:hAnsi="Arial" w:cs="Arial"/>
          <w:color w:val="000000" w:themeColor="text1"/>
          <w:sz w:val="22"/>
          <w:szCs w:val="22"/>
        </w:rPr>
      </w:pPr>
      <w:bookmarkStart w:id="338" w:name="OLE_LINK52"/>
      <w:bookmarkStart w:id="339" w:name="OLE_LINK5"/>
      <w:bookmarkStart w:id="340" w:name="OLE_LINK6"/>
      <w:r w:rsidRPr="008E1DB2">
        <w:rPr>
          <w:rFonts w:ascii="Arial" w:hAnsi="Arial" w:cs="Arial"/>
          <w:color w:val="000000" w:themeColor="text1"/>
          <w:sz w:val="22"/>
          <w:szCs w:val="22"/>
        </w:rPr>
        <w:t xml:space="preserve">In this study, we </w:t>
      </w:r>
      <w:r>
        <w:rPr>
          <w:rFonts w:ascii="Arial" w:hAnsi="Arial" w:cs="Arial"/>
          <w:color w:val="000000" w:themeColor="text1"/>
          <w:sz w:val="22"/>
          <w:szCs w:val="22"/>
        </w:rPr>
        <w:t>used</w:t>
      </w:r>
      <w:r w:rsidRPr="008E1DB2">
        <w:rPr>
          <w:rFonts w:ascii="Arial" w:hAnsi="Arial" w:cs="Arial"/>
          <w:color w:val="000000" w:themeColor="text1"/>
          <w:sz w:val="22"/>
          <w:szCs w:val="22"/>
        </w:rPr>
        <w:t xml:space="preserve"> a three-session</w:t>
      </w:r>
      <w:del w:id="341" w:author="Kahnt, Thorsten (NIH/NIDA) [E]" w:date="2025-01-21T12:51:00Z">
        <w:r w:rsidRPr="008E1DB2" w:rsidDel="00504AF2">
          <w:rPr>
            <w:rFonts w:ascii="Arial" w:hAnsi="Arial" w:cs="Arial"/>
            <w:color w:val="000000" w:themeColor="text1"/>
            <w:sz w:val="22"/>
            <w:szCs w:val="22"/>
          </w:rPr>
          <w:delText xml:space="preserve">, </w:delText>
        </w:r>
      </w:del>
      <w:ins w:id="342" w:author="Kahnt, Thorsten (NIH/NIDA) [E]" w:date="2025-01-21T12:51:00Z">
        <w:r w:rsidR="00504AF2">
          <w:rPr>
            <w:rFonts w:ascii="Arial" w:hAnsi="Arial" w:cs="Arial"/>
            <w:color w:val="000000" w:themeColor="text1"/>
            <w:sz w:val="22"/>
            <w:szCs w:val="22"/>
          </w:rPr>
          <w:t xml:space="preserve"> times</w:t>
        </w:r>
        <w:r w:rsidR="00504AF2" w:rsidRPr="008E1DB2">
          <w:rPr>
            <w:rFonts w:ascii="Arial" w:hAnsi="Arial" w:cs="Arial"/>
            <w:color w:val="000000" w:themeColor="text1"/>
            <w:sz w:val="22"/>
            <w:szCs w:val="22"/>
          </w:rPr>
          <w:t xml:space="preserve"> </w:t>
        </w:r>
      </w:ins>
      <w:r w:rsidRPr="008E1DB2">
        <w:rPr>
          <w:rFonts w:ascii="Arial" w:hAnsi="Arial" w:cs="Arial"/>
          <w:color w:val="000000" w:themeColor="text1"/>
          <w:sz w:val="22"/>
          <w:szCs w:val="22"/>
        </w:rPr>
        <w:t xml:space="preserve">two-day design with network-targeted TMS to selectively modulate activity </w:t>
      </w:r>
      <w:bookmarkEnd w:id="338"/>
      <w:r w:rsidRPr="008E1DB2">
        <w:rPr>
          <w:rFonts w:ascii="Arial" w:hAnsi="Arial" w:cs="Arial"/>
          <w:color w:val="000000" w:themeColor="text1"/>
          <w:sz w:val="22"/>
          <w:szCs w:val="22"/>
        </w:rPr>
        <w:t xml:space="preserve">in </w:t>
      </w:r>
      <w:del w:id="343" w:author="Kahnt, Thorsten (NIH/NIDA) [E]" w:date="2025-01-21T12:51:00Z">
        <w:r w:rsidRPr="008E1DB2" w:rsidDel="00504AF2">
          <w:rPr>
            <w:rFonts w:ascii="Arial" w:hAnsi="Arial" w:cs="Arial"/>
            <w:color w:val="000000" w:themeColor="text1"/>
            <w:sz w:val="22"/>
            <w:szCs w:val="22"/>
          </w:rPr>
          <w:delText xml:space="preserve">the </w:delText>
        </w:r>
      </w:del>
      <w:r w:rsidRPr="008E1DB2">
        <w:rPr>
          <w:rFonts w:ascii="Arial" w:hAnsi="Arial" w:cs="Arial"/>
          <w:color w:val="000000" w:themeColor="text1"/>
          <w:sz w:val="22"/>
          <w:szCs w:val="22"/>
        </w:rPr>
        <w:t xml:space="preserve">anterior and posterior </w:t>
      </w:r>
      <w:ins w:id="344" w:author="Kahnt, Thorsten (NIH/NIDA) [E]" w:date="2025-01-21T12:51:00Z">
        <w:r w:rsidR="00504AF2" w:rsidRPr="008E1DB2">
          <w:rPr>
            <w:rFonts w:ascii="Arial" w:hAnsi="Arial" w:cs="Arial"/>
            <w:color w:val="000000" w:themeColor="text1"/>
            <w:sz w:val="22"/>
            <w:szCs w:val="22"/>
          </w:rPr>
          <w:t>subregions</w:t>
        </w:r>
        <w:r w:rsidR="00504AF2" w:rsidRPr="008E1DB2">
          <w:rPr>
            <w:rFonts w:ascii="Arial" w:hAnsi="Arial" w:cs="Arial"/>
            <w:color w:val="000000" w:themeColor="text1"/>
            <w:sz w:val="22"/>
            <w:szCs w:val="22"/>
          </w:rPr>
          <w:t xml:space="preserve"> </w:t>
        </w:r>
        <w:r w:rsidR="00504AF2">
          <w:rPr>
            <w:rFonts w:ascii="Arial" w:hAnsi="Arial" w:cs="Arial"/>
            <w:color w:val="000000" w:themeColor="text1"/>
            <w:sz w:val="22"/>
            <w:szCs w:val="22"/>
          </w:rPr>
          <w:t xml:space="preserve">of </w:t>
        </w:r>
      </w:ins>
      <w:ins w:id="345" w:author="Kahnt, Thorsten (NIH/NIDA) [E]" w:date="2025-01-21T12:52:00Z">
        <w:r w:rsidR="00504AF2">
          <w:rPr>
            <w:rFonts w:ascii="Arial" w:hAnsi="Arial" w:cs="Arial"/>
            <w:color w:val="000000" w:themeColor="text1"/>
            <w:sz w:val="22"/>
            <w:szCs w:val="22"/>
          </w:rPr>
          <w:t xml:space="preserve">the </w:t>
        </w:r>
      </w:ins>
      <w:r w:rsidRPr="008E1DB2">
        <w:rPr>
          <w:rFonts w:ascii="Arial" w:hAnsi="Arial" w:cs="Arial"/>
          <w:color w:val="000000" w:themeColor="text1"/>
          <w:sz w:val="22"/>
          <w:szCs w:val="22"/>
        </w:rPr>
        <w:t>OFC</w:t>
      </w:r>
      <w:del w:id="346" w:author="Kahnt, Thorsten (NIH/NIDA) [E]" w:date="2025-01-21T12:51:00Z">
        <w:r w:rsidRPr="008E1DB2" w:rsidDel="00504AF2">
          <w:rPr>
            <w:rFonts w:ascii="Arial" w:hAnsi="Arial" w:cs="Arial"/>
            <w:color w:val="000000" w:themeColor="text1"/>
            <w:sz w:val="22"/>
            <w:szCs w:val="22"/>
          </w:rPr>
          <w:delText xml:space="preserve"> subregions</w:delText>
        </w:r>
      </w:del>
      <w:r w:rsidRPr="008E1DB2">
        <w:rPr>
          <w:rFonts w:ascii="Arial" w:hAnsi="Arial" w:cs="Arial"/>
          <w:color w:val="000000" w:themeColor="text1"/>
          <w:sz w:val="22"/>
          <w:szCs w:val="22"/>
        </w:rPr>
        <w:t>.</w:t>
      </w:r>
      <w:r>
        <w:rPr>
          <w:rFonts w:ascii="Arial" w:hAnsi="Arial" w:cs="Arial"/>
          <w:color w:val="000000" w:themeColor="text1"/>
          <w:sz w:val="22"/>
          <w:szCs w:val="22"/>
        </w:rPr>
        <w:t xml:space="preserve"> </w:t>
      </w:r>
      <w:r w:rsidRPr="008E1DB2">
        <w:rPr>
          <w:rFonts w:ascii="Arial" w:hAnsi="Arial" w:cs="Arial"/>
          <w:color w:val="000000" w:themeColor="text1"/>
          <w:sz w:val="22"/>
          <w:szCs w:val="22"/>
        </w:rPr>
        <w:t xml:space="preserve">Using an outcome devaluation task requiring </w:t>
      </w:r>
      <w:r>
        <w:rPr>
          <w:rFonts w:ascii="Arial" w:hAnsi="Arial" w:cs="Arial"/>
          <w:color w:val="000000" w:themeColor="text1"/>
          <w:sz w:val="22"/>
          <w:szCs w:val="22"/>
        </w:rPr>
        <w:t>adaptive</w:t>
      </w:r>
      <w:r w:rsidRPr="008E1DB2">
        <w:rPr>
          <w:rFonts w:ascii="Arial" w:hAnsi="Arial" w:cs="Arial"/>
          <w:color w:val="000000" w:themeColor="text1"/>
          <w:sz w:val="22"/>
          <w:szCs w:val="22"/>
        </w:rPr>
        <w:t xml:space="preserve"> decision-making based on learned</w:t>
      </w:r>
      <w:r>
        <w:rPr>
          <w:rFonts w:ascii="Arial" w:hAnsi="Arial" w:cs="Arial"/>
          <w:color w:val="000000" w:themeColor="text1"/>
          <w:sz w:val="22"/>
          <w:szCs w:val="22"/>
        </w:rPr>
        <w:t xml:space="preserve"> stimulus-outcome identity</w:t>
      </w:r>
      <w:r w:rsidRPr="008E1DB2">
        <w:rPr>
          <w:rFonts w:ascii="Arial" w:hAnsi="Arial" w:cs="Arial"/>
          <w:color w:val="000000" w:themeColor="text1"/>
          <w:sz w:val="22"/>
          <w:szCs w:val="22"/>
        </w:rPr>
        <w:t xml:space="preserve"> </w:t>
      </w:r>
      <w:del w:id="347" w:author="Kahnt, Thorsten (NIH/NIDA) [E]" w:date="2025-01-21T12:52:00Z">
        <w:r w:rsidRPr="008E1DB2" w:rsidDel="00504AF2">
          <w:rPr>
            <w:rFonts w:ascii="Arial" w:hAnsi="Arial" w:cs="Arial"/>
            <w:color w:val="000000" w:themeColor="text1"/>
            <w:sz w:val="22"/>
            <w:szCs w:val="22"/>
          </w:rPr>
          <w:delText>representations</w:delText>
        </w:r>
      </w:del>
      <w:ins w:id="348" w:author="Kahnt, Thorsten (NIH/NIDA) [E]" w:date="2025-01-21T12:52:00Z">
        <w:r w:rsidR="00504AF2">
          <w:rPr>
            <w:rFonts w:ascii="Arial" w:hAnsi="Arial" w:cs="Arial"/>
            <w:color w:val="000000" w:themeColor="text1"/>
            <w:sz w:val="22"/>
            <w:szCs w:val="22"/>
          </w:rPr>
          <w:t>associations</w:t>
        </w:r>
      </w:ins>
      <w:r w:rsidRPr="008E1DB2">
        <w:rPr>
          <w:rFonts w:ascii="Arial" w:hAnsi="Arial" w:cs="Arial"/>
          <w:color w:val="000000" w:themeColor="text1"/>
          <w:sz w:val="22"/>
          <w:szCs w:val="22"/>
        </w:rPr>
        <w:t xml:space="preserve">, we found that TMS targeting the pOFC (but not the aOFC) prior to the meal disrupted </w:t>
      </w:r>
      <w:r>
        <w:rPr>
          <w:rFonts w:ascii="Arial" w:hAnsi="Arial" w:cs="Arial"/>
          <w:color w:val="000000" w:themeColor="text1"/>
          <w:sz w:val="22"/>
          <w:szCs w:val="22"/>
        </w:rPr>
        <w:t>adaptive</w:t>
      </w:r>
      <w:r w:rsidRPr="008E1DB2">
        <w:rPr>
          <w:rFonts w:ascii="Arial" w:hAnsi="Arial" w:cs="Arial"/>
          <w:color w:val="000000" w:themeColor="text1"/>
          <w:sz w:val="22"/>
          <w:szCs w:val="22"/>
        </w:rPr>
        <w:t xml:space="preserve"> behavior</w:t>
      </w:r>
      <w:del w:id="349" w:author="Kahnt, Thorsten (NIH/NIDA) [E]" w:date="2025-01-21T12:52:00Z">
        <w:r w:rsidDel="00504AF2">
          <w:rPr>
            <w:rFonts w:ascii="Arial" w:hAnsi="Arial" w:cs="Arial"/>
            <w:color w:val="000000" w:themeColor="text1"/>
            <w:sz w:val="22"/>
            <w:szCs w:val="22"/>
          </w:rPr>
          <w:delText>s</w:delText>
        </w:r>
      </w:del>
      <w:r w:rsidRPr="008E1DB2">
        <w:rPr>
          <w:rFonts w:ascii="Arial" w:hAnsi="Arial" w:cs="Arial"/>
          <w:color w:val="000000" w:themeColor="text1"/>
          <w:sz w:val="22"/>
          <w:szCs w:val="22"/>
        </w:rPr>
        <w:t>, as evidenced by increased choices of stimuli predicting non-sated rewards in the probe test.</w:t>
      </w:r>
      <w:r>
        <w:rPr>
          <w:rFonts w:ascii="Arial" w:hAnsi="Arial" w:cs="Arial"/>
          <w:color w:val="000000" w:themeColor="text1"/>
          <w:sz w:val="22"/>
          <w:szCs w:val="22"/>
        </w:rPr>
        <w:t xml:space="preserve"> </w:t>
      </w:r>
      <w:del w:id="350" w:author="Kahnt, Thorsten (NIH/NIDA) [E]" w:date="2025-01-21T12:52:00Z">
        <w:r w:rsidRPr="008E1DB2" w:rsidDel="00504AF2">
          <w:rPr>
            <w:rFonts w:ascii="Arial" w:hAnsi="Arial" w:cs="Arial"/>
            <w:color w:val="000000" w:themeColor="text1"/>
            <w:sz w:val="22"/>
            <w:szCs w:val="22"/>
          </w:rPr>
          <w:delText>Furthermore</w:delText>
        </w:r>
      </w:del>
      <w:ins w:id="351" w:author="Kahnt, Thorsten (NIH/NIDA) [E]" w:date="2025-01-21T12:52:00Z">
        <w:r w:rsidR="00504AF2">
          <w:rPr>
            <w:rFonts w:ascii="Arial" w:hAnsi="Arial" w:cs="Arial"/>
            <w:color w:val="000000" w:themeColor="text1"/>
            <w:sz w:val="22"/>
            <w:szCs w:val="22"/>
          </w:rPr>
          <w:t>Conversely</w:t>
        </w:r>
      </w:ins>
      <w:r w:rsidRPr="008E1DB2">
        <w:rPr>
          <w:rFonts w:ascii="Arial" w:hAnsi="Arial" w:cs="Arial"/>
          <w:color w:val="000000" w:themeColor="text1"/>
          <w:sz w:val="22"/>
          <w:szCs w:val="22"/>
        </w:rPr>
        <w:t xml:space="preserve">, disrupting the </w:t>
      </w:r>
      <w:r w:rsidR="007B7385">
        <w:rPr>
          <w:rFonts w:ascii="Arial" w:hAnsi="Arial" w:cs="Arial"/>
          <w:color w:val="000000" w:themeColor="text1"/>
          <w:sz w:val="22"/>
          <w:szCs w:val="22"/>
        </w:rPr>
        <w:t>a</w:t>
      </w:r>
      <w:r w:rsidRPr="008E1DB2">
        <w:rPr>
          <w:rFonts w:ascii="Arial" w:hAnsi="Arial" w:cs="Arial"/>
          <w:color w:val="000000" w:themeColor="text1"/>
          <w:sz w:val="22"/>
          <w:szCs w:val="22"/>
        </w:rPr>
        <w:t xml:space="preserve">OFC (but not the </w:t>
      </w:r>
      <w:r w:rsidR="007B7385">
        <w:rPr>
          <w:rFonts w:ascii="Arial" w:hAnsi="Arial" w:cs="Arial"/>
          <w:color w:val="000000" w:themeColor="text1"/>
          <w:sz w:val="22"/>
          <w:szCs w:val="22"/>
        </w:rPr>
        <w:t>p</w:t>
      </w:r>
      <w:r w:rsidRPr="008E1DB2">
        <w:rPr>
          <w:rFonts w:ascii="Arial" w:hAnsi="Arial" w:cs="Arial"/>
          <w:color w:val="000000" w:themeColor="text1"/>
          <w:sz w:val="22"/>
          <w:szCs w:val="22"/>
        </w:rPr>
        <w:t>OFC) before learning stimulus-outcome associations impaired behavior in the probe test on the following day</w:t>
      </w:r>
      <w:bookmarkStart w:id="352" w:name="OLE_LINK80"/>
      <w:r w:rsidR="00475B52">
        <w:rPr>
          <w:rFonts w:ascii="Arial" w:hAnsi="Arial" w:cs="Arial"/>
          <w:color w:val="000000" w:themeColor="text1"/>
          <w:sz w:val="22"/>
          <w:szCs w:val="22"/>
        </w:rPr>
        <w:t xml:space="preserve">. </w:t>
      </w:r>
      <w:r w:rsidR="00475B52" w:rsidRPr="00475B52">
        <w:rPr>
          <w:rFonts w:ascii="Arial" w:hAnsi="Arial" w:cs="Arial"/>
          <w:color w:val="000000" w:themeColor="text1"/>
          <w:sz w:val="22"/>
          <w:szCs w:val="22"/>
        </w:rPr>
        <w:t xml:space="preserve">These findings demonstrate that the aOFC facilitates adaptive decision-making by supporting the acquisition of stimulus-outcome associations, while the pOFC supports their </w:t>
      </w:r>
      <w:r w:rsidR="00475B52">
        <w:rPr>
          <w:rFonts w:ascii="Arial" w:hAnsi="Arial" w:cs="Arial"/>
          <w:color w:val="000000" w:themeColor="text1"/>
          <w:sz w:val="22"/>
          <w:szCs w:val="22"/>
        </w:rPr>
        <w:t>use</w:t>
      </w:r>
      <w:r w:rsidR="00475B52" w:rsidRPr="00475B52">
        <w:rPr>
          <w:rFonts w:ascii="Arial" w:hAnsi="Arial" w:cs="Arial"/>
          <w:color w:val="000000" w:themeColor="text1"/>
          <w:sz w:val="22"/>
          <w:szCs w:val="22"/>
        </w:rPr>
        <w:t>.</w:t>
      </w:r>
      <w:r w:rsidR="00475B52">
        <w:rPr>
          <w:rFonts w:ascii="Arial" w:hAnsi="Arial" w:cs="Arial"/>
          <w:color w:val="000000" w:themeColor="text1"/>
          <w:sz w:val="22"/>
          <w:szCs w:val="22"/>
        </w:rPr>
        <w:t xml:space="preserve"> </w:t>
      </w:r>
      <w:bookmarkEnd w:id="352"/>
      <w:commentRangeStart w:id="353"/>
      <w:r w:rsidR="001446F6">
        <w:rPr>
          <w:rFonts w:ascii="Arial" w:hAnsi="Arial" w:cs="Arial"/>
          <w:color w:val="000000" w:themeColor="text1"/>
          <w:sz w:val="22"/>
          <w:szCs w:val="22"/>
        </w:rPr>
        <w:t>In the following discussion, we interpret the effects observed across the two days of TMS,</w:t>
      </w:r>
      <w:r w:rsidR="007B7385">
        <w:rPr>
          <w:rFonts w:ascii="Arial" w:hAnsi="Arial" w:cs="Arial"/>
          <w:color w:val="000000" w:themeColor="text1"/>
          <w:sz w:val="22"/>
          <w:szCs w:val="22"/>
        </w:rPr>
        <w:t xml:space="preserve"> </w:t>
      </w:r>
      <w:r w:rsidR="001446F6">
        <w:rPr>
          <w:rFonts w:ascii="Arial" w:hAnsi="Arial" w:cs="Arial"/>
          <w:color w:val="000000" w:themeColor="text1"/>
          <w:sz w:val="22"/>
          <w:szCs w:val="22"/>
        </w:rPr>
        <w:t xml:space="preserve">relate these results to prior research, particularly in the context of cognitive map and latent learning. We also address the unexpected finding that </w:t>
      </w:r>
      <w:r w:rsidR="00964595">
        <w:rPr>
          <w:rFonts w:ascii="Arial" w:hAnsi="Arial" w:cs="Arial"/>
          <w:color w:val="000000" w:themeColor="text1"/>
          <w:sz w:val="22"/>
          <w:szCs w:val="22"/>
        </w:rPr>
        <w:t>cTBS to both aOFC and pOFC disrupted initial discrimination learning</w:t>
      </w:r>
      <w:r w:rsidR="001446F6">
        <w:rPr>
          <w:rFonts w:ascii="Arial" w:hAnsi="Arial" w:cs="Arial"/>
          <w:color w:val="000000" w:themeColor="text1"/>
          <w:sz w:val="22"/>
          <w:szCs w:val="22"/>
        </w:rPr>
        <w:t xml:space="preserve">, as well as the limitations of the current study and the steps we took to mitigate them. </w:t>
      </w:r>
      <w:commentRangeEnd w:id="353"/>
      <w:r w:rsidR="00AD48C1">
        <w:rPr>
          <w:rStyle w:val="CommentReference"/>
        </w:rPr>
        <w:commentReference w:id="353"/>
      </w:r>
    </w:p>
    <w:p w14:paraId="3F548D92" w14:textId="32F741D2" w:rsidR="00D05D26" w:rsidRDefault="00AB1C21" w:rsidP="001D5AFA">
      <w:pPr>
        <w:spacing w:after="120"/>
        <w:rPr>
          <w:rFonts w:ascii="Arial" w:hAnsi="Arial" w:cs="Arial"/>
          <w:color w:val="000000" w:themeColor="text1"/>
          <w:sz w:val="22"/>
          <w:szCs w:val="22"/>
        </w:rPr>
      </w:pPr>
      <w:bookmarkStart w:id="354" w:name="OLE_LINK9"/>
      <w:bookmarkStart w:id="355" w:name="OLE_LINK18"/>
      <w:bookmarkStart w:id="356" w:name="OLE_LINK19"/>
      <w:bookmarkEnd w:id="339"/>
      <w:bookmarkEnd w:id="340"/>
      <w:commentRangeStart w:id="357"/>
      <w:r>
        <w:rPr>
          <w:rFonts w:ascii="Arial" w:hAnsi="Arial" w:cs="Arial"/>
          <w:color w:val="000000" w:themeColor="text1"/>
          <w:sz w:val="22"/>
          <w:szCs w:val="22"/>
        </w:rPr>
        <w:lastRenderedPageBreak/>
        <w:t>The current work draws</w:t>
      </w:r>
      <w:r w:rsidR="00074159">
        <w:rPr>
          <w:rFonts w:ascii="Arial" w:hAnsi="Arial" w:cs="Arial"/>
          <w:color w:val="000000" w:themeColor="text1"/>
          <w:sz w:val="22"/>
          <w:szCs w:val="22"/>
        </w:rPr>
        <w:t xml:space="preserve"> direct</w:t>
      </w:r>
      <w:r>
        <w:rPr>
          <w:rFonts w:ascii="Arial" w:hAnsi="Arial" w:cs="Arial"/>
          <w:color w:val="000000" w:themeColor="text1"/>
          <w:sz w:val="22"/>
          <w:szCs w:val="22"/>
        </w:rPr>
        <w:t xml:space="preserve"> inspiration from </w:t>
      </w:r>
      <w:del w:id="358" w:author="Kahnt, Thorsten (NIH/NIDA) [E]" w:date="2025-01-21T12:54:00Z">
        <w:r w:rsidDel="00AD48C1">
          <w:rPr>
            <w:rFonts w:ascii="Arial" w:hAnsi="Arial" w:cs="Arial"/>
            <w:color w:val="000000" w:themeColor="text1"/>
            <w:sz w:val="22"/>
            <w:szCs w:val="22"/>
          </w:rPr>
          <w:delText xml:space="preserve">a </w:delText>
        </w:r>
      </w:del>
      <w:r>
        <w:rPr>
          <w:rFonts w:ascii="Arial" w:hAnsi="Arial" w:cs="Arial"/>
          <w:color w:val="000000" w:themeColor="text1"/>
          <w:sz w:val="22"/>
          <w:szCs w:val="22"/>
        </w:rPr>
        <w:t xml:space="preserve">previous work in </w:t>
      </w:r>
      <w:r w:rsidR="00112ECC">
        <w:rPr>
          <w:rFonts w:ascii="Arial" w:hAnsi="Arial" w:cs="Arial"/>
          <w:color w:val="000000" w:themeColor="text1"/>
          <w:sz w:val="22"/>
          <w:szCs w:val="22"/>
        </w:rPr>
        <w:t>non-human primates</w:t>
      </w:r>
      <w:r w:rsidR="00521B46">
        <w:rPr>
          <w:rFonts w:ascii="Arial" w:hAnsi="Arial" w:cs="Arial"/>
          <w:color w:val="000000" w:themeColor="text1"/>
          <w:sz w:val="22"/>
          <w:szCs w:val="22"/>
        </w:rPr>
        <w:t xml:space="preserve"> that examined the </w:t>
      </w:r>
      <w:r w:rsidR="004B13C1">
        <w:rPr>
          <w:rFonts w:ascii="Arial" w:hAnsi="Arial" w:cs="Arial"/>
          <w:color w:val="000000" w:themeColor="text1"/>
          <w:sz w:val="22"/>
          <w:szCs w:val="22"/>
        </w:rPr>
        <w:t xml:space="preserve">different roles of </w:t>
      </w:r>
      <w:r w:rsidR="00521B46">
        <w:rPr>
          <w:rFonts w:ascii="Arial" w:hAnsi="Arial" w:cs="Arial"/>
          <w:color w:val="000000" w:themeColor="text1"/>
          <w:sz w:val="22"/>
          <w:szCs w:val="22"/>
        </w:rPr>
        <w:t>OFC</w:t>
      </w:r>
      <w:r w:rsidR="004B13C1">
        <w:rPr>
          <w:rFonts w:ascii="Arial" w:hAnsi="Arial" w:cs="Arial"/>
          <w:color w:val="000000" w:themeColor="text1"/>
          <w:sz w:val="22"/>
          <w:szCs w:val="22"/>
        </w:rPr>
        <w:t xml:space="preserve"> </w:t>
      </w:r>
      <w:r w:rsidR="004B13C1" w:rsidRPr="00657905">
        <w:rPr>
          <w:rFonts w:ascii="Arial" w:hAnsi="Arial" w:cs="Arial"/>
          <w:color w:val="000000" w:themeColor="text1"/>
          <w:sz w:val="22"/>
          <w:szCs w:val="22"/>
        </w:rPr>
        <w:t xml:space="preserve">subregions </w:t>
      </w:r>
      <w:r w:rsidR="00521B46">
        <w:rPr>
          <w:rFonts w:ascii="Arial" w:hAnsi="Arial" w:cs="Arial"/>
          <w:color w:val="000000" w:themeColor="text1"/>
          <w:sz w:val="22"/>
          <w:szCs w:val="22"/>
        </w:rPr>
        <w:t>in</w:t>
      </w:r>
      <w:r w:rsidR="004B13C1" w:rsidRPr="00657905">
        <w:rPr>
          <w:rFonts w:ascii="Arial" w:hAnsi="Arial" w:cs="Arial"/>
          <w:color w:val="000000" w:themeColor="text1"/>
          <w:sz w:val="22"/>
          <w:szCs w:val="22"/>
        </w:rPr>
        <w:t xml:space="preserve"> flexible behaviors</w:t>
      </w:r>
      <w:r w:rsidR="00112ECC"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&lt;EndNote&gt;&lt;Cite&gt;&lt;Author&gt;Murray&lt;/Author&gt;&lt;Year&gt;2015&lt;/Year&gt;&lt;RecNum&gt;530&lt;/RecNum&gt;&lt;DisplayText&gt;&lt;style face="superscript"&gt;19&lt;/style&gt;&lt;/DisplayText&gt;&lt;record&gt;&lt;rec-number&gt;530&lt;/rec-number&gt;&lt;foreign-keys&gt;&lt;key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112ECC"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19</w:t>
      </w:r>
      <w:r w:rsidR="00112ECC" w:rsidRPr="00657905">
        <w:rPr>
          <w:rFonts w:ascii="Arial" w:hAnsi="Arial" w:cs="Arial"/>
          <w:color w:val="000000" w:themeColor="text1"/>
          <w:sz w:val="22"/>
          <w:szCs w:val="22"/>
        </w:rPr>
        <w:fldChar w:fldCharType="end"/>
      </w:r>
      <w:r w:rsidR="00C07501">
        <w:rPr>
          <w:rFonts w:ascii="Arial" w:hAnsi="Arial" w:cs="Arial"/>
          <w:color w:val="000000" w:themeColor="text1"/>
          <w:sz w:val="22"/>
          <w:szCs w:val="22"/>
        </w:rPr>
        <w:t xml:space="preserve">, where they showed </w:t>
      </w:r>
      <w:r w:rsidR="00112ECC" w:rsidRPr="00657905">
        <w:rPr>
          <w:rFonts w:ascii="Arial" w:hAnsi="Arial" w:cs="Arial"/>
          <w:color w:val="000000" w:themeColor="text1"/>
          <w:sz w:val="22"/>
          <w:szCs w:val="22"/>
        </w:rPr>
        <w:t>that the anterior OFC (area 11) was more involved in goal selection during choice, whereas the posterior OFC (area 13) p</w:t>
      </w:r>
      <w:r w:rsidR="001D5AFA">
        <w:rPr>
          <w:rFonts w:ascii="Arial" w:hAnsi="Arial" w:cs="Arial"/>
          <w:color w:val="000000" w:themeColor="text1"/>
          <w:sz w:val="22"/>
          <w:szCs w:val="22"/>
        </w:rPr>
        <w:t xml:space="preserve">rimarily supported the updating of outcome values. </w:t>
      </w:r>
      <w:r w:rsidR="00112ECC" w:rsidRPr="00657905">
        <w:rPr>
          <w:rFonts w:ascii="Arial" w:hAnsi="Arial" w:cs="Arial"/>
          <w:color w:val="000000" w:themeColor="text1"/>
          <w:sz w:val="22"/>
          <w:szCs w:val="22"/>
        </w:rPr>
        <w:t>However, the temporal resolution of TMS does not allow us to</w:t>
      </w:r>
      <w:r w:rsidR="00354A42">
        <w:rPr>
          <w:rFonts w:ascii="Arial" w:hAnsi="Arial" w:cs="Arial"/>
          <w:color w:val="000000" w:themeColor="text1"/>
          <w:sz w:val="22"/>
          <w:szCs w:val="22"/>
        </w:rPr>
        <w:t xml:space="preserve"> effectively</w:t>
      </w:r>
      <w:r w:rsidR="00656CD4">
        <w:rPr>
          <w:rFonts w:ascii="Arial" w:hAnsi="Arial" w:cs="Arial"/>
          <w:color w:val="000000" w:themeColor="text1"/>
          <w:sz w:val="22"/>
          <w:szCs w:val="22"/>
        </w:rPr>
        <w:t xml:space="preserve"> </w:t>
      </w:r>
      <w:r w:rsidR="00112ECC" w:rsidRPr="00657905">
        <w:rPr>
          <w:rFonts w:ascii="Arial" w:hAnsi="Arial" w:cs="Arial"/>
          <w:color w:val="000000" w:themeColor="text1"/>
          <w:sz w:val="22"/>
          <w:szCs w:val="22"/>
        </w:rPr>
        <w:t xml:space="preserve">disentangle these mechanisms. </w:t>
      </w:r>
      <w:r w:rsidR="00B932B9">
        <w:rPr>
          <w:rFonts w:ascii="Arial" w:hAnsi="Arial" w:cs="Arial"/>
          <w:color w:val="000000" w:themeColor="text1"/>
          <w:sz w:val="22"/>
          <w:szCs w:val="22"/>
        </w:rPr>
        <w:t>Instead</w:t>
      </w:r>
      <w:commentRangeEnd w:id="357"/>
      <w:r w:rsidR="00AD48C1">
        <w:rPr>
          <w:rStyle w:val="CommentReference"/>
        </w:rPr>
        <w:commentReference w:id="357"/>
      </w:r>
      <w:r w:rsidR="00112ECC" w:rsidRPr="00657905">
        <w:rPr>
          <w:rFonts w:ascii="Arial" w:hAnsi="Arial" w:cs="Arial"/>
          <w:color w:val="000000" w:themeColor="text1"/>
          <w:sz w:val="22"/>
          <w:szCs w:val="22"/>
        </w:rPr>
        <w:t>, we</w:t>
      </w:r>
      <w:r w:rsidR="000F16B6" w:rsidRPr="00657905">
        <w:rPr>
          <w:rFonts w:ascii="Arial" w:hAnsi="Arial" w:cs="Arial"/>
          <w:color w:val="000000" w:themeColor="text1"/>
          <w:sz w:val="22"/>
          <w:szCs w:val="22"/>
        </w:rPr>
        <w:t xml:space="preserve"> investigated the potential different involvement of</w:t>
      </w:r>
      <w:r w:rsidR="001D711E">
        <w:rPr>
          <w:rFonts w:ascii="Arial" w:hAnsi="Arial" w:cs="Arial"/>
          <w:color w:val="000000" w:themeColor="text1"/>
          <w:sz w:val="22"/>
          <w:szCs w:val="22"/>
        </w:rPr>
        <w:t xml:space="preserve"> OFC</w:t>
      </w:r>
      <w:r w:rsidR="000F16B6" w:rsidRPr="00657905">
        <w:rPr>
          <w:rFonts w:ascii="Arial" w:hAnsi="Arial" w:cs="Arial"/>
          <w:color w:val="000000" w:themeColor="text1"/>
          <w:sz w:val="22"/>
          <w:szCs w:val="22"/>
        </w:rPr>
        <w:t xml:space="preserve"> subregions in </w:t>
      </w:r>
      <w:r w:rsidR="001D7C3D">
        <w:rPr>
          <w:rFonts w:ascii="Arial" w:hAnsi="Arial" w:cs="Arial"/>
          <w:color w:val="000000" w:themeColor="text1"/>
          <w:sz w:val="22"/>
          <w:szCs w:val="22"/>
        </w:rPr>
        <w:t>representing</w:t>
      </w:r>
      <w:r w:rsidR="000F16B6" w:rsidRPr="00657905">
        <w:rPr>
          <w:rFonts w:ascii="Arial" w:hAnsi="Arial" w:cs="Arial"/>
          <w:color w:val="000000" w:themeColor="text1"/>
          <w:sz w:val="22"/>
          <w:szCs w:val="22"/>
        </w:rPr>
        <w:t xml:space="preserve"> stimulus-outcome associations</w:t>
      </w:r>
      <w:r w:rsidR="001D7C3D">
        <w:rPr>
          <w:rFonts w:ascii="Arial" w:hAnsi="Arial" w:cs="Arial"/>
          <w:color w:val="000000" w:themeColor="text1"/>
          <w:sz w:val="22"/>
          <w:szCs w:val="22"/>
        </w:rPr>
        <w:t xml:space="preserve"> and using those representations to</w:t>
      </w:r>
      <w:r w:rsidR="00335E46">
        <w:rPr>
          <w:rFonts w:ascii="Arial" w:hAnsi="Arial" w:cs="Arial"/>
          <w:color w:val="000000" w:themeColor="text1"/>
          <w:sz w:val="22"/>
          <w:szCs w:val="22"/>
        </w:rPr>
        <w:t xml:space="preserve"> guide flexible</w:t>
      </w:r>
      <w:r w:rsidR="001D7C3D">
        <w:rPr>
          <w:rFonts w:ascii="Arial" w:hAnsi="Arial" w:cs="Arial"/>
          <w:color w:val="000000" w:themeColor="text1"/>
          <w:sz w:val="22"/>
          <w:szCs w:val="22"/>
        </w:rPr>
        <w:t xml:space="preserve"> behaviors</w:t>
      </w:r>
      <w:r w:rsidR="000F16B6" w:rsidRPr="00657905">
        <w:rPr>
          <w:rFonts w:ascii="Arial" w:hAnsi="Arial" w:cs="Arial"/>
          <w:color w:val="000000" w:themeColor="text1"/>
          <w:sz w:val="22"/>
          <w:szCs w:val="22"/>
        </w:rPr>
        <w:t xml:space="preserve">. </w:t>
      </w:r>
      <w:r w:rsidR="007642F8">
        <w:rPr>
          <w:rFonts w:ascii="Arial" w:hAnsi="Arial" w:cs="Arial"/>
          <w:color w:val="000000" w:themeColor="text1"/>
          <w:sz w:val="22"/>
          <w:szCs w:val="22"/>
        </w:rPr>
        <w:t>O</w:t>
      </w:r>
      <w:r w:rsidR="007642F8" w:rsidRPr="007642F8">
        <w:rPr>
          <w:rFonts w:ascii="Arial" w:hAnsi="Arial" w:cs="Arial"/>
          <w:color w:val="000000" w:themeColor="text1"/>
          <w:sz w:val="22"/>
          <w:szCs w:val="22"/>
        </w:rPr>
        <w:t xml:space="preserve">ur findings are consistent with </w:t>
      </w:r>
      <w:r w:rsidR="001259A3">
        <w:rPr>
          <w:rFonts w:ascii="Arial" w:hAnsi="Arial" w:cs="Arial"/>
          <w:color w:val="000000" w:themeColor="text1"/>
          <w:sz w:val="22"/>
          <w:szCs w:val="22"/>
        </w:rPr>
        <w:t xml:space="preserve">a diverse collection of studies </w:t>
      </w:r>
      <w:r w:rsidR="007642F8" w:rsidRPr="007642F8">
        <w:rPr>
          <w:rFonts w:ascii="Arial" w:hAnsi="Arial" w:cs="Arial"/>
          <w:color w:val="000000" w:themeColor="text1"/>
          <w:sz w:val="22"/>
          <w:szCs w:val="22"/>
        </w:rPr>
        <w:t>that highlight distinct roles for OFC subregions</w:t>
      </w:r>
      <w:r w:rsidR="00B441A8">
        <w:rPr>
          <w:rFonts w:ascii="Arial" w:hAnsi="Arial" w:cs="Arial"/>
          <w:color w:val="000000" w:themeColor="text1"/>
          <w:sz w:val="22"/>
          <w:szCs w:val="22"/>
        </w:rPr>
        <w:t xml:space="preserve"> by using a variety of tasks, including goal-directed choices with outcome devaluation, two-choice probabilistic task</w:t>
      </w:r>
      <w:r w:rsidR="00EC622B"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&lt;EndNote&gt;&lt;Cite&gt;&lt;Author&gt;Stoll&lt;/Author&gt;&lt;Year&gt;2024&lt;/Year&gt;&lt;RecNum&gt;636&lt;/RecNum&gt;&lt;DisplayText&gt;&lt;style face="superscript"&gt;31&lt;/style&gt;&lt;/DisplayText&gt;&lt;record&gt;&lt;rec-number&gt;636&lt;/rec-number&gt;&lt;foreign-keys&gt;&lt;key app="EN" db-id="zaf922assa05plerwwupfssvrzteappvax2x" timestamp="1732830072"&gt;636&lt;/key&gt;&lt;/foreign-keys&gt;&lt;ref-type name="Journal Article"&gt;17&lt;/ref-type&gt;&lt;contributors&gt;&lt;authors&gt;&lt;author&gt;Stoll, Frederic M&lt;/author&gt;&lt;author&gt;Rudebeck, Peter H&lt;/author&gt;&lt;/authors&gt;&lt;/contributors&gt;&lt;titles&gt;&lt;title&gt;Dissociable representations of decision variables within subdivisions of macaque orbitofrontal and ventrolateral frontal cortex&lt;/title&gt;&lt;secondary-title&gt;bioRxiv&lt;/secondary-title&gt;&lt;/titles&gt;&lt;periodical&gt;&lt;full-title&gt;bioRxiv&lt;/full-title&gt;&lt;/periodical&gt;&lt;dates&gt;&lt;year&gt;2024&lt;/year&gt;&lt;/dates&gt;&lt;urls&gt;&lt;/urls&gt;&lt;/record&gt;&lt;/Cite&gt;&lt;/EndNote&gt;</w:instrText>
      </w:r>
      <w:r w:rsidR="00EC622B"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31</w:t>
      </w:r>
      <w:r w:rsidR="00EC622B" w:rsidRPr="00657905">
        <w:rPr>
          <w:rFonts w:ascii="Arial" w:hAnsi="Arial" w:cs="Arial"/>
          <w:color w:val="000000" w:themeColor="text1"/>
          <w:sz w:val="22"/>
          <w:szCs w:val="22"/>
        </w:rPr>
        <w:fldChar w:fldCharType="end"/>
      </w:r>
      <w:r w:rsidR="00EC622B" w:rsidRPr="00657905">
        <w:rPr>
          <w:rFonts w:ascii="Arial" w:hAnsi="Arial" w:cs="Arial"/>
          <w:color w:val="000000" w:themeColor="text1"/>
          <w:sz w:val="22"/>
          <w:szCs w:val="22"/>
        </w:rPr>
        <w:t xml:space="preserve">, and </w:t>
      </w:r>
      <w:r w:rsidR="008C1292" w:rsidRPr="00657905">
        <w:rPr>
          <w:rFonts w:ascii="Arial" w:hAnsi="Arial" w:cs="Arial"/>
          <w:color w:val="000000" w:themeColor="text1"/>
          <w:sz w:val="22"/>
          <w:szCs w:val="22"/>
        </w:rPr>
        <w:t>different information encoding in the OFC</w:t>
      </w:r>
      <w:r w:rsidR="00541ED2"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&lt;EndNote&gt;&lt;Cite&gt;&lt;Author&gt;Rich&lt;/Author&gt;&lt;Year&gt;2017&lt;/Year&gt;&lt;RecNum&gt;637&lt;/RecNum&gt;&lt;DisplayText&gt;&lt;style face="superscript"&gt;32&lt;/style&gt;&lt;/DisplayText&gt;&lt;record&gt;&lt;rec-number&gt;637&lt;/rec-number&gt;&lt;foreign-keys&gt;&lt;key app="EN" db-id="zaf922assa05plerwwupfssvrzteappvax2x" timestamp="1732830165"&gt;637&lt;/key&gt;&lt;/foreign-keys&gt;&lt;ref-type name="Journal Article"&gt;17&lt;/ref-type&gt;&lt;contributors&gt;&lt;authors&gt;&lt;author&gt;Rich, Erin L&lt;/author&gt;&lt;author&gt;Wallis, Joni D&lt;/author&gt;&lt;/authors&gt;&lt;/contributors&gt;&lt;titles&gt;&lt;title&gt;Spatiotemporal dynamics of information encoding revealed in orbitofrontal high-gamma&lt;/title&gt;&lt;secondary-title&gt;Nature Communications&lt;/secondary-title&gt;&lt;/titles&gt;&lt;periodical&gt;&lt;full-title&gt;Nature Communications&lt;/full-title&gt;&lt;abbr-1&gt;Nat Commun&lt;/abbr-1&gt;&lt;/periodical&gt;&lt;pages&gt;1139&lt;/pages&gt;&lt;volume&gt;8&lt;/volume&gt;&lt;number&gt;1&lt;/number&gt;&lt;dates&gt;&lt;year&gt;2017&lt;/year&gt;&lt;/dates&gt;&lt;isbn&gt;2041-1723&lt;/isbn&gt;&lt;urls&gt;&lt;/urls&gt;&lt;/record&gt;&lt;/Cite&gt;&lt;/EndNote&gt;</w:instrText>
      </w:r>
      <w:r w:rsidR="00541ED2"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32</w:t>
      </w:r>
      <w:r w:rsidR="00541ED2" w:rsidRPr="00657905">
        <w:rPr>
          <w:rFonts w:ascii="Arial" w:hAnsi="Arial" w:cs="Arial"/>
          <w:color w:val="000000" w:themeColor="text1"/>
          <w:sz w:val="22"/>
          <w:szCs w:val="22"/>
        </w:rPr>
        <w:fldChar w:fldCharType="end"/>
      </w:r>
      <w:r w:rsidR="00BF4B85" w:rsidRPr="00657905">
        <w:rPr>
          <w:rFonts w:ascii="Arial" w:hAnsi="Arial" w:cs="Arial"/>
          <w:color w:val="000000" w:themeColor="text1"/>
          <w:sz w:val="22"/>
          <w:szCs w:val="22"/>
        </w:rPr>
        <w:t xml:space="preserve">, and </w:t>
      </w:r>
      <w:r w:rsidR="00813126" w:rsidRPr="00657905">
        <w:rPr>
          <w:rFonts w:ascii="Arial" w:hAnsi="Arial" w:cs="Arial"/>
          <w:color w:val="000000" w:themeColor="text1"/>
          <w:sz w:val="22"/>
          <w:szCs w:val="22"/>
        </w:rPr>
        <w:t>different roles of subregions of central OFC in economic choices</w:t>
      </w:r>
      <w:r w:rsidR="00E00608" w:rsidRPr="00657905">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TnVtPjUzMTwvUmVjTnVtPjxEaXNwbGF5VGV4dD48c3R5bGUgZmFjZT0ic3VwZXJzY3JpcHQiPjEx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=
</w:fldData>
        </w:fldChar>
      </w:r>
      <w:r w:rsidR="00353624">
        <w:rPr>
          <w:rFonts w:ascii="Arial" w:hAnsi="Arial" w:cs="Arial"/>
          <w:color w:val="000000" w:themeColor="text1"/>
          <w:sz w:val="22"/>
          <w:szCs w:val="22"/>
        </w:rPr>
        <w:instrText xml:space="preserve"> ADDIN EN.CITE </w:instrText>
      </w:r>
      <w:r w:rsidR="00353624">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TnVtPjUzMTwvUmVjTnVtPjxEaXNwbGF5VGV4dD48c3R5bGUgZmFjZT0ic3VwZXJzY3JpcHQiPjEx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=
</w:fldData>
        </w:fldChar>
      </w:r>
      <w:r w:rsidR="00353624">
        <w:rPr>
          <w:rFonts w:ascii="Arial" w:hAnsi="Arial" w:cs="Arial"/>
          <w:color w:val="000000" w:themeColor="text1"/>
          <w:sz w:val="22"/>
          <w:szCs w:val="22"/>
        </w:rPr>
        <w:instrText xml:space="preserve"> ADDIN EN.CITE.DATA </w:instrText>
      </w:r>
      <w:r w:rsidR="00353624">
        <w:rPr>
          <w:rFonts w:ascii="Arial" w:hAnsi="Arial" w:cs="Arial"/>
          <w:color w:val="000000" w:themeColor="text1"/>
          <w:sz w:val="22"/>
          <w:szCs w:val="22"/>
        </w:rPr>
      </w:r>
      <w:r w:rsidR="00353624">
        <w:rPr>
          <w:rFonts w:ascii="Arial" w:hAnsi="Arial" w:cs="Arial"/>
          <w:color w:val="000000" w:themeColor="text1"/>
          <w:sz w:val="22"/>
          <w:szCs w:val="22"/>
        </w:rPr>
        <w:fldChar w:fldCharType="end"/>
      </w:r>
      <w:r w:rsidR="00E00608" w:rsidRPr="00657905">
        <w:rPr>
          <w:rFonts w:ascii="Arial" w:hAnsi="Arial" w:cs="Arial"/>
          <w:color w:val="000000" w:themeColor="text1"/>
          <w:sz w:val="22"/>
          <w:szCs w:val="22"/>
        </w:rPr>
      </w:r>
      <w:r w:rsidR="00E00608" w:rsidRPr="00657905">
        <w:rPr>
          <w:rFonts w:ascii="Arial" w:hAnsi="Arial" w:cs="Arial"/>
          <w:color w:val="000000" w:themeColor="text1"/>
          <w:sz w:val="22"/>
          <w:szCs w:val="22"/>
        </w:rPr>
        <w:fldChar w:fldCharType="separate"/>
      </w:r>
      <w:r w:rsidR="00353624" w:rsidRPr="00353624">
        <w:rPr>
          <w:rFonts w:ascii="Arial" w:hAnsi="Arial" w:cs="Arial"/>
          <w:noProof/>
          <w:color w:val="000000" w:themeColor="text1"/>
          <w:sz w:val="22"/>
          <w:szCs w:val="22"/>
          <w:vertAlign w:val="superscript"/>
        </w:rPr>
        <w:t>11</w:t>
      </w:r>
      <w:r w:rsidR="00E00608" w:rsidRPr="00657905">
        <w:rPr>
          <w:rFonts w:ascii="Arial" w:hAnsi="Arial" w:cs="Arial"/>
          <w:color w:val="000000" w:themeColor="text1"/>
          <w:sz w:val="22"/>
          <w:szCs w:val="22"/>
        </w:rPr>
        <w:fldChar w:fldCharType="end"/>
      </w:r>
      <w:r w:rsidR="00813126" w:rsidRPr="00657905">
        <w:rPr>
          <w:rFonts w:ascii="Arial" w:hAnsi="Arial" w:cs="Arial"/>
          <w:color w:val="000000" w:themeColor="text1"/>
          <w:sz w:val="22"/>
          <w:szCs w:val="22"/>
        </w:rPr>
        <w:t>.</w:t>
      </w:r>
      <w:r w:rsidR="00FE01CE">
        <w:rPr>
          <w:rFonts w:ascii="Arial" w:hAnsi="Arial" w:cs="Arial"/>
          <w:color w:val="000000" w:themeColor="text1"/>
          <w:sz w:val="22"/>
          <w:szCs w:val="22"/>
        </w:rPr>
        <w:t xml:space="preserve"> </w:t>
      </w:r>
      <w:r w:rsidR="00017E30" w:rsidRPr="00017E30">
        <w:rPr>
          <w:rFonts w:ascii="Arial" w:hAnsi="Arial" w:cs="Arial"/>
          <w:color w:val="000000" w:themeColor="text1"/>
          <w:sz w:val="22"/>
          <w:szCs w:val="22"/>
        </w:rPr>
        <w:t xml:space="preserve">While precise cross-species </w:t>
      </w:r>
      <w:r w:rsidR="00017E30">
        <w:rPr>
          <w:rFonts w:ascii="Arial" w:hAnsi="Arial" w:cs="Arial"/>
          <w:color w:val="000000" w:themeColor="text1"/>
          <w:sz w:val="22"/>
          <w:szCs w:val="22"/>
        </w:rPr>
        <w:t xml:space="preserve">mapping of our defined </w:t>
      </w:r>
      <w:r w:rsidR="00017E30" w:rsidRPr="00657905">
        <w:rPr>
          <w:rFonts w:ascii="Arial" w:hAnsi="Arial" w:cs="Arial"/>
          <w:color w:val="000000" w:themeColor="text1"/>
          <w:sz w:val="22"/>
          <w:szCs w:val="22"/>
        </w:rPr>
        <w:t>anterior and posterior OFC regions</w:t>
      </w:r>
      <w:r w:rsidR="00017E30">
        <w:rPr>
          <w:rFonts w:ascii="Arial" w:hAnsi="Arial" w:cs="Arial"/>
          <w:color w:val="000000" w:themeColor="text1"/>
          <w:sz w:val="22"/>
          <w:szCs w:val="22"/>
        </w:rPr>
        <w:t xml:space="preserve"> onto animals </w:t>
      </w:r>
      <w:r w:rsidR="00017E30" w:rsidRPr="00017E30">
        <w:rPr>
          <w:rFonts w:ascii="Arial" w:hAnsi="Arial" w:cs="Arial"/>
          <w:color w:val="000000" w:themeColor="text1"/>
          <w:sz w:val="22"/>
          <w:szCs w:val="22"/>
        </w:rPr>
        <w:t>remain</w:t>
      </w:r>
      <w:r w:rsidR="00017E30">
        <w:rPr>
          <w:rFonts w:ascii="Arial" w:hAnsi="Arial" w:cs="Arial"/>
          <w:color w:val="000000" w:themeColor="text1"/>
          <w:sz w:val="22"/>
          <w:szCs w:val="22"/>
        </w:rPr>
        <w:t>s</w:t>
      </w:r>
      <w:r w:rsidR="00017E30" w:rsidRPr="00017E30">
        <w:rPr>
          <w:rFonts w:ascii="Arial" w:hAnsi="Arial" w:cs="Arial"/>
          <w:color w:val="000000" w:themeColor="text1"/>
          <w:sz w:val="22"/>
          <w:szCs w:val="22"/>
        </w:rPr>
        <w:t xml:space="preserve"> challenging due to anatomical and methodological differences, our study represents the first human investigation, to our knowledge, that attempts to differentiate the functional roles of OFC</w:t>
      </w:r>
      <w:r w:rsidR="00035CA7">
        <w:rPr>
          <w:rFonts w:ascii="Arial" w:hAnsi="Arial" w:cs="Arial"/>
          <w:color w:val="000000" w:themeColor="text1"/>
          <w:sz w:val="22"/>
          <w:szCs w:val="22"/>
        </w:rPr>
        <w:t xml:space="preserve"> along anterior-posterior gradient </w:t>
      </w:r>
      <w:r w:rsidR="00017E30" w:rsidRPr="00017E30">
        <w:rPr>
          <w:rFonts w:ascii="Arial" w:hAnsi="Arial" w:cs="Arial"/>
          <w:color w:val="000000" w:themeColor="text1"/>
          <w:sz w:val="22"/>
          <w:szCs w:val="22"/>
        </w:rPr>
        <w:t>in goal-directed and flexible decision-making.</w:t>
      </w:r>
      <w:bookmarkStart w:id="359" w:name="OLE_LINK81"/>
      <w:r w:rsidR="00D05D26">
        <w:rPr>
          <w:rFonts w:ascii="Arial" w:hAnsi="Arial" w:cs="Arial"/>
          <w:color w:val="000000" w:themeColor="text1"/>
          <w:sz w:val="22"/>
          <w:szCs w:val="22"/>
        </w:rPr>
        <w:t xml:space="preserve"> </w:t>
      </w:r>
      <w:r w:rsidR="00AF3DA7">
        <w:rPr>
          <w:rFonts w:ascii="Arial" w:hAnsi="Arial" w:cs="Arial"/>
          <w:color w:val="000000" w:themeColor="text1"/>
          <w:sz w:val="22"/>
          <w:szCs w:val="22"/>
        </w:rPr>
        <w:t>Understanding</w:t>
      </w:r>
      <w:r w:rsidR="00D05D26">
        <w:rPr>
          <w:rFonts w:ascii="Arial" w:hAnsi="Arial" w:cs="Arial"/>
          <w:color w:val="000000" w:themeColor="text1"/>
          <w:sz w:val="22"/>
          <w:szCs w:val="22"/>
        </w:rPr>
        <w:t xml:space="preserve"> the</w:t>
      </w:r>
      <w:r w:rsidR="00AF3DA7">
        <w:rPr>
          <w:rFonts w:ascii="Arial" w:hAnsi="Arial" w:cs="Arial"/>
          <w:color w:val="000000" w:themeColor="text1"/>
          <w:sz w:val="22"/>
          <w:szCs w:val="22"/>
        </w:rPr>
        <w:t xml:space="preserve"> functional difference</w:t>
      </w:r>
      <w:r w:rsidR="00D05D26">
        <w:rPr>
          <w:rFonts w:ascii="Arial" w:hAnsi="Arial" w:cs="Arial"/>
          <w:color w:val="000000" w:themeColor="text1"/>
          <w:sz w:val="22"/>
          <w:szCs w:val="22"/>
        </w:rPr>
        <w:t>s among</w:t>
      </w:r>
      <w:r w:rsidR="00AF3DA7">
        <w:rPr>
          <w:rFonts w:ascii="Arial" w:hAnsi="Arial" w:cs="Arial"/>
          <w:color w:val="000000" w:themeColor="text1"/>
          <w:sz w:val="22"/>
          <w:szCs w:val="22"/>
        </w:rPr>
        <w:t xml:space="preserve"> OFC subregions is important to avoid oversampling or undersampling </w:t>
      </w:r>
      <w:r w:rsidR="00D05D26">
        <w:rPr>
          <w:rFonts w:ascii="Arial" w:hAnsi="Arial" w:cs="Arial"/>
          <w:color w:val="000000" w:themeColor="text1"/>
          <w:sz w:val="22"/>
          <w:szCs w:val="22"/>
        </w:rPr>
        <w:t xml:space="preserve">specific areas when evaluating the OFC’s role in learning and </w:t>
      </w:r>
      <w:r w:rsidR="001F00FF">
        <w:rPr>
          <w:rFonts w:ascii="Arial" w:hAnsi="Arial" w:cs="Arial"/>
          <w:color w:val="000000" w:themeColor="text1"/>
          <w:sz w:val="22"/>
          <w:szCs w:val="22"/>
        </w:rPr>
        <w:t>decision</w:t>
      </w:r>
      <w:r w:rsidR="00D05D26">
        <w:rPr>
          <w:rFonts w:ascii="Arial" w:hAnsi="Arial" w:cs="Arial"/>
          <w:color w:val="000000" w:themeColor="text1"/>
          <w:sz w:val="22"/>
          <w:szCs w:val="22"/>
        </w:rPr>
        <w:t>-</w:t>
      </w:r>
      <w:r w:rsidR="001F00FF">
        <w:rPr>
          <w:rFonts w:ascii="Arial" w:hAnsi="Arial" w:cs="Arial"/>
          <w:color w:val="000000" w:themeColor="text1"/>
          <w:sz w:val="22"/>
          <w:szCs w:val="22"/>
        </w:rPr>
        <w:t xml:space="preserve">making </w:t>
      </w:r>
      <w:r w:rsidR="00D05D26">
        <w:rPr>
          <w:rFonts w:ascii="Arial" w:hAnsi="Arial" w:cs="Arial"/>
          <w:color w:val="000000" w:themeColor="text1"/>
          <w:sz w:val="22"/>
          <w:szCs w:val="22"/>
        </w:rPr>
        <w:t xml:space="preserve">processes. </w:t>
      </w:r>
      <w:r w:rsidR="00B16D48">
        <w:rPr>
          <w:rFonts w:ascii="Arial" w:hAnsi="Arial" w:cs="Arial"/>
          <w:color w:val="000000" w:themeColor="text1"/>
          <w:sz w:val="22"/>
          <w:szCs w:val="22"/>
        </w:rPr>
        <w:t xml:space="preserve">In human research, </w:t>
      </w:r>
      <w:r w:rsidR="00D05D26" w:rsidRPr="00D05D26">
        <w:rPr>
          <w:rFonts w:ascii="Arial" w:hAnsi="Arial" w:cs="Arial"/>
          <w:color w:val="000000" w:themeColor="text1"/>
          <w:sz w:val="22"/>
          <w:szCs w:val="22"/>
        </w:rPr>
        <w:t>this distinction is especially significant for neuroimaging studies and increasingly important for emerging neuromodulation studies targeting the OFC.</w:t>
      </w:r>
    </w:p>
    <w:p w14:paraId="48736028" w14:textId="17569B73" w:rsidR="00D331DF" w:rsidRDefault="000240EA" w:rsidP="0022533B">
      <w:pPr>
        <w:spacing w:after="120"/>
        <w:rPr>
          <w:rFonts w:ascii="Arial" w:hAnsi="Arial" w:cs="Arial"/>
          <w:color w:val="000000" w:themeColor="text1"/>
          <w:sz w:val="22"/>
          <w:szCs w:val="22"/>
        </w:rPr>
      </w:pPr>
      <w:bookmarkStart w:id="360" w:name="OLE_LINK31"/>
      <w:bookmarkEnd w:id="359"/>
      <w:r w:rsidRPr="00611797">
        <w:rPr>
          <w:rFonts w:ascii="Arial" w:hAnsi="Arial" w:cs="Arial"/>
          <w:color w:val="000000" w:themeColor="text1"/>
          <w:sz w:val="22"/>
          <w:szCs w:val="22"/>
        </w:rPr>
        <w:t xml:space="preserve">Our findings suggest that the </w:t>
      </w:r>
      <w:r w:rsidR="000D6659">
        <w:rPr>
          <w:rFonts w:ascii="Arial" w:hAnsi="Arial" w:cs="Arial"/>
          <w:color w:val="000000" w:themeColor="text1"/>
          <w:sz w:val="22"/>
          <w:szCs w:val="22"/>
        </w:rPr>
        <w:t>anterior</w:t>
      </w:r>
      <w:r w:rsidRPr="00611797">
        <w:rPr>
          <w:rFonts w:ascii="Arial" w:hAnsi="Arial" w:cs="Arial"/>
          <w:color w:val="000000" w:themeColor="text1"/>
          <w:sz w:val="22"/>
          <w:szCs w:val="22"/>
        </w:rPr>
        <w:t xml:space="preserve"> OFC plays a key role in </w:t>
      </w:r>
      <w:del w:id="361" w:author="Kahnt, Thorsten (NIH/NIDA) [E]" w:date="2025-01-21T12:58:00Z">
        <w:r w:rsidDel="00AD48C1">
          <w:rPr>
            <w:rFonts w:ascii="Arial" w:hAnsi="Arial" w:cs="Arial"/>
            <w:color w:val="000000" w:themeColor="text1"/>
            <w:sz w:val="22"/>
            <w:szCs w:val="22"/>
          </w:rPr>
          <w:delText>enabling</w:delText>
        </w:r>
        <w:r w:rsidRPr="00611797" w:rsidDel="00AD48C1">
          <w:rPr>
            <w:rFonts w:ascii="Arial" w:hAnsi="Arial" w:cs="Arial"/>
            <w:color w:val="000000" w:themeColor="text1"/>
            <w:sz w:val="22"/>
            <w:szCs w:val="22"/>
          </w:rPr>
          <w:delText xml:space="preserve"> individuals to explore the</w:delText>
        </w:r>
      </w:del>
      <w:ins w:id="362" w:author="Kahnt, Thorsten (NIH/NIDA) [E]" w:date="2025-01-21T12:58:00Z">
        <w:r w:rsidR="00AD48C1">
          <w:rPr>
            <w:rFonts w:ascii="Arial" w:hAnsi="Arial" w:cs="Arial"/>
            <w:color w:val="000000" w:themeColor="text1"/>
            <w:sz w:val="22"/>
            <w:szCs w:val="22"/>
          </w:rPr>
          <w:t>learning</w:t>
        </w:r>
      </w:ins>
      <w:r w:rsidRPr="00611797">
        <w:rPr>
          <w:rFonts w:ascii="Arial" w:hAnsi="Arial" w:cs="Arial"/>
          <w:color w:val="000000" w:themeColor="text1"/>
          <w:sz w:val="22"/>
          <w:szCs w:val="22"/>
        </w:rPr>
        <w:t xml:space="preserve"> </w:t>
      </w:r>
      <w:r w:rsidR="00917E94">
        <w:rPr>
          <w:rFonts w:ascii="Arial" w:hAnsi="Arial" w:cs="Arial"/>
          <w:color w:val="000000" w:themeColor="text1"/>
          <w:sz w:val="22"/>
          <w:szCs w:val="22"/>
        </w:rPr>
        <w:t xml:space="preserve">specific </w:t>
      </w:r>
      <w:r w:rsidRPr="00611797">
        <w:rPr>
          <w:rFonts w:ascii="Arial" w:hAnsi="Arial" w:cs="Arial"/>
          <w:color w:val="000000" w:themeColor="text1"/>
          <w:sz w:val="22"/>
          <w:szCs w:val="22"/>
        </w:rPr>
        <w:t>stimulus-outcome structure</w:t>
      </w:r>
      <w:r w:rsidR="004A40EA">
        <w:rPr>
          <w:rFonts w:ascii="Arial" w:hAnsi="Arial" w:cs="Arial"/>
          <w:color w:val="000000" w:themeColor="text1"/>
          <w:sz w:val="22"/>
          <w:szCs w:val="22"/>
        </w:rPr>
        <w:t>s</w:t>
      </w:r>
      <w:r>
        <w:rPr>
          <w:rFonts w:ascii="Arial" w:hAnsi="Arial" w:cs="Arial"/>
          <w:color w:val="000000" w:themeColor="text1"/>
          <w:sz w:val="22"/>
          <w:szCs w:val="22"/>
        </w:rPr>
        <w:t xml:space="preserve"> </w:t>
      </w:r>
      <w:del w:id="363" w:author="Kahnt, Thorsten (NIH/NIDA) [E]" w:date="2025-01-21T12:58:00Z">
        <w:r w:rsidDel="00AD48C1">
          <w:rPr>
            <w:rFonts w:ascii="Arial" w:hAnsi="Arial" w:cs="Arial"/>
            <w:color w:val="000000" w:themeColor="text1"/>
            <w:sz w:val="22"/>
            <w:szCs w:val="22"/>
          </w:rPr>
          <w:delText>on Day 1</w:delText>
        </w:r>
        <w:r w:rsidRPr="00611797" w:rsidDel="00AD48C1">
          <w:rPr>
            <w:rFonts w:ascii="Arial" w:hAnsi="Arial" w:cs="Arial"/>
            <w:color w:val="000000" w:themeColor="text1"/>
            <w:sz w:val="22"/>
            <w:szCs w:val="22"/>
          </w:rPr>
          <w:delText xml:space="preserve"> </w:delText>
        </w:r>
      </w:del>
      <w:r w:rsidRPr="00611797">
        <w:rPr>
          <w:rFonts w:ascii="Arial" w:hAnsi="Arial" w:cs="Arial"/>
          <w:color w:val="000000" w:themeColor="text1"/>
          <w:sz w:val="22"/>
          <w:szCs w:val="22"/>
        </w:rPr>
        <w:t xml:space="preserve">(e.g., </w:t>
      </w:r>
      <w:r>
        <w:rPr>
          <w:rFonts w:ascii="Arial" w:hAnsi="Arial" w:cs="Arial"/>
          <w:color w:val="000000" w:themeColor="text1"/>
          <w:sz w:val="22"/>
          <w:szCs w:val="22"/>
        </w:rPr>
        <w:t>associating visual stimuli with</w:t>
      </w:r>
      <w:r w:rsidRPr="00611797">
        <w:rPr>
          <w:rFonts w:ascii="Arial" w:hAnsi="Arial" w:cs="Arial"/>
          <w:color w:val="000000" w:themeColor="text1"/>
          <w:sz w:val="22"/>
          <w:szCs w:val="22"/>
        </w:rPr>
        <w:t xml:space="preserve"> specific odors) even when the </w:t>
      </w:r>
      <w:r w:rsidR="00241B96">
        <w:rPr>
          <w:rFonts w:ascii="Arial" w:hAnsi="Arial" w:cs="Arial"/>
          <w:color w:val="000000" w:themeColor="text1"/>
          <w:sz w:val="22"/>
          <w:szCs w:val="22"/>
        </w:rPr>
        <w:t>current</w:t>
      </w:r>
      <w:r w:rsidRPr="00611797">
        <w:rPr>
          <w:rFonts w:ascii="Arial" w:hAnsi="Arial" w:cs="Arial"/>
          <w:color w:val="000000" w:themeColor="text1"/>
          <w:sz w:val="22"/>
          <w:szCs w:val="22"/>
        </w:rPr>
        <w:t xml:space="preserve"> task </w:t>
      </w:r>
      <w:r>
        <w:rPr>
          <w:rFonts w:ascii="Arial" w:hAnsi="Arial" w:cs="Arial"/>
          <w:color w:val="000000" w:themeColor="text1"/>
          <w:sz w:val="22"/>
          <w:szCs w:val="22"/>
        </w:rPr>
        <w:t>did</w:t>
      </w:r>
      <w:r w:rsidRPr="00611797">
        <w:rPr>
          <w:rFonts w:ascii="Arial" w:hAnsi="Arial" w:cs="Arial"/>
          <w:color w:val="000000" w:themeColor="text1"/>
          <w:sz w:val="22"/>
          <w:szCs w:val="22"/>
        </w:rPr>
        <w:t xml:space="preserve"> not</w:t>
      </w:r>
      <w:r w:rsidR="000C4C8F">
        <w:rPr>
          <w:rFonts w:ascii="Arial" w:hAnsi="Arial" w:cs="Arial"/>
          <w:color w:val="000000" w:themeColor="text1"/>
          <w:sz w:val="22"/>
          <w:szCs w:val="22"/>
        </w:rPr>
        <w:t xml:space="preserve"> explicitly</w:t>
      </w:r>
      <w:r w:rsidRPr="00611797">
        <w:rPr>
          <w:rFonts w:ascii="Arial" w:hAnsi="Arial" w:cs="Arial"/>
          <w:color w:val="000000" w:themeColor="text1"/>
          <w:sz w:val="22"/>
          <w:szCs w:val="22"/>
        </w:rPr>
        <w:t xml:space="preserve"> </w:t>
      </w:r>
      <w:r>
        <w:rPr>
          <w:rFonts w:ascii="Arial" w:hAnsi="Arial" w:cs="Arial"/>
          <w:color w:val="000000" w:themeColor="text1"/>
          <w:sz w:val="22"/>
          <w:szCs w:val="22"/>
        </w:rPr>
        <w:t>require</w:t>
      </w:r>
      <w:r w:rsidRPr="00611797">
        <w:rPr>
          <w:rFonts w:ascii="Arial" w:hAnsi="Arial" w:cs="Arial"/>
          <w:color w:val="000000" w:themeColor="text1"/>
          <w:sz w:val="22"/>
          <w:szCs w:val="22"/>
        </w:rPr>
        <w:t xml:space="preserve"> it. </w:t>
      </w:r>
      <w:r w:rsidR="001A3C47">
        <w:rPr>
          <w:rFonts w:ascii="Arial" w:hAnsi="Arial" w:cs="Arial"/>
          <w:color w:val="000000" w:themeColor="text1"/>
          <w:sz w:val="22"/>
          <w:szCs w:val="22"/>
        </w:rPr>
        <w:t xml:space="preserve">This </w:t>
      </w:r>
      <w:r w:rsidR="00522533">
        <w:rPr>
          <w:rFonts w:ascii="Arial" w:hAnsi="Arial" w:cs="Arial"/>
          <w:color w:val="000000" w:themeColor="text1"/>
          <w:sz w:val="22"/>
          <w:szCs w:val="22"/>
        </w:rPr>
        <w:t>aligns</w:t>
      </w:r>
      <w:r w:rsidR="001A3C47">
        <w:rPr>
          <w:rFonts w:ascii="Arial" w:hAnsi="Arial" w:cs="Arial"/>
          <w:color w:val="000000" w:themeColor="text1"/>
          <w:sz w:val="22"/>
          <w:szCs w:val="22"/>
        </w:rPr>
        <w:t xml:space="preserve"> with prior work indicating that the OFC represents </w:t>
      </w:r>
      <w:r w:rsidR="00023DE4">
        <w:rPr>
          <w:rFonts w:ascii="Arial" w:hAnsi="Arial" w:cs="Arial"/>
          <w:color w:val="000000" w:themeColor="text1"/>
          <w:sz w:val="22"/>
          <w:szCs w:val="22"/>
        </w:rPr>
        <w:t>the current state in a state space</w:t>
      </w:r>
      <w:r w:rsidR="00513233">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&lt;EndNote&gt;&lt;Cite&gt;&lt;Author&gt;Wilson&lt;/Author&gt;&lt;Year&gt;2014&lt;/Year&gt;&lt;RecNum&gt;606&lt;/RecNum&gt;&lt;DisplayText&gt;&lt;style face="superscript"&gt;3,33&lt;/style&gt;&lt;/DisplayText&gt;&lt;record&gt;&lt;rec-number&gt;606&lt;/rec-number&gt;&lt;foreign-keys&gt;&lt;key app="EN" db-id="zaf922assa05plerwwupfssvrzteappvax2x" timestamp="1717367283"&gt;606&lt;/key&gt;&lt;/foreign-keys&gt;&lt;ref-type name="Journal Article"&gt;17&lt;/ref-type&gt;&lt;contributors&gt;&lt;authors&gt;&lt;author&gt;Wilson, Robert C&lt;/author&gt;&lt;author&gt;Takahashi, Yuji K&lt;/author&gt;&lt;author&gt;Schoenbaum, Geoffrey&lt;/author&gt;&lt;author&gt;Niv, Yael&lt;/author&gt;&lt;/authors&gt;&lt;/contributors&gt;&lt;titles&gt;&lt;title&gt;Orbitofrontal cortex as a cognitive map of task space&lt;/title&gt;&lt;secondary-title&gt;Neuron&lt;/secondary-title&gt;&lt;/titles&gt;&lt;periodical&gt;&lt;full-title&gt;Neuron&lt;/full-title&gt;&lt;abbr-1&gt;Neuron&lt;/abbr-1&gt;&lt;/periodical&gt;&lt;pages&gt;267-279&lt;/pages&gt;&lt;volume&gt;81&lt;/volume&gt;&lt;number&gt;2&lt;/number&gt;&lt;dates&gt;&lt;year&gt;2014&lt;/year&gt;&lt;/dates&gt;&lt;isbn&gt;0896-6273&lt;/isbn&gt;&lt;urls&gt;&lt;/urls&gt;&lt;/record&gt;&lt;/Cite&gt;&lt;Cite&gt;&lt;Author&gt;Vaidya&lt;/Author&gt;&lt;Year&gt;2022&lt;/Year&gt;&lt;RecNum&gt;643&lt;/RecNum&gt;&lt;record&gt;&lt;rec-number&gt;643&lt;/rec-number&gt;&lt;foreign-keys&gt;&lt;key app="EN" db-id="zaf922assa05plerwwupfssvrzteappvax2x" timestamp="1732891620"&gt;643&lt;/key&gt;&lt;/foreign-keys&gt;&lt;ref-type name="Journal Article"&gt;17&lt;/ref-type&gt;&lt;contributors&gt;&lt;authors&gt;&lt;author&gt;Vaidya, Avinash R&lt;/author&gt;&lt;author&gt;Badre, David&lt;/author&gt;&lt;/authors&gt;&lt;/contributors&gt;&lt;titles&gt;&lt;title&gt;Abstract task representations for inference and control&lt;/title&gt;&lt;secondary-title&gt;Trends in cognitive sciences&lt;/secondary-title&gt;&lt;/titles&gt;&lt;periodical&gt;&lt;full-title&gt;Trends in Cognitive Sciences&lt;/full-title&gt;&lt;abbr-1&gt;Trends in Cognitive Sciences&lt;/abbr-1&gt;&lt;/periodical&gt;&lt;pages&gt;484-498&lt;/pages&gt;&lt;volume&gt;26&lt;/volume&gt;&lt;number&gt;6&lt;/number&gt;&lt;dates&gt;&lt;year&gt;2022&lt;/year&gt;&lt;/dates&gt;&lt;isbn&gt;1364-6613&lt;/isbn&gt;&lt;urls&gt;&lt;/urls&gt;&lt;/record&gt;&lt;/Cite&gt;&lt;/EndNote&gt;</w:instrText>
      </w:r>
      <w:r w:rsidR="005132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3,33</w:t>
      </w:r>
      <w:r w:rsidR="00513233">
        <w:rPr>
          <w:rFonts w:ascii="Arial" w:hAnsi="Arial" w:cs="Arial"/>
          <w:color w:val="000000" w:themeColor="text1"/>
          <w:sz w:val="22"/>
          <w:szCs w:val="22"/>
        </w:rPr>
        <w:fldChar w:fldCharType="end"/>
      </w:r>
      <w:r w:rsidR="00273E2C">
        <w:rPr>
          <w:rFonts w:ascii="Arial" w:hAnsi="Arial" w:cs="Arial"/>
          <w:color w:val="000000" w:themeColor="text1"/>
          <w:sz w:val="22"/>
          <w:szCs w:val="22"/>
        </w:rPr>
        <w:t xml:space="preserve">. However, our study </w:t>
      </w:r>
      <w:r w:rsidR="00A57DB0">
        <w:rPr>
          <w:rFonts w:ascii="Arial" w:hAnsi="Arial" w:cs="Arial"/>
          <w:color w:val="000000" w:themeColor="text1"/>
          <w:sz w:val="22"/>
          <w:szCs w:val="22"/>
        </w:rPr>
        <w:t xml:space="preserve">has some nuanced conceptual difference as the </w:t>
      </w:r>
      <w:r w:rsidR="004E536D">
        <w:rPr>
          <w:rFonts w:ascii="Arial" w:hAnsi="Arial" w:cs="Arial"/>
          <w:color w:val="000000" w:themeColor="text1"/>
          <w:sz w:val="22"/>
          <w:szCs w:val="22"/>
        </w:rPr>
        <w:t xml:space="preserve">stimulus-outcome </w:t>
      </w:r>
      <w:commentRangeStart w:id="364"/>
      <w:r w:rsidR="004E536D">
        <w:rPr>
          <w:rFonts w:ascii="Arial" w:hAnsi="Arial" w:cs="Arial"/>
          <w:color w:val="000000" w:themeColor="text1"/>
          <w:sz w:val="22"/>
          <w:szCs w:val="22"/>
        </w:rPr>
        <w:t xml:space="preserve">associations </w:t>
      </w:r>
      <w:r w:rsidR="007A52DB">
        <w:rPr>
          <w:rFonts w:ascii="Arial" w:hAnsi="Arial" w:cs="Arial"/>
          <w:color w:val="000000" w:themeColor="text1"/>
          <w:sz w:val="22"/>
          <w:szCs w:val="22"/>
        </w:rPr>
        <w:t>were</w:t>
      </w:r>
      <w:r w:rsidR="00E6799E">
        <w:rPr>
          <w:rFonts w:ascii="Arial" w:hAnsi="Arial" w:cs="Arial"/>
          <w:color w:val="000000" w:themeColor="text1"/>
          <w:sz w:val="22"/>
          <w:szCs w:val="22"/>
        </w:rPr>
        <w:t xml:space="preserve"> directly observable</w:t>
      </w:r>
      <w:r w:rsidR="00EA34AA">
        <w:rPr>
          <w:rFonts w:ascii="Arial" w:hAnsi="Arial" w:cs="Arial"/>
          <w:color w:val="000000" w:themeColor="text1"/>
          <w:sz w:val="22"/>
          <w:szCs w:val="22"/>
        </w:rPr>
        <w:t xml:space="preserve">, </w:t>
      </w:r>
      <w:r w:rsidR="007A52DB">
        <w:rPr>
          <w:rFonts w:ascii="Arial" w:hAnsi="Arial" w:cs="Arial"/>
          <w:color w:val="000000" w:themeColor="text1"/>
          <w:sz w:val="22"/>
          <w:szCs w:val="22"/>
        </w:rPr>
        <w:t xml:space="preserve">contrasting with </w:t>
      </w:r>
      <w:r w:rsidR="006B7E5B">
        <w:rPr>
          <w:rFonts w:ascii="Arial" w:hAnsi="Arial" w:cs="Arial"/>
          <w:color w:val="000000" w:themeColor="text1"/>
          <w:sz w:val="22"/>
          <w:szCs w:val="22"/>
        </w:rPr>
        <w:t>partially observable problem</w:t>
      </w:r>
      <w:r w:rsidR="007A52DB">
        <w:rPr>
          <w:rFonts w:ascii="Arial" w:hAnsi="Arial" w:cs="Arial"/>
          <w:color w:val="000000" w:themeColor="text1"/>
          <w:sz w:val="22"/>
          <w:szCs w:val="22"/>
        </w:rPr>
        <w:t>s</w:t>
      </w:r>
      <w:r w:rsidR="006B7E5B">
        <w:rPr>
          <w:rFonts w:ascii="Arial" w:hAnsi="Arial" w:cs="Arial"/>
          <w:color w:val="000000" w:themeColor="text1"/>
          <w:sz w:val="22"/>
          <w:szCs w:val="22"/>
        </w:rPr>
        <w:t xml:space="preserve"> where </w:t>
      </w:r>
      <w:r w:rsidR="00EA34AA">
        <w:rPr>
          <w:rFonts w:ascii="Arial" w:hAnsi="Arial" w:cs="Arial"/>
          <w:color w:val="000000" w:themeColor="text1"/>
          <w:sz w:val="22"/>
          <w:szCs w:val="22"/>
        </w:rPr>
        <w:t>state</w:t>
      </w:r>
      <w:r w:rsidR="006B7E5B">
        <w:rPr>
          <w:rFonts w:ascii="Arial" w:hAnsi="Arial" w:cs="Arial"/>
          <w:color w:val="000000" w:themeColor="text1"/>
          <w:sz w:val="22"/>
          <w:szCs w:val="22"/>
        </w:rPr>
        <w:t>s</w:t>
      </w:r>
      <w:r w:rsidR="007A52DB">
        <w:rPr>
          <w:rFonts w:ascii="Arial" w:hAnsi="Arial" w:cs="Arial"/>
          <w:color w:val="000000" w:themeColor="text1"/>
          <w:sz w:val="22"/>
          <w:szCs w:val="22"/>
        </w:rPr>
        <w:t xml:space="preserve"> </w:t>
      </w:r>
      <w:r w:rsidR="00796A76">
        <w:rPr>
          <w:rFonts w:ascii="Arial" w:hAnsi="Arial" w:cs="Arial"/>
          <w:color w:val="000000" w:themeColor="text1"/>
          <w:sz w:val="22"/>
          <w:szCs w:val="22"/>
        </w:rPr>
        <w:t xml:space="preserve">cannot be directly </w:t>
      </w:r>
      <w:r w:rsidR="00EA34AA">
        <w:rPr>
          <w:rFonts w:ascii="Arial" w:hAnsi="Arial" w:cs="Arial"/>
          <w:color w:val="000000" w:themeColor="text1"/>
          <w:sz w:val="22"/>
          <w:szCs w:val="22"/>
        </w:rPr>
        <w:t>observed</w:t>
      </w:r>
      <w:r w:rsidR="00796A76">
        <w:rPr>
          <w:rFonts w:ascii="Arial" w:hAnsi="Arial" w:cs="Arial"/>
          <w:color w:val="000000" w:themeColor="text1"/>
          <w:sz w:val="22"/>
          <w:szCs w:val="22"/>
        </w:rPr>
        <w:t xml:space="preserve"> from perceptual features in the</w:t>
      </w:r>
      <w:r w:rsidR="007A52DB">
        <w:rPr>
          <w:rFonts w:ascii="Arial" w:hAnsi="Arial" w:cs="Arial"/>
          <w:color w:val="000000" w:themeColor="text1"/>
          <w:sz w:val="22"/>
          <w:szCs w:val="22"/>
        </w:rPr>
        <w:t xml:space="preserve"> task</w:t>
      </w:r>
      <w:r w:rsidR="00796A76">
        <w:rPr>
          <w:rFonts w:ascii="Arial" w:hAnsi="Arial" w:cs="Arial"/>
          <w:color w:val="000000" w:themeColor="text1"/>
          <w:sz w:val="22"/>
          <w:szCs w:val="22"/>
        </w:rPr>
        <w:t xml:space="preserve"> environment</w:t>
      </w:r>
      <w:r w:rsidR="00EA34AA">
        <w:rPr>
          <w:rFonts w:ascii="Arial" w:hAnsi="Arial" w:cs="Arial"/>
          <w:color w:val="000000" w:themeColor="text1"/>
          <w:sz w:val="22"/>
          <w:szCs w:val="22"/>
        </w:rPr>
        <w:t xml:space="preserve">, and </w:t>
      </w:r>
      <w:r w:rsidR="00583FB7">
        <w:rPr>
          <w:rFonts w:ascii="Arial" w:hAnsi="Arial" w:cs="Arial"/>
          <w:color w:val="000000" w:themeColor="text1"/>
          <w:sz w:val="22"/>
          <w:szCs w:val="22"/>
        </w:rPr>
        <w:t xml:space="preserve">often require using retained information in the memory or inferred </w:t>
      </w:r>
      <w:r w:rsidR="00EA34AA">
        <w:rPr>
          <w:rFonts w:ascii="Arial" w:hAnsi="Arial" w:cs="Arial"/>
          <w:color w:val="000000" w:themeColor="text1"/>
          <w:sz w:val="22"/>
          <w:szCs w:val="22"/>
        </w:rPr>
        <w:t>(e.g.</w:t>
      </w:r>
      <w:r w:rsidR="00376AF1">
        <w:rPr>
          <w:rFonts w:ascii="Arial" w:hAnsi="Arial" w:cs="Arial"/>
          <w:color w:val="000000" w:themeColor="text1"/>
          <w:sz w:val="22"/>
          <w:szCs w:val="22"/>
        </w:rPr>
        <w:t xml:space="preserve"> </w:t>
      </w:r>
      <w:r w:rsidR="00376AF1">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&lt;EndNote&gt;&lt;Cite&gt;&lt;Author&gt;Zhou&lt;/Author&gt;&lt;Year&gt;2019&lt;/Year&gt;&lt;RecNum&gt;642&lt;/RecNum&gt;&lt;DisplayText&gt;&lt;style face="superscript"&gt;34,35&lt;/style&gt;&lt;/DisplayText&gt;&lt;record&gt;&lt;rec-number&gt;642&lt;/rec-number&gt;&lt;foreign-keys&gt;&lt;key app="EN" db-id="zaf922assa05plerwwupfssvrzteappvax2x" timestamp="1732890725"&gt;642&lt;/key&gt;&lt;/foreign-keys&gt;&lt;ref-type name="Journal Article"&gt;17&lt;/ref-type&gt;&lt;contributors&gt;&lt;authors&gt;&lt;author&gt;Zhou, Jingfeng&lt;/author&gt;&lt;author&gt;Montesinos-Cartagena, Marlian&lt;/author&gt;&lt;author&gt;Wikenheiser, Andrew M&lt;/author&gt;&lt;author&gt;Gardner, Matthew PH&lt;/author&gt;&lt;author&gt;Niv, Yael&lt;/author&gt;&lt;author&gt;Schoenbaum, Geoffrey&lt;/author&gt;&lt;/authors&gt;&lt;/contributors&gt;&lt;titles&gt;&lt;title&gt;Complementary task structure representations in hippocampus and orbitofrontal cortex during an odor sequence task&lt;/title&gt;&lt;secondary-title&gt;Current Biology&lt;/secondary-title&gt;&lt;/titles&gt;&lt;periodical&gt;&lt;full-title&gt;Current Biology&lt;/full-title&gt;&lt;abbr-1&gt;Current Biology&lt;/abbr-1&gt;&lt;/periodical&gt;&lt;pages&gt;3402-3409. e3&lt;/pages&gt;&lt;volume&gt;29&lt;/volume&gt;&lt;number&gt;20&lt;/number&gt;&lt;dates&gt;&lt;year&gt;2019&lt;/year&gt;&lt;/dates&gt;&lt;isbn&gt;0960-9822&lt;/isbn&gt;&lt;urls&gt;&lt;/urls&gt;&lt;/record&gt;&lt;/Cite&gt;&lt;Cite&gt;&lt;Author&gt;Schuck&lt;/Author&gt;&lt;Year&gt;2016&lt;/Year&gt;&lt;RecNum&gt;457&lt;/RecNum&gt;&lt;record&gt;&lt;rec-number&gt;457&lt;/rec-number&gt;&lt;foreign-keys&gt;&lt;key app="EN" db-id="zaf922assa05plerwwupfssvrzteappvax2x" timestamp="1698267311"&gt;457&lt;/key&gt;&lt;/foreign-keys&gt;&lt;ref-type name="Journal Article"&gt;17&lt;/ref-type&gt;&lt;contributors&gt;&lt;authors&gt;&lt;author&gt;Schuck, Nicolas W&lt;/author&gt;&lt;author&gt;Cai, Ming Bo&lt;/author&gt;&lt;author&gt;Wilson, Robert C&lt;/author&gt;&lt;author&gt;Niv, Yael&lt;/author&gt;&lt;/authors&gt;&lt;/contributors&gt;&lt;titles&gt;&lt;title&gt;Human orbitofrontal cortex represents a cognitive map of state space&lt;/title&gt;&lt;secondary-title&gt;Neuron&lt;/secondary-title&gt;&lt;/titles&gt;&lt;periodical&gt;&lt;full-title&gt;Neuron&lt;/full-title&gt;&lt;abbr-1&gt;Neuron&lt;/abbr-1&gt;&lt;/periodical&gt;&lt;pages&gt;1402-1412&lt;/pages&gt;&lt;volume&gt;91&lt;/volume&gt;&lt;number&gt;6&lt;/number&gt;&lt;dates&gt;&lt;year&gt;2016&lt;/year&gt;&lt;/dates&gt;&lt;isbn&gt;0896-6273&lt;/isbn&gt;&lt;urls&gt;&lt;/urls&gt;&lt;/record&gt;&lt;/Cite&gt;&lt;/EndNote&gt;</w:instrText>
      </w:r>
      <w:r w:rsidR="00376AF1">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34,35</w:t>
      </w:r>
      <w:r w:rsidR="00376AF1">
        <w:rPr>
          <w:rFonts w:ascii="Arial" w:hAnsi="Arial" w:cs="Arial"/>
          <w:color w:val="000000" w:themeColor="text1"/>
          <w:sz w:val="22"/>
          <w:szCs w:val="22"/>
        </w:rPr>
        <w:fldChar w:fldCharType="end"/>
      </w:r>
      <w:r w:rsidR="00EA34AA">
        <w:rPr>
          <w:rFonts w:ascii="Arial" w:hAnsi="Arial" w:cs="Arial"/>
          <w:color w:val="000000" w:themeColor="text1"/>
          <w:sz w:val="22"/>
          <w:szCs w:val="22"/>
        </w:rPr>
        <w:t xml:space="preserve">). </w:t>
      </w:r>
      <w:commentRangeEnd w:id="364"/>
      <w:r w:rsidR="00AD48C1">
        <w:rPr>
          <w:rStyle w:val="CommentReference"/>
        </w:rPr>
        <w:commentReference w:id="364"/>
      </w:r>
      <w:r w:rsidR="00BB605E">
        <w:rPr>
          <w:rFonts w:ascii="Arial" w:hAnsi="Arial" w:cs="Arial"/>
          <w:color w:val="000000" w:themeColor="text1"/>
          <w:sz w:val="22"/>
          <w:szCs w:val="22"/>
        </w:rPr>
        <w:t xml:space="preserve">The cognitive map representation function of the </w:t>
      </w:r>
      <w:commentRangeStart w:id="365"/>
      <w:r w:rsidR="00BB605E">
        <w:rPr>
          <w:rFonts w:ascii="Arial" w:hAnsi="Arial" w:cs="Arial"/>
          <w:color w:val="000000" w:themeColor="text1"/>
          <w:sz w:val="22"/>
          <w:szCs w:val="22"/>
        </w:rPr>
        <w:t>posterior OFC</w:t>
      </w:r>
      <w:r w:rsidR="002A71A4">
        <w:rPr>
          <w:rFonts w:ascii="Arial" w:hAnsi="Arial" w:cs="Arial"/>
          <w:color w:val="000000" w:themeColor="text1"/>
          <w:sz w:val="22"/>
          <w:szCs w:val="22"/>
        </w:rPr>
        <w:t xml:space="preserve"> </w:t>
      </w:r>
      <w:commentRangeEnd w:id="365"/>
      <w:r w:rsidR="00AD48C1">
        <w:rPr>
          <w:rStyle w:val="CommentReference"/>
        </w:rPr>
        <w:commentReference w:id="365"/>
      </w:r>
      <w:r w:rsidR="00461FB7">
        <w:rPr>
          <w:rFonts w:ascii="Arial" w:hAnsi="Arial" w:cs="Arial"/>
          <w:color w:val="000000" w:themeColor="text1"/>
          <w:sz w:val="22"/>
          <w:szCs w:val="22"/>
        </w:rPr>
        <w:t xml:space="preserve">identified here </w:t>
      </w:r>
      <w:r w:rsidR="00895133">
        <w:rPr>
          <w:rFonts w:ascii="Arial" w:hAnsi="Arial" w:cs="Arial"/>
          <w:color w:val="000000" w:themeColor="text1"/>
          <w:sz w:val="22"/>
          <w:szCs w:val="22"/>
        </w:rPr>
        <w:t xml:space="preserve">bear more resemblance to </w:t>
      </w:r>
      <w:r w:rsidR="0022533B">
        <w:rPr>
          <w:rFonts w:ascii="Arial" w:hAnsi="Arial" w:cs="Arial"/>
          <w:color w:val="000000" w:themeColor="text1"/>
          <w:sz w:val="22"/>
          <w:szCs w:val="22"/>
        </w:rPr>
        <w:t xml:space="preserve">previous research indicating that </w:t>
      </w:r>
      <w:r w:rsidR="0022533B" w:rsidRPr="00611797">
        <w:rPr>
          <w:rFonts w:ascii="Arial" w:hAnsi="Arial" w:cs="Arial"/>
          <w:color w:val="000000" w:themeColor="text1"/>
          <w:sz w:val="22"/>
          <w:szCs w:val="22"/>
        </w:rPr>
        <w:t xml:space="preserve">both humans and animals are </w:t>
      </w:r>
      <w:r w:rsidR="0022533B">
        <w:rPr>
          <w:rFonts w:ascii="Arial" w:hAnsi="Arial" w:cs="Arial"/>
          <w:color w:val="000000" w:themeColor="text1"/>
          <w:sz w:val="22"/>
          <w:szCs w:val="22"/>
        </w:rPr>
        <w:t>driven</w:t>
      </w:r>
      <w:r w:rsidR="0022533B" w:rsidRPr="00611797">
        <w:rPr>
          <w:rFonts w:ascii="Arial" w:hAnsi="Arial" w:cs="Arial"/>
          <w:color w:val="000000" w:themeColor="text1"/>
          <w:sz w:val="22"/>
          <w:szCs w:val="22"/>
        </w:rPr>
        <w:t xml:space="preserve"> by curiosity to explore</w:t>
      </w:r>
      <w:r w:rsidR="0022533B">
        <w:rPr>
          <w:rFonts w:ascii="Arial" w:hAnsi="Arial" w:cs="Arial"/>
          <w:color w:val="000000" w:themeColor="text1"/>
          <w:sz w:val="22"/>
          <w:szCs w:val="22"/>
        </w:rPr>
        <w:t xml:space="preserve"> and learn about the environment, </w:t>
      </w:r>
      <w:r w:rsidR="008E7F69">
        <w:rPr>
          <w:rFonts w:ascii="Arial" w:hAnsi="Arial" w:cs="Arial"/>
          <w:color w:val="000000" w:themeColor="text1"/>
          <w:sz w:val="22"/>
          <w:szCs w:val="22"/>
        </w:rPr>
        <w:t>known as latent learning</w:t>
      </w:r>
      <w:r w:rsidR="005E5AFE">
        <w:rPr>
          <w:rFonts w:ascii="Arial" w:hAnsi="Arial" w:cs="Arial"/>
          <w:color w:val="000000" w:themeColor="text1"/>
          <w:sz w:val="22"/>
          <w:szCs w:val="22"/>
        </w:rPr>
        <w:fldChar w:fldCharType="begin">
          <w:fldData xml:space="preserve">PEVuZE5vdGU+PENpdGU+PEF1dGhvcj5Ub2xtYW48L0F1dGhvcj48WWVhcj4xOTQ4PC9ZZWFyPjxS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PEVuZE5vdGU+PENpdGU+PEF1dGhvcj5Ub2xtYW48L0F1dGhvcj48WWVhcj4xOTQ4PC9ZZWFyPjxS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5E5AFE">
        <w:rPr>
          <w:rFonts w:ascii="Arial" w:hAnsi="Arial" w:cs="Arial"/>
          <w:color w:val="000000" w:themeColor="text1"/>
          <w:sz w:val="22"/>
          <w:szCs w:val="22"/>
        </w:rPr>
      </w:r>
      <w:r w:rsidR="005E5AFE">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4,36</w:t>
      </w:r>
      <w:r w:rsidR="005E5AFE">
        <w:rPr>
          <w:rFonts w:ascii="Arial" w:hAnsi="Arial" w:cs="Arial"/>
          <w:color w:val="000000" w:themeColor="text1"/>
          <w:sz w:val="22"/>
          <w:szCs w:val="22"/>
        </w:rPr>
        <w:fldChar w:fldCharType="end"/>
      </w:r>
      <w:r w:rsidR="008E7F69">
        <w:rPr>
          <w:rFonts w:ascii="Arial" w:hAnsi="Arial" w:cs="Arial"/>
          <w:color w:val="000000" w:themeColor="text1"/>
          <w:sz w:val="22"/>
          <w:szCs w:val="22"/>
        </w:rPr>
        <w:t xml:space="preserve">, </w:t>
      </w:r>
      <w:r w:rsidR="0022533B">
        <w:rPr>
          <w:rFonts w:ascii="Arial" w:hAnsi="Arial" w:cs="Arial"/>
          <w:color w:val="000000" w:themeColor="text1"/>
          <w:sz w:val="22"/>
          <w:szCs w:val="22"/>
        </w:rPr>
        <w:t>c</w:t>
      </w:r>
      <w:r w:rsidR="0022533B" w:rsidRPr="00611797">
        <w:rPr>
          <w:rFonts w:ascii="Arial" w:hAnsi="Arial" w:cs="Arial"/>
          <w:color w:val="000000" w:themeColor="text1"/>
          <w:sz w:val="22"/>
          <w:szCs w:val="22"/>
        </w:rPr>
        <w:t>onstruct</w:t>
      </w:r>
      <w:r w:rsidR="0022533B">
        <w:rPr>
          <w:rFonts w:ascii="Arial" w:hAnsi="Arial" w:cs="Arial"/>
          <w:color w:val="000000" w:themeColor="text1"/>
          <w:sz w:val="22"/>
          <w:szCs w:val="22"/>
        </w:rPr>
        <w:t>ing</w:t>
      </w:r>
      <w:r w:rsidR="0022533B" w:rsidRPr="00611797">
        <w:rPr>
          <w:rFonts w:ascii="Arial" w:hAnsi="Arial" w:cs="Arial"/>
          <w:color w:val="000000" w:themeColor="text1"/>
          <w:sz w:val="22"/>
          <w:szCs w:val="22"/>
        </w:rPr>
        <w:t xml:space="preserve"> a representation of the world</w:t>
      </w:r>
      <w:r w:rsidR="0022533B">
        <w:rPr>
          <w:rFonts w:ascii="Arial" w:hAnsi="Arial" w:cs="Arial"/>
          <w:color w:val="000000" w:themeColor="text1"/>
          <w:sz w:val="22"/>
          <w:szCs w:val="22"/>
        </w:rPr>
        <w:t xml:space="preserve"> even in the absence of direct rewards</w:t>
      </w:r>
      <w:r w:rsidR="0022533B">
        <w:rPr>
          <w:rFonts w:ascii="Arial" w:hAnsi="Arial" w:cs="Arial"/>
          <w:color w:val="000000" w:themeColor="text1"/>
          <w:sz w:val="22"/>
          <w:szCs w:val="22"/>
        </w:rPr>
        <w:fldChar w:fldCharType="begin">
          <w:fldData xml:space="preserve">PEVuZE5vdGU+PENpdGU+PEF1dGhvcj5PJmFwb3M7a2VlZmU8L0F1dGhvcj48WWVhcj4xOTc4PC9Z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PEVuZE5vdGU+PENpdGU+PEF1dGhvcj5PJmFwb3M7a2VlZmU8L0F1dGhvcj48WWVhcj4xOTc4PC9Z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22533B">
        <w:rPr>
          <w:rFonts w:ascii="Arial" w:hAnsi="Arial" w:cs="Arial"/>
          <w:color w:val="000000" w:themeColor="text1"/>
          <w:sz w:val="22"/>
          <w:szCs w:val="22"/>
        </w:rPr>
      </w:r>
      <w:r w:rsidR="0022533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4,37,38</w:t>
      </w:r>
      <w:r w:rsidR="0022533B">
        <w:rPr>
          <w:rFonts w:ascii="Arial" w:hAnsi="Arial" w:cs="Arial"/>
          <w:color w:val="000000" w:themeColor="text1"/>
          <w:sz w:val="22"/>
          <w:szCs w:val="22"/>
        </w:rPr>
        <w:fldChar w:fldCharType="end"/>
      </w:r>
      <w:r w:rsidR="0022533B">
        <w:rPr>
          <w:rFonts w:ascii="Arial" w:hAnsi="Arial" w:cs="Arial"/>
          <w:color w:val="000000" w:themeColor="text1"/>
          <w:sz w:val="22"/>
          <w:szCs w:val="22"/>
        </w:rPr>
        <w:t xml:space="preserve">. </w:t>
      </w:r>
      <w:bookmarkEnd w:id="360"/>
      <w:r w:rsidR="0022533B" w:rsidRPr="00611797">
        <w:rPr>
          <w:rFonts w:ascii="Arial" w:hAnsi="Arial" w:cs="Arial"/>
          <w:color w:val="000000" w:themeColor="text1"/>
          <w:sz w:val="22"/>
          <w:szCs w:val="22"/>
        </w:rPr>
        <w:t xml:space="preserve">Such cognitive maps, once formed, </w:t>
      </w:r>
      <w:r w:rsidR="0022533B">
        <w:rPr>
          <w:rFonts w:ascii="Arial" w:hAnsi="Arial" w:cs="Arial"/>
          <w:color w:val="000000" w:themeColor="text1"/>
          <w:sz w:val="22"/>
          <w:szCs w:val="22"/>
        </w:rPr>
        <w:t>provide</w:t>
      </w:r>
      <w:r w:rsidR="0022533B" w:rsidRPr="00611797">
        <w:rPr>
          <w:rFonts w:ascii="Arial" w:hAnsi="Arial" w:cs="Arial"/>
          <w:color w:val="000000" w:themeColor="text1"/>
          <w:sz w:val="22"/>
          <w:szCs w:val="22"/>
        </w:rPr>
        <w:t xml:space="preserve"> a foundation for</w:t>
      </w:r>
      <w:r w:rsidR="0022533B">
        <w:rPr>
          <w:rFonts w:ascii="Arial" w:hAnsi="Arial" w:cs="Arial"/>
          <w:color w:val="000000" w:themeColor="text1"/>
          <w:sz w:val="22"/>
          <w:szCs w:val="22"/>
        </w:rPr>
        <w:t xml:space="preserve"> guiding</w:t>
      </w:r>
      <w:r w:rsidR="0022533B" w:rsidRPr="00611797">
        <w:rPr>
          <w:rFonts w:ascii="Arial" w:hAnsi="Arial" w:cs="Arial"/>
          <w:color w:val="000000" w:themeColor="text1"/>
          <w:sz w:val="22"/>
          <w:szCs w:val="22"/>
        </w:rPr>
        <w:t xml:space="preserve"> goal-directed behaviors</w:t>
      </w:r>
      <w:r w:rsidR="0022533B">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&lt;EndNote&gt;&lt;Cite&gt;&lt;Author&gt;Behrens&lt;/Author&gt;&lt;Year&gt;2018&lt;/Year&gt;&lt;RecNum&gt;605&lt;/RecNum&gt;&lt;DisplayText&gt;&lt;style face="superscript"&gt;2,36&lt;/style&gt;&lt;/DisplayText&gt;&lt;record&gt;&lt;rec-number&gt;605&lt;/rec-number&gt;&lt;foreign-keys&gt;&lt;key app="EN" db-id="zaf922assa05plerwwupfssvrzteappvax2x" timestamp="1717366909"&gt;605&lt;/key&gt;&lt;/foreign-keys&gt;&lt;ref-type name="Journal Article"&gt;17&lt;/ref-type&gt;&lt;contributors&gt;&lt;authors&gt;&lt;author&gt;Behrens, Timothy EJ&lt;/author&gt;&lt;author&gt;Muller, Timothy H&lt;/author&gt;&lt;author&gt;Whittington, James CR&lt;/author&gt;&lt;author&gt;Mark, Shirley&lt;/author&gt;&lt;author&gt;Baram, Alon B&lt;/author&gt;&lt;author&gt;Stachenfeld, Kimberly L&lt;/author&gt;&lt;author&gt;Kurth-Nelson, Zeb&lt;/author&gt;&lt;/authors&gt;&lt;/contributors&gt;&lt;titles&gt;&lt;title&gt;What is a cognitive map? Organizing knowledge for flexible behavior&lt;/title&gt;&lt;secondary-title&gt;Neuron&lt;/secondary-title&gt;&lt;/titles&gt;&lt;periodical&gt;&lt;full-title&gt;Neuron&lt;/full-title&gt;&lt;abbr-1&gt;Neuron&lt;/abbr-1&gt;&lt;/periodical&gt;&lt;pages&gt;490-509&lt;/pages&gt;&lt;volume&gt;100&lt;/volume&gt;&lt;number&gt;2&lt;/number&gt;&lt;dates&gt;&lt;year&gt;2018&lt;/year&gt;&lt;/dates&gt;&lt;isbn&gt;0896-6273&lt;/isbn&gt;&lt;urls&gt;&lt;related-urls&gt;&lt;url&gt;https://www.sciencedirect.com/science/article/pii/S0896627318308560?via%3Dihub&lt;/url&gt;&lt;/related-urls&gt;&lt;/urls&gt;&lt;/record&gt;&lt;/Cite&gt;&lt;Cite&gt;&lt;Author&gt;Tolman&lt;/Author&gt;&lt;Year&gt;1948&lt;/Year&gt;&lt;RecNum&gt;592&lt;/RecNum&gt;&lt;record&gt;&lt;rec-number&gt;592&lt;/rec-number&gt;&lt;foreign-keys&gt;&lt;key app="EN" db-id="zaf922assa05plerwwupfssvrzteappvax2x" timestamp="1716918830"&gt;592&lt;/key&gt;&lt;/foreign-keys&gt;&lt;ref-type name="Journal Article"&gt;17&lt;/ref-type&gt;&lt;contributors&gt;&lt;authors&gt;&lt;author&gt;Tolman, Edward C&lt;/author&gt;&lt;/authors&gt;&lt;/contributors&gt;&lt;titles&gt;&lt;title&gt;Cognitive maps in rats and men&lt;/title&gt;&lt;secondary-title&gt;Psychological review&lt;/secondary-title&gt;&lt;/titles&gt;&lt;periodical&gt;&lt;full-title&gt;Psychological Review&lt;/full-title&gt;&lt;abbr-1&gt;Psychological Review&lt;/abbr-1&gt;&lt;/periodical&gt;&lt;pages&gt;189&lt;/pages&gt;&lt;volume&gt;55&lt;/volume&gt;&lt;number&gt;4&lt;/number&gt;&lt;dates&gt;&lt;year&gt;1948&lt;/year&gt;&lt;/dates&gt;&lt;isbn&gt;1939-1471&lt;/isbn&gt;&lt;urls&gt;&lt;/urls&gt;&lt;/record&gt;&lt;/Cite&gt;&lt;/EndNote&gt;</w:instrText>
      </w:r>
      <w:r w:rsidR="0022533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2,36</w:t>
      </w:r>
      <w:r w:rsidR="0022533B">
        <w:rPr>
          <w:rFonts w:ascii="Arial" w:hAnsi="Arial" w:cs="Arial"/>
          <w:color w:val="000000" w:themeColor="text1"/>
          <w:sz w:val="22"/>
          <w:szCs w:val="22"/>
        </w:rPr>
        <w:fldChar w:fldCharType="end"/>
      </w:r>
      <w:r w:rsidR="0022533B" w:rsidRPr="00611797">
        <w:rPr>
          <w:rFonts w:ascii="Arial" w:hAnsi="Arial" w:cs="Arial"/>
          <w:color w:val="000000" w:themeColor="text1"/>
          <w:sz w:val="22"/>
          <w:szCs w:val="22"/>
        </w:rPr>
        <w:t>.</w:t>
      </w:r>
      <w:r w:rsidR="0022533B">
        <w:rPr>
          <w:rFonts w:ascii="Arial" w:hAnsi="Arial" w:cs="Arial"/>
          <w:color w:val="000000" w:themeColor="text1"/>
          <w:sz w:val="22"/>
          <w:szCs w:val="22"/>
        </w:rPr>
        <w:t xml:space="preserve"> </w:t>
      </w:r>
      <w:r w:rsidR="00425455">
        <w:rPr>
          <w:rFonts w:ascii="Arial" w:hAnsi="Arial" w:cs="Arial"/>
          <w:color w:val="000000" w:themeColor="text1"/>
          <w:sz w:val="22"/>
          <w:szCs w:val="22"/>
        </w:rPr>
        <w:t xml:space="preserve">In that sense, this work draws important parallel with the rodent study where it shows that </w:t>
      </w:r>
      <w:r w:rsidR="009E4F92">
        <w:rPr>
          <w:rFonts w:ascii="Arial" w:hAnsi="Arial" w:cs="Arial"/>
          <w:color w:val="000000" w:themeColor="text1"/>
          <w:sz w:val="22"/>
          <w:szCs w:val="22"/>
        </w:rPr>
        <w:t>chemogenetic inhibition of lateral OFC caused a deficit in credit assignment during map construction</w:t>
      </w:r>
      <w:r w:rsidR="00B4711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&lt;EndNote&gt;&lt;Cite&gt;&lt;Author&gt;Costa&lt;/Author&gt;&lt;Year&gt;2023&lt;/Year&gt;&lt;RecNum&gt;598&lt;/RecNum&gt;&lt;DisplayText&gt;&lt;style face="superscript"&gt;28&lt;/style&gt;&lt;/DisplayText&gt;&lt;record&gt;&lt;rec-number&gt;598&lt;/rec-number&gt;&lt;foreign-keys&gt;&lt;key app="EN" db-id="zaf922assa05plerwwupfssvrzteappvax2x" timestamp="1716920797"&gt;598&lt;/key&gt;&lt;/foreign-keys&gt;&lt;ref-type name="Journal Article"&gt;17&lt;/ref-type&gt;&lt;contributors&gt;&lt;authors&gt;&lt;author&gt;Costa, Kauê Machado&lt;/author&gt;&lt;author&gt;Scholz, Robert&lt;/author&gt;&lt;author&gt;Lloyd, Kevin&lt;/author&gt;&lt;author&gt;Moreno-Castilla, Perla&lt;/author&gt;&lt;author&gt;Gardner, Matthew PH&lt;/author&gt;&lt;author&gt;Dayan, Peter&lt;/author&gt;&lt;author&gt;Schoenbaum, Geoffrey&lt;/author&gt;&lt;/authors&gt;&lt;/contributors&gt;&lt;titles&gt;&lt;title&gt;The role of the lateral orbitofrontal cortex in creating cognitive maps&lt;/title&gt;&lt;secondary-title&gt;Nature neuroscience&lt;/secondary-title&gt;&lt;/titles&gt;&lt;periodical&gt;&lt;full-title&gt;Nature Neuroscience&lt;/full-title&gt;&lt;abbr-1&gt;Nat Neurosci&lt;/abbr-1&gt;&lt;/periodical&gt;&lt;pages&gt;107-115&lt;/pages&gt;&lt;volume&gt;26&lt;/volume&gt;&lt;number&gt;1&lt;/number&gt;&lt;dates&gt;&lt;year&gt;2023&lt;/year&gt;&lt;/dates&gt;&lt;isbn&gt;1097-6256&lt;/isbn&gt;&lt;urls&gt;&lt;/urls&gt;&lt;/record&gt;&lt;/Cite&gt;&lt;/EndNote&gt;</w:instrText>
      </w:r>
      <w:r w:rsidR="00B4711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28</w:t>
      </w:r>
      <w:r w:rsidR="00B47114">
        <w:rPr>
          <w:rFonts w:ascii="Arial" w:hAnsi="Arial" w:cs="Arial"/>
          <w:color w:val="000000" w:themeColor="text1"/>
          <w:sz w:val="22"/>
          <w:szCs w:val="22"/>
        </w:rPr>
        <w:fldChar w:fldCharType="end"/>
      </w:r>
      <w:r w:rsidR="009E4F92">
        <w:rPr>
          <w:rFonts w:ascii="Arial" w:hAnsi="Arial" w:cs="Arial"/>
          <w:color w:val="000000" w:themeColor="text1"/>
          <w:sz w:val="22"/>
          <w:szCs w:val="22"/>
        </w:rPr>
        <w:t>.</w:t>
      </w:r>
      <w:r w:rsidR="00245F2C">
        <w:rPr>
          <w:rFonts w:ascii="Arial" w:hAnsi="Arial" w:cs="Arial"/>
          <w:color w:val="000000" w:themeColor="text1"/>
          <w:sz w:val="22"/>
          <w:szCs w:val="22"/>
        </w:rPr>
        <w:t xml:space="preserve"> </w:t>
      </w:r>
      <w:r w:rsidR="00F57D76">
        <w:rPr>
          <w:rFonts w:ascii="Arial" w:hAnsi="Arial" w:cs="Arial"/>
          <w:color w:val="000000" w:themeColor="text1"/>
          <w:sz w:val="22"/>
          <w:szCs w:val="22"/>
        </w:rPr>
        <w:t xml:space="preserve">Notably, our findings highlight the specific and causal role of the </w:t>
      </w:r>
      <w:r w:rsidR="0027660A">
        <w:rPr>
          <w:rFonts w:ascii="Arial" w:hAnsi="Arial" w:cs="Arial"/>
          <w:color w:val="000000" w:themeColor="text1"/>
          <w:sz w:val="22"/>
          <w:szCs w:val="22"/>
        </w:rPr>
        <w:t>anterior</w:t>
      </w:r>
      <w:r w:rsidR="00F57D76">
        <w:rPr>
          <w:rFonts w:ascii="Arial" w:hAnsi="Arial" w:cs="Arial"/>
          <w:color w:val="000000" w:themeColor="text1"/>
          <w:sz w:val="22"/>
          <w:szCs w:val="22"/>
        </w:rPr>
        <w:t xml:space="preserve"> lateral OFC</w:t>
      </w:r>
      <w:r w:rsidR="005C3600">
        <w:rPr>
          <w:rFonts w:ascii="Arial" w:hAnsi="Arial" w:cs="Arial"/>
          <w:color w:val="000000" w:themeColor="text1"/>
          <w:sz w:val="22"/>
          <w:szCs w:val="22"/>
        </w:rPr>
        <w:t xml:space="preserve"> among large area of the OFC</w:t>
      </w:r>
      <w:r w:rsidR="00F57D76">
        <w:rPr>
          <w:rFonts w:ascii="Arial" w:hAnsi="Arial" w:cs="Arial"/>
          <w:color w:val="000000" w:themeColor="text1"/>
          <w:sz w:val="22"/>
          <w:szCs w:val="22"/>
        </w:rPr>
        <w:t xml:space="preserve"> in supporting this map formation process.</w:t>
      </w:r>
    </w:p>
    <w:p w14:paraId="70E6295D" w14:textId="3FE27909" w:rsidR="001333A9" w:rsidRDefault="000240EA" w:rsidP="000240EA">
      <w:pPr>
        <w:spacing w:after="120"/>
        <w:rPr>
          <w:rFonts w:ascii="Arial" w:hAnsi="Arial" w:cs="Arial"/>
          <w:color w:val="000000" w:themeColor="text1"/>
          <w:sz w:val="22"/>
          <w:szCs w:val="22"/>
        </w:rPr>
      </w:pPr>
      <w:bookmarkStart w:id="366" w:name="OLE_LINK34"/>
      <w:r>
        <w:rPr>
          <w:rFonts w:ascii="Arial" w:hAnsi="Arial" w:cs="Arial"/>
          <w:color w:val="000000" w:themeColor="text1"/>
          <w:sz w:val="22"/>
          <w:szCs w:val="22"/>
        </w:rPr>
        <w:t>This work is</w:t>
      </w:r>
      <w:r w:rsidR="00534C1F">
        <w:rPr>
          <w:rFonts w:ascii="Arial" w:hAnsi="Arial" w:cs="Arial"/>
          <w:color w:val="000000" w:themeColor="text1"/>
          <w:sz w:val="22"/>
          <w:szCs w:val="22"/>
        </w:rPr>
        <w:t xml:space="preserve"> also</w:t>
      </w:r>
      <w:r>
        <w:rPr>
          <w:rFonts w:ascii="Arial" w:hAnsi="Arial" w:cs="Arial"/>
          <w:color w:val="000000" w:themeColor="text1"/>
          <w:sz w:val="22"/>
          <w:szCs w:val="22"/>
        </w:rPr>
        <w:t xml:space="preserve"> in line with recent studies in both r</w:t>
      </w:r>
      <w:r w:rsidRPr="00403CEB">
        <w:rPr>
          <w:rFonts w:ascii="Arial" w:hAnsi="Arial" w:cs="Arial"/>
          <w:color w:val="000000" w:themeColor="text1"/>
          <w:sz w:val="22"/>
          <w:szCs w:val="22"/>
        </w:rPr>
        <w:t>odent</w:t>
      </w:r>
      <w:r>
        <w:rPr>
          <w:rFonts w:ascii="Arial" w:hAnsi="Arial" w:cs="Arial"/>
          <w:color w:val="000000" w:themeColor="text1"/>
          <w:sz w:val="22"/>
          <w:szCs w:val="22"/>
        </w:rPr>
        <w:t>s and humans that</w:t>
      </w:r>
      <w:r w:rsidRPr="00403CEB">
        <w:rPr>
          <w:rFonts w:ascii="Arial" w:hAnsi="Arial" w:cs="Arial"/>
          <w:color w:val="000000" w:themeColor="text1"/>
          <w:sz w:val="22"/>
          <w:szCs w:val="22"/>
        </w:rPr>
        <w:t xml:space="preserve"> </w:t>
      </w:r>
      <w:r>
        <w:rPr>
          <w:rFonts w:ascii="Arial" w:hAnsi="Arial" w:cs="Arial"/>
          <w:color w:val="000000" w:themeColor="text1"/>
          <w:sz w:val="22"/>
          <w:szCs w:val="22"/>
        </w:rPr>
        <w:t xml:space="preserve">suggest that </w:t>
      </w:r>
      <w:r w:rsidRPr="00403CEB">
        <w:rPr>
          <w:rFonts w:ascii="Arial" w:hAnsi="Arial" w:cs="Arial"/>
          <w:color w:val="000000" w:themeColor="text1"/>
          <w:sz w:val="22"/>
          <w:szCs w:val="22"/>
        </w:rPr>
        <w:t>the lateral OFC</w:t>
      </w:r>
      <w:r w:rsidR="00EB45A4">
        <w:rPr>
          <w:rFonts w:ascii="Arial" w:hAnsi="Arial" w:cs="Arial"/>
          <w:color w:val="000000" w:themeColor="text1"/>
          <w:sz w:val="22"/>
          <w:szCs w:val="22"/>
        </w:rPr>
        <w:t xml:space="preserve"> plays a specific role in learning </w:t>
      </w:r>
      <w:r>
        <w:rPr>
          <w:rFonts w:ascii="Arial" w:hAnsi="Arial" w:cs="Arial"/>
          <w:color w:val="000000" w:themeColor="text1"/>
          <w:sz w:val="22"/>
          <w:szCs w:val="22"/>
        </w:rPr>
        <w:t>the identity of reward</w:t>
      </w:r>
      <w:r w:rsidR="008446C5">
        <w:rPr>
          <w:rFonts w:ascii="Arial" w:hAnsi="Arial" w:cs="Arial"/>
          <w:color w:val="000000" w:themeColor="text1"/>
          <w:sz w:val="22"/>
          <w:szCs w:val="22"/>
        </w:rPr>
        <w:t>s</w:t>
      </w:r>
      <w:r>
        <w:rPr>
          <w:rFonts w:ascii="Arial" w:hAnsi="Arial" w:cs="Arial"/>
          <w:color w:val="000000" w:themeColor="text1"/>
          <w:sz w:val="22"/>
          <w:szCs w:val="22"/>
        </w:rPr>
        <w:t xml:space="preserve"> associated with stimuli</w:t>
      </w:r>
      <w:r w:rsidRPr="00403CEB">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ZWNOdW0+MzA8L1JlY051bT48RGlzcGxheVRleHQ+PHN0eWxlIGZhY2U9InN1cGVyc2NyaXB0Ij4y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==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ZWNOdW0+MzA8L1JlY051bT48RGlzcGxheVRleHQ+PHN0eWxlIGZhY2U9InN1cGVyc2NyaXB0Ij4y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==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Pr="00403CEB">
        <w:rPr>
          <w:rFonts w:ascii="Arial" w:hAnsi="Arial" w:cs="Arial"/>
          <w:color w:val="000000" w:themeColor="text1"/>
          <w:sz w:val="22"/>
          <w:szCs w:val="22"/>
        </w:rPr>
      </w:r>
      <w:r w:rsidRPr="00403CE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28,39-43</w:t>
      </w:r>
      <w:r w:rsidRPr="00403CEB">
        <w:rPr>
          <w:rFonts w:ascii="Arial" w:hAnsi="Arial" w:cs="Arial"/>
          <w:color w:val="000000" w:themeColor="text1"/>
          <w:sz w:val="22"/>
          <w:szCs w:val="22"/>
        </w:rPr>
        <w:fldChar w:fldCharType="end"/>
      </w:r>
      <w:r w:rsidR="003079CA">
        <w:rPr>
          <w:rFonts w:ascii="Arial" w:hAnsi="Arial" w:cs="Arial"/>
          <w:color w:val="000000" w:themeColor="text1"/>
          <w:sz w:val="22"/>
          <w:szCs w:val="22"/>
        </w:rPr>
        <w:t>. Notably, our recent findings demonstrated that OFC-targeted cTBS impaired the ability to predict correct odor identity information</w:t>
      </w:r>
      <w:r>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&lt;EndNote&gt;&lt;Cite&gt;&lt;Author&gt;Liu&lt;/Author&gt;&lt;Year&gt;2024&lt;/Year&gt;&lt;RecNum&gt;536&lt;/RecNum&gt;&lt;DisplayText&gt;&lt;style face="superscript"&gt;41&lt;/style&gt;&lt;/DisplayText&gt;&lt;record&gt;&lt;rec-number&gt;536&lt;/rec-number&gt;&lt;foreign-keys&gt;&lt;key app="EN" db-id="zaf922assa05plerwwupfssvrzteappvax2x" timestamp="1708872747"&gt;536&lt;/key&gt;&lt;/foreign-keys&gt;&lt;ref-type name="Journal Article"&gt;17&lt;/ref-type&gt;&lt;contributors&gt;&lt;authors&gt;&lt;author&gt;Liu, Q.&lt;/author&gt;&lt;author&gt;Zhao, Y.&lt;/author&gt;&lt;author&gt;Attanti, S.&lt;/author&gt;&lt;author&gt;Voss, J. L.&lt;/author&gt;&lt;author&gt;Schoenbaum, G.&lt;/author&gt;&lt;author&gt;Kahnt, T.&lt;/author&gt;&lt;/authors&gt;&lt;/contributors&gt;&lt;auth-address&gt;National Institute on Drug Abuse Intramural Research Program, Baltimore, MD, 21224, USA.&amp;#xD;Mayo Clinic Alix School of Medicine, Scottsdale, AZ, 85259, USA.&amp;#xD;Department of Neurology, The University of Chicago, Chicago, IL, 60611, USA.&amp;#xD;National Institute on Drug Abuse Intramural Research Program, Baltimore, MD, 21224, USA. thorsten.kahnt@nih.gov.&lt;/auth-address&gt;&lt;titles&gt;&lt;title&gt;Midbrain signaling of identity prediction errors depends on orbitofrontal cortex networks&lt;/title&gt;&lt;secondary-title&gt;Nat Commun&lt;/secondary-title&gt;&lt;/titles&gt;&lt;periodical&gt;&lt;full-title&gt;Nature Communications&lt;/full-title&gt;&lt;abbr-1&gt;Nat Commun&lt;/abbr-1&gt;&lt;/periodical&gt;&lt;pages&gt;1704&lt;/pages&gt;&lt;volume&gt;15&lt;/volume&gt;&lt;number&gt;1&lt;/number&gt;&lt;edition&gt;20240224&lt;/edition&gt;&lt;dates&gt;&lt;year&gt;2024&lt;/year&gt;&lt;pub-dates&gt;&lt;date&gt;Feb 24&lt;/date&gt;&lt;/pub-dates&gt;&lt;/dates&gt;&lt;isbn&gt;2041-1723 (Electronic)&amp;#xD;2041-1723 (Linking)&lt;/isbn&gt;&lt;accession-num&gt;38402210&lt;/accession-num&gt;&lt;urls&gt;&lt;related-urls&gt;&lt;url&gt;https://www.ncbi.nlm.nih.gov/pubmed/38402210&lt;/url&gt;&lt;/related-urls&gt;&lt;/urls&gt;&lt;electronic-resource-num&gt;10.1038/s41467-024-45880-1&lt;/electronic-resource-num&gt;&lt;remote-database-name&gt;In-Process&lt;/remote-database-name&gt;&lt;remote-database-provider&gt;NLM&lt;/remote-database-provider&gt;&lt;/record&gt;&lt;/Cite&gt;&lt;/EndNote&gt;</w:instrText>
      </w:r>
      <w:r>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41</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EF5BDE">
        <w:rPr>
          <w:rFonts w:ascii="Arial" w:hAnsi="Arial" w:cs="Arial"/>
          <w:color w:val="000000" w:themeColor="text1"/>
          <w:sz w:val="22"/>
          <w:szCs w:val="22"/>
        </w:rPr>
        <w:t xml:space="preserve">However, </w:t>
      </w:r>
      <w:r w:rsidR="00C56FBB">
        <w:rPr>
          <w:rFonts w:ascii="Arial" w:hAnsi="Arial" w:cs="Arial"/>
          <w:color w:val="000000" w:themeColor="text1"/>
          <w:sz w:val="22"/>
          <w:szCs w:val="22"/>
        </w:rPr>
        <w:t xml:space="preserve">the current study offers a novel and unique contribution by showing that </w:t>
      </w:r>
      <w:r w:rsidR="004A4781">
        <w:rPr>
          <w:rFonts w:ascii="Arial" w:hAnsi="Arial" w:cs="Arial"/>
          <w:color w:val="000000" w:themeColor="text1"/>
          <w:sz w:val="22"/>
          <w:szCs w:val="22"/>
        </w:rPr>
        <w:t>a</w:t>
      </w:r>
      <w:r w:rsidR="00695C80">
        <w:rPr>
          <w:rFonts w:ascii="Arial" w:hAnsi="Arial" w:cs="Arial"/>
          <w:color w:val="000000" w:themeColor="text1"/>
          <w:sz w:val="22"/>
          <w:szCs w:val="22"/>
        </w:rPr>
        <w:t>OFC</w:t>
      </w:r>
      <w:r w:rsidR="00C56FBB">
        <w:rPr>
          <w:rFonts w:ascii="Arial" w:hAnsi="Arial" w:cs="Arial"/>
          <w:color w:val="000000" w:themeColor="text1"/>
          <w:sz w:val="22"/>
          <w:szCs w:val="22"/>
        </w:rPr>
        <w:t xml:space="preserve"> remains essential even when individuals are not explicitly tasked with encoding such </w:t>
      </w:r>
      <w:r w:rsidR="00355978">
        <w:rPr>
          <w:rFonts w:ascii="Arial" w:hAnsi="Arial" w:cs="Arial"/>
          <w:color w:val="000000" w:themeColor="text1"/>
          <w:sz w:val="22"/>
          <w:szCs w:val="22"/>
        </w:rPr>
        <w:t>identity information</w:t>
      </w:r>
      <w:r w:rsidR="00206677">
        <w:rPr>
          <w:rFonts w:ascii="Arial" w:hAnsi="Arial" w:cs="Arial"/>
          <w:color w:val="000000" w:themeColor="text1"/>
          <w:sz w:val="22"/>
          <w:szCs w:val="22"/>
        </w:rPr>
        <w:t xml:space="preserve">. Moreover, </w:t>
      </w:r>
      <w:r w:rsidR="00552327">
        <w:rPr>
          <w:rFonts w:ascii="Arial" w:hAnsi="Arial" w:cs="Arial"/>
          <w:color w:val="000000" w:themeColor="text1"/>
          <w:sz w:val="22"/>
          <w:szCs w:val="22"/>
        </w:rPr>
        <w:t xml:space="preserve">when identity encoding </w:t>
      </w:r>
      <w:r w:rsidR="00476F6E">
        <w:rPr>
          <w:rFonts w:ascii="Arial" w:hAnsi="Arial" w:cs="Arial"/>
          <w:color w:val="000000" w:themeColor="text1"/>
          <w:sz w:val="22"/>
          <w:szCs w:val="22"/>
        </w:rPr>
        <w:t>is</w:t>
      </w:r>
      <w:r w:rsidR="00552327">
        <w:rPr>
          <w:rFonts w:ascii="Arial" w:hAnsi="Arial" w:cs="Arial"/>
          <w:color w:val="000000" w:themeColor="text1"/>
          <w:sz w:val="22"/>
          <w:szCs w:val="22"/>
        </w:rPr>
        <w:t xml:space="preserve"> impaired, the</w:t>
      </w:r>
      <w:r w:rsidR="00EE6DDB">
        <w:rPr>
          <w:rFonts w:ascii="Arial" w:hAnsi="Arial" w:cs="Arial"/>
          <w:color w:val="000000" w:themeColor="text1"/>
          <w:sz w:val="22"/>
          <w:szCs w:val="22"/>
        </w:rPr>
        <w:t xml:space="preserve"> deficit extends to later stages, where the encoded information is crucial for adaptive decision making. </w:t>
      </w:r>
    </w:p>
    <w:p w14:paraId="59936BB3" w14:textId="77777777" w:rsidR="000A363F" w:rsidRDefault="000240EA" w:rsidP="00CE3554">
      <w:pPr>
        <w:spacing w:after="120"/>
        <w:rPr>
          <w:rFonts w:ascii="Arial" w:hAnsi="Arial" w:cs="Arial"/>
          <w:color w:val="000000" w:themeColor="text1"/>
          <w:sz w:val="22"/>
          <w:szCs w:val="22"/>
        </w:rPr>
      </w:pPr>
      <w:bookmarkStart w:id="367" w:name="OLE_LINK35"/>
      <w:bookmarkEnd w:id="366"/>
      <w:r w:rsidRPr="00731DAF">
        <w:rPr>
          <w:rFonts w:ascii="Arial" w:hAnsi="Arial" w:cs="Arial"/>
          <w:color w:val="000000" w:themeColor="text1"/>
          <w:sz w:val="22"/>
          <w:szCs w:val="22"/>
        </w:rPr>
        <w:t xml:space="preserve">We also found that, on Day 2, the posterior OFC plays a critical role in goal-directed behaviors. Without an intact posterior OFC, individuals exhibit deficits in updating their stimulus choices following outcome satiation. This finding suggests that the posterior OFC contributes to the use of the cognitive map. Specifically, this impairment may </w:t>
      </w:r>
      <w:r w:rsidR="00345DD7">
        <w:rPr>
          <w:rFonts w:ascii="Arial" w:hAnsi="Arial" w:cs="Arial"/>
          <w:color w:val="000000" w:themeColor="text1"/>
          <w:sz w:val="22"/>
          <w:szCs w:val="22"/>
        </w:rPr>
        <w:t>stem</w:t>
      </w:r>
      <w:r w:rsidRPr="00731DAF">
        <w:rPr>
          <w:rFonts w:ascii="Arial" w:hAnsi="Arial" w:cs="Arial"/>
          <w:color w:val="000000" w:themeColor="text1"/>
          <w:sz w:val="22"/>
          <w:szCs w:val="22"/>
        </w:rPr>
        <w:t xml:space="preserve"> from difficulties in</w:t>
      </w:r>
      <w:r w:rsidR="00345DD7">
        <w:rPr>
          <w:rFonts w:ascii="Arial" w:hAnsi="Arial" w:cs="Arial"/>
          <w:color w:val="000000" w:themeColor="text1"/>
          <w:sz w:val="22"/>
          <w:szCs w:val="22"/>
        </w:rPr>
        <w:t xml:space="preserve"> either</w:t>
      </w:r>
      <w:r w:rsidRPr="00731DAF">
        <w:rPr>
          <w:rFonts w:ascii="Arial" w:hAnsi="Arial" w:cs="Arial"/>
          <w:color w:val="000000" w:themeColor="text1"/>
          <w:sz w:val="22"/>
          <w:szCs w:val="22"/>
        </w:rPr>
        <w:t xml:space="preserve"> accessing the content of the cognitive map or </w:t>
      </w:r>
      <w:r w:rsidR="00D97FA6">
        <w:rPr>
          <w:rFonts w:ascii="Arial" w:hAnsi="Arial" w:cs="Arial"/>
          <w:color w:val="000000" w:themeColor="text1"/>
          <w:sz w:val="22"/>
          <w:szCs w:val="22"/>
        </w:rPr>
        <w:t>using</w:t>
      </w:r>
      <w:r w:rsidRPr="00731DAF">
        <w:rPr>
          <w:rFonts w:ascii="Arial" w:hAnsi="Arial" w:cs="Arial"/>
          <w:color w:val="000000" w:themeColor="text1"/>
          <w:sz w:val="22"/>
          <w:szCs w:val="22"/>
        </w:rPr>
        <w:t xml:space="preserve"> </w:t>
      </w:r>
      <w:r w:rsidR="00345DD7">
        <w:rPr>
          <w:rFonts w:ascii="Arial" w:hAnsi="Arial" w:cs="Arial"/>
          <w:color w:val="000000" w:themeColor="text1"/>
          <w:sz w:val="22"/>
          <w:szCs w:val="22"/>
        </w:rPr>
        <w:t>its</w:t>
      </w:r>
      <w:r w:rsidRPr="00731DAF">
        <w:rPr>
          <w:rFonts w:ascii="Arial" w:hAnsi="Arial" w:cs="Arial"/>
          <w:color w:val="000000" w:themeColor="text1"/>
          <w:sz w:val="22"/>
          <w:szCs w:val="22"/>
        </w:rPr>
        <w:t xml:space="preserve"> content to guide behavior.</w:t>
      </w:r>
      <w:r w:rsidR="006801CD">
        <w:rPr>
          <w:rFonts w:ascii="Arial" w:hAnsi="Arial" w:cs="Arial"/>
          <w:color w:val="000000" w:themeColor="text1"/>
          <w:sz w:val="22"/>
          <w:szCs w:val="22"/>
        </w:rPr>
        <w:t xml:space="preserve"> </w:t>
      </w:r>
      <w:r w:rsidR="000A363F" w:rsidRPr="000A363F">
        <w:rPr>
          <w:rFonts w:ascii="Arial" w:hAnsi="Arial" w:cs="Arial"/>
          <w:color w:val="000000" w:themeColor="text1"/>
          <w:sz w:val="22"/>
          <w:szCs w:val="22"/>
        </w:rPr>
        <w:t>These possibilities require further investigation in future studies to clarify the underlying mechanisms.</w:t>
      </w:r>
      <w:bookmarkEnd w:id="367"/>
    </w:p>
    <w:p w14:paraId="35ECCC31" w14:textId="767ED1AC" w:rsidR="000F5263" w:rsidRDefault="000240EA" w:rsidP="003D625C">
      <w:pPr>
        <w:spacing w:after="120"/>
        <w:rPr>
          <w:rFonts w:ascii="Arial" w:hAnsi="Arial" w:cs="Arial"/>
          <w:color w:val="000000" w:themeColor="text1"/>
          <w:sz w:val="22"/>
          <w:szCs w:val="22"/>
        </w:rPr>
      </w:pPr>
      <w:bookmarkStart w:id="368" w:name="OLE_LINK45"/>
      <w:commentRangeStart w:id="369"/>
      <w:r>
        <w:rPr>
          <w:rFonts w:ascii="Arial" w:hAnsi="Arial" w:cs="Arial"/>
          <w:color w:val="000000" w:themeColor="text1"/>
          <w:sz w:val="22"/>
          <w:szCs w:val="22"/>
        </w:rPr>
        <w:t xml:space="preserve">Although </w:t>
      </w:r>
      <w:commentRangeEnd w:id="369"/>
      <w:r w:rsidR="001E04B5">
        <w:rPr>
          <w:rStyle w:val="CommentReference"/>
        </w:rPr>
        <w:commentReference w:id="369"/>
      </w:r>
      <w:del w:id="370" w:author="Kahnt, Thorsten (NIH/NIDA) [E]" w:date="2025-01-21T13:02:00Z">
        <w:r w:rsidR="00C82AC8" w:rsidDel="00AD48C1">
          <w:rPr>
            <w:rFonts w:ascii="Arial" w:hAnsi="Arial" w:cs="Arial"/>
            <w:color w:val="000000" w:themeColor="text1"/>
            <w:sz w:val="22"/>
            <w:szCs w:val="22"/>
          </w:rPr>
          <w:delText>un</w:delText>
        </w:r>
        <w:r w:rsidDel="00AD48C1">
          <w:rPr>
            <w:rFonts w:ascii="Arial" w:hAnsi="Arial" w:cs="Arial"/>
            <w:color w:val="000000" w:themeColor="text1"/>
            <w:sz w:val="22"/>
            <w:szCs w:val="22"/>
          </w:rPr>
          <w:delText xml:space="preserve">expected </w:delText>
        </w:r>
      </w:del>
      <w:ins w:id="371" w:author="Kahnt, Thorsten (NIH/NIDA) [E]" w:date="2025-01-21T13:02:00Z">
        <w:r w:rsidR="00AD48C1">
          <w:rPr>
            <w:rFonts w:ascii="Arial" w:hAnsi="Arial" w:cs="Arial"/>
            <w:color w:val="000000" w:themeColor="text1"/>
            <w:sz w:val="22"/>
            <w:szCs w:val="22"/>
          </w:rPr>
          <w:t xml:space="preserve">not part of </w:t>
        </w:r>
      </w:ins>
      <w:del w:id="372" w:author="Kahnt, Thorsten (NIH/NIDA) [E]" w:date="2025-01-21T13:03:00Z">
        <w:r w:rsidR="00BE0972" w:rsidDel="00AD48C1">
          <w:rPr>
            <w:rFonts w:ascii="Arial" w:hAnsi="Arial" w:cs="Arial"/>
            <w:color w:val="000000" w:themeColor="text1"/>
            <w:sz w:val="22"/>
            <w:szCs w:val="22"/>
          </w:rPr>
          <w:delText xml:space="preserve">in </w:delText>
        </w:r>
      </w:del>
      <w:r w:rsidR="00BE0972">
        <w:rPr>
          <w:rFonts w:ascii="Arial" w:hAnsi="Arial" w:cs="Arial"/>
          <w:color w:val="000000" w:themeColor="text1"/>
          <w:sz w:val="22"/>
          <w:szCs w:val="22"/>
        </w:rPr>
        <w:t>our initial hypothesis</w:t>
      </w:r>
      <w:r>
        <w:rPr>
          <w:rFonts w:ascii="Arial" w:hAnsi="Arial" w:cs="Arial"/>
          <w:color w:val="000000" w:themeColor="text1"/>
          <w:sz w:val="22"/>
          <w:szCs w:val="22"/>
        </w:rPr>
        <w:t>, we</w:t>
      </w:r>
      <w:bookmarkStart w:id="373" w:name="OLE_LINK7"/>
      <w:bookmarkEnd w:id="354"/>
      <w:r>
        <w:rPr>
          <w:rFonts w:ascii="Arial" w:hAnsi="Arial" w:cs="Arial"/>
          <w:color w:val="000000" w:themeColor="text1"/>
          <w:sz w:val="22"/>
          <w:szCs w:val="22"/>
        </w:rPr>
        <w:t xml:space="preserve"> </w:t>
      </w:r>
      <w:r w:rsidR="00DD64D1">
        <w:rPr>
          <w:rFonts w:ascii="Arial" w:hAnsi="Arial" w:cs="Arial"/>
          <w:color w:val="000000" w:themeColor="text1"/>
          <w:sz w:val="22"/>
          <w:szCs w:val="22"/>
        </w:rPr>
        <w:t>found that</w:t>
      </w:r>
      <w:r w:rsidR="009E4FB2">
        <w:rPr>
          <w:rFonts w:ascii="Arial" w:hAnsi="Arial" w:cs="Arial"/>
          <w:color w:val="000000" w:themeColor="text1"/>
          <w:sz w:val="22"/>
          <w:szCs w:val="22"/>
        </w:rPr>
        <w:t xml:space="preserve"> cTBS targeting both the </w:t>
      </w:r>
      <w:r w:rsidR="009E4FB2" w:rsidRPr="009E4FB2">
        <w:rPr>
          <w:rFonts w:ascii="Arial" w:hAnsi="Arial" w:cs="Arial"/>
          <w:color w:val="000000" w:themeColor="text1"/>
          <w:sz w:val="22"/>
          <w:szCs w:val="22"/>
        </w:rPr>
        <w:t>anterior (aOFC) and posterior OFC (pOFC) disrupted discrimination task</w:t>
      </w:r>
      <w:r w:rsidR="00C82AC8">
        <w:rPr>
          <w:rFonts w:ascii="Arial" w:hAnsi="Arial" w:cs="Arial"/>
          <w:color w:val="000000" w:themeColor="text1"/>
          <w:sz w:val="22"/>
          <w:szCs w:val="22"/>
        </w:rPr>
        <w:t xml:space="preserve"> performance</w:t>
      </w:r>
      <w:r w:rsidR="009E4FB2">
        <w:rPr>
          <w:rFonts w:ascii="Arial" w:hAnsi="Arial" w:cs="Arial"/>
          <w:color w:val="000000" w:themeColor="text1"/>
          <w:sz w:val="22"/>
          <w:szCs w:val="22"/>
        </w:rPr>
        <w:t xml:space="preserve">, but only during the first session, not in later sessions. </w:t>
      </w:r>
      <w:bookmarkStart w:id="374" w:name="OLE_LINK44"/>
      <w:r w:rsidR="009D6F33" w:rsidRPr="009D6F33">
        <w:rPr>
          <w:rFonts w:ascii="Arial" w:hAnsi="Arial" w:cs="Arial"/>
          <w:color w:val="000000" w:themeColor="text1"/>
          <w:sz w:val="22"/>
          <w:szCs w:val="22"/>
        </w:rPr>
        <w:t>This challenges the common view of the OFC as not essential for simple</w:t>
      </w:r>
      <w:r w:rsidR="009D6F33">
        <w:rPr>
          <w:rFonts w:ascii="Arial" w:hAnsi="Arial" w:cs="Arial"/>
          <w:color w:val="000000" w:themeColor="text1"/>
          <w:sz w:val="22"/>
          <w:szCs w:val="22"/>
        </w:rPr>
        <w:t xml:space="preserve"> Pavlovian acquisition</w:t>
      </w:r>
      <w:r w:rsidR="009D6F33" w:rsidRPr="009D6F33">
        <w:rPr>
          <w:rFonts w:ascii="Arial" w:hAnsi="Arial" w:cs="Arial"/>
          <w:color w:val="000000" w:themeColor="text1"/>
          <w:sz w:val="22"/>
          <w:szCs w:val="22"/>
        </w:rPr>
        <w:t xml:space="preserve"> behaviors</w:t>
      </w:r>
      <w:r w:rsidR="009D6F33">
        <w:rPr>
          <w:rFonts w:ascii="Arial" w:hAnsi="Arial" w:cs="Arial"/>
          <w:color w:val="000000" w:themeColor="text1"/>
          <w:sz w:val="22"/>
          <w:szCs w:val="22"/>
        </w:rPr>
        <w:fldChar w:fldCharType="begin">
          <w:fldData xml:space="preserve">PEVuZE5vdGU+PENpdGU+PEF1dGhvcj5NdXJyYXk8L0F1dGhvcj48WWVhcj4yMDA3PC9ZZWFyPjxS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PEVuZE5vdGU+PENpdGU+PEF1dGhvcj5NdXJyYXk8L0F1dGhvcj48WWVhcj4yMDA3PC9ZZWFyPjxS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D6F33">
        <w:rPr>
          <w:rFonts w:ascii="Arial" w:hAnsi="Arial" w:cs="Arial"/>
          <w:color w:val="000000" w:themeColor="text1"/>
          <w:sz w:val="22"/>
          <w:szCs w:val="22"/>
        </w:rPr>
      </w:r>
      <w:r w:rsidR="009D6F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44,45</w:t>
      </w:r>
      <w:r w:rsidR="009D6F33">
        <w:rPr>
          <w:rFonts w:ascii="Arial" w:hAnsi="Arial" w:cs="Arial"/>
          <w:color w:val="000000" w:themeColor="text1"/>
          <w:sz w:val="22"/>
          <w:szCs w:val="22"/>
        </w:rPr>
        <w:fldChar w:fldCharType="end"/>
      </w:r>
      <w:r w:rsidR="009D6F33" w:rsidRPr="009D6F33">
        <w:rPr>
          <w:rFonts w:ascii="Arial" w:hAnsi="Arial" w:cs="Arial"/>
          <w:color w:val="000000" w:themeColor="text1"/>
          <w:sz w:val="22"/>
          <w:szCs w:val="22"/>
        </w:rPr>
        <w:t>.</w:t>
      </w:r>
      <w:r w:rsidR="004E32C5">
        <w:rPr>
          <w:rFonts w:ascii="Arial" w:hAnsi="Arial" w:cs="Arial"/>
          <w:color w:val="000000" w:themeColor="text1"/>
          <w:sz w:val="22"/>
          <w:szCs w:val="22"/>
        </w:rPr>
        <w:t xml:space="preserve"> </w:t>
      </w:r>
      <w:r w:rsidR="009D6F33" w:rsidRPr="009D6F33">
        <w:rPr>
          <w:rFonts w:ascii="Arial" w:hAnsi="Arial" w:cs="Arial"/>
          <w:color w:val="000000" w:themeColor="text1"/>
          <w:sz w:val="22"/>
          <w:szCs w:val="22"/>
        </w:rPr>
        <w:t>However, some rodent studies</w:t>
      </w:r>
      <w:r w:rsidR="009D6F33">
        <w:rPr>
          <w:rFonts w:ascii="Arial" w:hAnsi="Arial" w:cs="Arial"/>
          <w:color w:val="000000" w:themeColor="text1"/>
          <w:sz w:val="22"/>
          <w:szCs w:val="22"/>
        </w:rPr>
        <w:t xml:space="preserve"> also</w:t>
      </w:r>
      <w:r w:rsidR="009D6F33" w:rsidRPr="009D6F33">
        <w:rPr>
          <w:rFonts w:ascii="Arial" w:hAnsi="Arial" w:cs="Arial"/>
          <w:color w:val="000000" w:themeColor="text1"/>
          <w:sz w:val="22"/>
          <w:szCs w:val="22"/>
        </w:rPr>
        <w:t xml:space="preserve"> suggest that the role of the OFC in Pavlovian acquisition may be more </w:t>
      </w:r>
      <w:r w:rsidR="00C82AC8">
        <w:rPr>
          <w:rFonts w:ascii="Arial" w:hAnsi="Arial" w:cs="Arial"/>
          <w:color w:val="000000" w:themeColor="text1"/>
          <w:sz w:val="22"/>
          <w:szCs w:val="22"/>
        </w:rPr>
        <w:t>nuanced</w:t>
      </w:r>
      <w:r w:rsidR="009D6F33" w:rsidRPr="009D6F33">
        <w:rPr>
          <w:rFonts w:ascii="Arial" w:hAnsi="Arial" w:cs="Arial"/>
          <w:color w:val="000000" w:themeColor="text1"/>
          <w:sz w:val="22"/>
          <w:szCs w:val="22"/>
        </w:rPr>
        <w:t xml:space="preserve"> than previously thought</w:t>
      </w:r>
      <w:r w:rsidR="009D6F33">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&lt;EndNote&gt;&lt;Cite&gt;&lt;Author&gt;Panayi&lt;/Author&gt;&lt;Year&gt;2021&lt;/Year&gt;&lt;RecNum&gt;653&lt;/RecNum&gt;&lt;DisplayText&gt;&lt;style face="superscript"&gt;46&lt;/style&gt;&lt;/DisplayText&gt;&lt;record&gt;&lt;rec-number&gt;653&lt;/rec-number&gt;&lt;foreign-keys&gt;&lt;key app="EN" db-id="zaf922assa05plerwwupfssvrzteappvax2x" timestamp="1733158240"&gt;653&lt;/key&gt;&lt;/foreign-keys&gt;&lt;ref-type name="Journal Article"&gt;17&lt;/ref-type&gt;&lt;contributors&gt;&lt;authors&gt;&lt;author&gt;Panayi, Marios C&lt;/author&gt;&lt;author&gt;Killcross, Simon&lt;/author&gt;&lt;/authors&gt;&lt;/contributors&gt;&lt;titles&gt;&lt;title&gt;The role of the rodent lateral orbitofrontal cortex in simple Pavlovian cue-outcome learning depends on training experience&lt;/title&gt;&lt;secondary-title&gt;Cerebral Cortex Communications&lt;/secondary-title&gt;&lt;/titles&gt;&lt;periodical&gt;&lt;full-title&gt;Cerebral Cortex Communications&lt;/full-title&gt;&lt;/periodical&gt;&lt;pages&gt;tgab010&lt;/pages&gt;&lt;volume&gt;2&lt;/volume&gt;&lt;number&gt;1&lt;/number&gt;&lt;dates&gt;&lt;year&gt;2021&lt;/year&gt;&lt;/dates&gt;&lt;isbn&gt;2632-7376&lt;/isbn&gt;&lt;urls&gt;&lt;/urls&gt;&lt;/record&gt;&lt;/Cite&gt;&lt;/EndNote&gt;</w:instrText>
      </w:r>
      <w:r w:rsidR="009D6F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46</w:t>
      </w:r>
      <w:r w:rsidR="009D6F33">
        <w:rPr>
          <w:rFonts w:ascii="Arial" w:hAnsi="Arial" w:cs="Arial"/>
          <w:color w:val="000000" w:themeColor="text1"/>
          <w:sz w:val="22"/>
          <w:szCs w:val="22"/>
        </w:rPr>
        <w:fldChar w:fldCharType="end"/>
      </w:r>
      <w:r w:rsidR="009D6F33">
        <w:rPr>
          <w:rFonts w:ascii="Arial" w:hAnsi="Arial" w:cs="Arial"/>
          <w:color w:val="000000" w:themeColor="text1"/>
          <w:sz w:val="22"/>
          <w:szCs w:val="22"/>
        </w:rPr>
        <w:t>.</w:t>
      </w:r>
      <w:r w:rsidR="00BE5B3B">
        <w:rPr>
          <w:rFonts w:ascii="Arial" w:hAnsi="Arial" w:cs="Arial"/>
          <w:color w:val="000000" w:themeColor="text1"/>
          <w:sz w:val="22"/>
          <w:szCs w:val="22"/>
        </w:rPr>
        <w:t xml:space="preserve"> Our within-participant design </w:t>
      </w:r>
      <w:r w:rsidR="009D75EF">
        <w:rPr>
          <w:rFonts w:ascii="Arial" w:hAnsi="Arial" w:cs="Arial"/>
          <w:color w:val="000000" w:themeColor="text1"/>
          <w:sz w:val="22"/>
          <w:szCs w:val="22"/>
        </w:rPr>
        <w:t>adds</w:t>
      </w:r>
      <w:r w:rsidR="00BE5B3B">
        <w:rPr>
          <w:rFonts w:ascii="Arial" w:hAnsi="Arial" w:cs="Arial"/>
          <w:color w:val="000000" w:themeColor="text1"/>
          <w:sz w:val="22"/>
          <w:szCs w:val="22"/>
        </w:rPr>
        <w:t xml:space="preserve"> complex</w:t>
      </w:r>
      <w:r w:rsidR="009D75EF">
        <w:rPr>
          <w:rFonts w:ascii="Arial" w:hAnsi="Arial" w:cs="Arial"/>
          <w:color w:val="000000" w:themeColor="text1"/>
          <w:sz w:val="22"/>
          <w:szCs w:val="22"/>
        </w:rPr>
        <w:t xml:space="preserve">ity </w:t>
      </w:r>
      <w:r w:rsidR="00BE5B3B">
        <w:rPr>
          <w:rFonts w:ascii="Arial" w:hAnsi="Arial" w:cs="Arial"/>
          <w:color w:val="000000" w:themeColor="text1"/>
          <w:sz w:val="22"/>
          <w:szCs w:val="22"/>
        </w:rPr>
        <w:t>to interpret</w:t>
      </w:r>
      <w:r w:rsidR="009D75EF">
        <w:rPr>
          <w:rFonts w:ascii="Arial" w:hAnsi="Arial" w:cs="Arial"/>
          <w:color w:val="000000" w:themeColor="text1"/>
          <w:sz w:val="22"/>
          <w:szCs w:val="22"/>
        </w:rPr>
        <w:t>ing</w:t>
      </w:r>
      <w:r w:rsidR="00BE5B3B">
        <w:rPr>
          <w:rFonts w:ascii="Arial" w:hAnsi="Arial" w:cs="Arial"/>
          <w:color w:val="000000" w:themeColor="text1"/>
          <w:sz w:val="22"/>
          <w:szCs w:val="22"/>
        </w:rPr>
        <w:t xml:space="preserve"> this result</w:t>
      </w:r>
      <w:r w:rsidR="009D75EF">
        <w:rPr>
          <w:rFonts w:ascii="Arial" w:hAnsi="Arial" w:cs="Arial"/>
          <w:color w:val="000000" w:themeColor="text1"/>
          <w:sz w:val="22"/>
          <w:szCs w:val="22"/>
        </w:rPr>
        <w:t xml:space="preserve">, as the deficit was only observed in the first session. </w:t>
      </w:r>
      <w:r w:rsidR="001C5E18">
        <w:rPr>
          <w:rFonts w:ascii="Arial" w:hAnsi="Arial" w:cs="Arial"/>
          <w:color w:val="000000" w:themeColor="text1"/>
          <w:sz w:val="22"/>
          <w:szCs w:val="22"/>
        </w:rPr>
        <w:t>T</w:t>
      </w:r>
      <w:r w:rsidR="009D75EF">
        <w:rPr>
          <w:rFonts w:ascii="Arial" w:hAnsi="Arial" w:cs="Arial"/>
          <w:color w:val="000000" w:themeColor="text1"/>
          <w:sz w:val="22"/>
          <w:szCs w:val="22"/>
        </w:rPr>
        <w:t>his</w:t>
      </w:r>
      <w:r w:rsidR="00BE5B3B">
        <w:rPr>
          <w:rFonts w:ascii="Arial" w:hAnsi="Arial" w:cs="Arial"/>
          <w:color w:val="000000" w:themeColor="text1"/>
          <w:sz w:val="22"/>
          <w:szCs w:val="22"/>
        </w:rPr>
        <w:t xml:space="preserve"> </w:t>
      </w:r>
      <w:r w:rsidR="00BE5B3B">
        <w:rPr>
          <w:rFonts w:ascii="Arial" w:hAnsi="Arial" w:cs="Arial"/>
          <w:color w:val="000000" w:themeColor="text1"/>
          <w:sz w:val="22"/>
          <w:szCs w:val="22"/>
        </w:rPr>
        <w:lastRenderedPageBreak/>
        <w:t>deficit</w:t>
      </w:r>
      <w:bookmarkStart w:id="375" w:name="OLE_LINK38"/>
      <w:bookmarkStart w:id="376" w:name="OLE_LINK36"/>
      <w:bookmarkStart w:id="377" w:name="OLE_LINK8"/>
      <w:bookmarkStart w:id="378" w:name="OLE_LINK39"/>
      <w:bookmarkStart w:id="379" w:name="OLE_LINK20"/>
      <w:bookmarkStart w:id="380" w:name="OLE_LINK21"/>
      <w:bookmarkEnd w:id="355"/>
      <w:bookmarkEnd w:id="356"/>
      <w:bookmarkEnd w:id="373"/>
      <w:bookmarkEnd w:id="374"/>
      <w:r w:rsidR="00BE5B3B">
        <w:rPr>
          <w:rFonts w:ascii="Arial" w:hAnsi="Arial" w:cs="Arial"/>
          <w:color w:val="000000" w:themeColor="text1"/>
          <w:sz w:val="22"/>
          <w:szCs w:val="22"/>
        </w:rPr>
        <w:t xml:space="preserve"> </w:t>
      </w:r>
      <w:r w:rsidR="009B1D40">
        <w:rPr>
          <w:rFonts w:ascii="Arial" w:hAnsi="Arial" w:cs="Arial"/>
          <w:color w:val="000000" w:themeColor="text1"/>
          <w:sz w:val="22"/>
          <w:szCs w:val="22"/>
        </w:rPr>
        <w:t>likely reflects</w:t>
      </w:r>
      <w:r w:rsidR="009D75EF">
        <w:rPr>
          <w:rFonts w:ascii="Arial" w:hAnsi="Arial" w:cs="Arial"/>
          <w:color w:val="000000" w:themeColor="text1"/>
          <w:sz w:val="22"/>
          <w:szCs w:val="22"/>
        </w:rPr>
        <w:t xml:space="preserve"> </w:t>
      </w:r>
      <w:r w:rsidR="009B1D40">
        <w:rPr>
          <w:rFonts w:ascii="Arial" w:hAnsi="Arial" w:cs="Arial"/>
          <w:color w:val="000000" w:themeColor="text1"/>
          <w:sz w:val="22"/>
          <w:szCs w:val="22"/>
        </w:rPr>
        <w:t xml:space="preserve">participants’ </w:t>
      </w:r>
      <w:r w:rsidR="009D75EF">
        <w:rPr>
          <w:rFonts w:ascii="Arial" w:hAnsi="Arial" w:cs="Arial"/>
          <w:color w:val="000000" w:themeColor="text1"/>
          <w:sz w:val="22"/>
          <w:szCs w:val="22"/>
        </w:rPr>
        <w:t>difficulty</w:t>
      </w:r>
      <w:r w:rsidR="009B1D40">
        <w:rPr>
          <w:rFonts w:ascii="Arial" w:hAnsi="Arial" w:cs="Arial"/>
          <w:color w:val="000000" w:themeColor="text1"/>
          <w:sz w:val="22"/>
          <w:szCs w:val="22"/>
        </w:rPr>
        <w:t xml:space="preserve"> </w:t>
      </w:r>
      <w:r w:rsidR="009D75EF">
        <w:rPr>
          <w:rFonts w:ascii="Arial" w:hAnsi="Arial" w:cs="Arial"/>
          <w:color w:val="000000" w:themeColor="text1"/>
          <w:sz w:val="22"/>
          <w:szCs w:val="22"/>
        </w:rPr>
        <w:t>in</w:t>
      </w:r>
      <w:r w:rsidR="009B1D40">
        <w:rPr>
          <w:rFonts w:ascii="Arial" w:hAnsi="Arial" w:cs="Arial"/>
          <w:color w:val="000000" w:themeColor="text1"/>
          <w:sz w:val="22"/>
          <w:szCs w:val="22"/>
        </w:rPr>
        <w:t xml:space="preserve"> initially grasp</w:t>
      </w:r>
      <w:r w:rsidR="009D75EF">
        <w:rPr>
          <w:rFonts w:ascii="Arial" w:hAnsi="Arial" w:cs="Arial"/>
          <w:color w:val="000000" w:themeColor="text1"/>
          <w:sz w:val="22"/>
          <w:szCs w:val="22"/>
        </w:rPr>
        <w:t xml:space="preserve">ing the task’s basic structure </w:t>
      </w:r>
      <w:r w:rsidR="00693831">
        <w:rPr>
          <w:rFonts w:ascii="Arial" w:hAnsi="Arial" w:cs="Arial"/>
          <w:color w:val="000000" w:themeColor="text1"/>
          <w:sz w:val="22"/>
          <w:szCs w:val="22"/>
        </w:rPr>
        <w:t>–</w:t>
      </w:r>
      <w:r w:rsidR="00787530">
        <w:rPr>
          <w:rFonts w:ascii="Arial" w:hAnsi="Arial" w:cs="Arial"/>
          <w:color w:val="000000" w:themeColor="text1"/>
          <w:sz w:val="22"/>
          <w:szCs w:val="22"/>
        </w:rPr>
        <w:t xml:space="preserve"> </w:t>
      </w:r>
      <w:r w:rsidR="002A1732">
        <w:rPr>
          <w:rFonts w:ascii="Arial" w:hAnsi="Arial" w:cs="Arial"/>
          <w:color w:val="000000" w:themeColor="text1"/>
          <w:sz w:val="22"/>
          <w:szCs w:val="22"/>
        </w:rPr>
        <w:t>understanding</w:t>
      </w:r>
      <w:r w:rsidR="00693831">
        <w:rPr>
          <w:rFonts w:ascii="Arial" w:hAnsi="Arial" w:cs="Arial"/>
          <w:color w:val="000000" w:themeColor="text1"/>
          <w:sz w:val="22"/>
          <w:szCs w:val="22"/>
        </w:rPr>
        <w:t xml:space="preserve"> </w:t>
      </w:r>
      <w:r w:rsidR="009B1D40">
        <w:rPr>
          <w:rFonts w:ascii="Arial" w:hAnsi="Arial" w:cs="Arial"/>
          <w:color w:val="000000" w:themeColor="text1"/>
          <w:sz w:val="22"/>
          <w:szCs w:val="22"/>
        </w:rPr>
        <w:t>that one stimulus</w:t>
      </w:r>
      <w:r w:rsidR="002A1732">
        <w:rPr>
          <w:rFonts w:ascii="Arial" w:hAnsi="Arial" w:cs="Arial"/>
          <w:color w:val="000000" w:themeColor="text1"/>
          <w:sz w:val="22"/>
          <w:szCs w:val="22"/>
        </w:rPr>
        <w:t xml:space="preserve"> in a pair </w:t>
      </w:r>
      <w:r w:rsidR="009B1D40">
        <w:rPr>
          <w:rFonts w:ascii="Arial" w:hAnsi="Arial" w:cs="Arial"/>
          <w:color w:val="000000" w:themeColor="text1"/>
          <w:sz w:val="22"/>
          <w:szCs w:val="22"/>
        </w:rPr>
        <w:t xml:space="preserve">leads to a reward while another does </w:t>
      </w:r>
      <w:r w:rsidR="002A1732">
        <w:rPr>
          <w:rFonts w:ascii="Arial" w:hAnsi="Arial" w:cs="Arial"/>
          <w:color w:val="000000" w:themeColor="text1"/>
          <w:sz w:val="22"/>
          <w:szCs w:val="22"/>
        </w:rPr>
        <w:t xml:space="preserve">not and </w:t>
      </w:r>
      <w:r w:rsidR="00E823ED">
        <w:rPr>
          <w:rFonts w:ascii="Arial" w:hAnsi="Arial" w:cs="Arial"/>
          <w:color w:val="000000" w:themeColor="text1"/>
          <w:sz w:val="22"/>
          <w:szCs w:val="22"/>
        </w:rPr>
        <w:t>press</w:t>
      </w:r>
      <w:r w:rsidR="002A1732">
        <w:rPr>
          <w:rFonts w:ascii="Arial" w:hAnsi="Arial" w:cs="Arial"/>
          <w:color w:val="000000" w:themeColor="text1"/>
          <w:sz w:val="22"/>
          <w:szCs w:val="22"/>
        </w:rPr>
        <w:t>ing</w:t>
      </w:r>
      <w:r w:rsidR="00E823ED">
        <w:rPr>
          <w:rFonts w:ascii="Arial" w:hAnsi="Arial" w:cs="Arial"/>
          <w:color w:val="000000" w:themeColor="text1"/>
          <w:sz w:val="22"/>
          <w:szCs w:val="22"/>
        </w:rPr>
        <w:t xml:space="preserve"> corresponding keys </w:t>
      </w:r>
      <w:r w:rsidR="002A1732">
        <w:rPr>
          <w:rFonts w:ascii="Arial" w:hAnsi="Arial" w:cs="Arial"/>
          <w:color w:val="000000" w:themeColor="text1"/>
          <w:sz w:val="22"/>
          <w:szCs w:val="22"/>
        </w:rPr>
        <w:t>t</w:t>
      </w:r>
      <w:r w:rsidR="00E823ED">
        <w:rPr>
          <w:rFonts w:ascii="Arial" w:hAnsi="Arial" w:cs="Arial"/>
          <w:color w:val="000000" w:themeColor="text1"/>
          <w:sz w:val="22"/>
          <w:szCs w:val="22"/>
        </w:rPr>
        <w:t>o receive the rewarding odor outcome.</w:t>
      </w:r>
      <w:r w:rsidR="000F5263">
        <w:rPr>
          <w:rFonts w:ascii="Arial" w:hAnsi="Arial" w:cs="Arial"/>
          <w:color w:val="000000" w:themeColor="text1"/>
          <w:sz w:val="22"/>
          <w:szCs w:val="22"/>
        </w:rPr>
        <w:t xml:space="preserve"> O</w:t>
      </w:r>
      <w:r w:rsidR="009B1D40">
        <w:rPr>
          <w:rFonts w:ascii="Arial" w:hAnsi="Arial" w:cs="Arial"/>
          <w:color w:val="000000" w:themeColor="text1"/>
          <w:sz w:val="22"/>
          <w:szCs w:val="22"/>
        </w:rPr>
        <w:t xml:space="preserve">nce the fundamental task structure is learned, it can be reused or generalized in subsequent </w:t>
      </w:r>
      <w:r w:rsidR="000F5263">
        <w:rPr>
          <w:rFonts w:ascii="Arial" w:hAnsi="Arial" w:cs="Arial"/>
          <w:color w:val="000000" w:themeColor="text1"/>
          <w:sz w:val="22"/>
          <w:szCs w:val="22"/>
        </w:rPr>
        <w:t>sessions</w:t>
      </w:r>
      <w:r w:rsidR="009B1D40">
        <w:rPr>
          <w:rFonts w:ascii="Arial" w:hAnsi="Arial" w:cs="Arial"/>
          <w:color w:val="000000" w:themeColor="text1"/>
          <w:sz w:val="22"/>
          <w:szCs w:val="22"/>
        </w:rPr>
        <w:t xml:space="preserve"> with different stimulus sets</w:t>
      </w:r>
      <w:r w:rsidR="009B1D40">
        <w:rPr>
          <w:rFonts w:ascii="Arial" w:hAnsi="Arial" w:cs="Arial"/>
          <w:color w:val="000000" w:themeColor="text1"/>
          <w:sz w:val="22"/>
          <w:szCs w:val="22"/>
        </w:rPr>
        <w:fldChar w:fldCharType="begin">
          <w:fldData xml:space="preserve">PEVuZE5vdGU+PENpdGU+PEF1dGhvcj5IYXJsb3c8L0F1dGhvcj48WWVhcj4xOTQ5PC9ZZWFyPjxS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=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PEVuZE5vdGU+PENpdGU+PEF1dGhvcj5IYXJsb3c8L0F1dGhvcj48WWVhcj4xOTQ5PC9ZZWFyPjxS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=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B1D40">
        <w:rPr>
          <w:rFonts w:ascii="Arial" w:hAnsi="Arial" w:cs="Arial"/>
          <w:color w:val="000000" w:themeColor="text1"/>
          <w:sz w:val="22"/>
          <w:szCs w:val="22"/>
        </w:rPr>
      </w:r>
      <w:r w:rsidR="009B1D40">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2,47</w:t>
      </w:r>
      <w:r w:rsidR="009B1D40">
        <w:rPr>
          <w:rFonts w:ascii="Arial" w:hAnsi="Arial" w:cs="Arial"/>
          <w:color w:val="000000" w:themeColor="text1"/>
          <w:sz w:val="22"/>
          <w:szCs w:val="22"/>
        </w:rPr>
        <w:fldChar w:fldCharType="end"/>
      </w:r>
      <w:r w:rsidR="009B1D40">
        <w:rPr>
          <w:rFonts w:ascii="Arial" w:hAnsi="Arial" w:cs="Arial"/>
          <w:color w:val="000000" w:themeColor="text1"/>
          <w:sz w:val="22"/>
          <w:szCs w:val="22"/>
        </w:rPr>
        <w:t xml:space="preserve">. </w:t>
      </w:r>
      <w:r w:rsidR="000F5263">
        <w:rPr>
          <w:rFonts w:ascii="Arial" w:hAnsi="Arial" w:cs="Arial"/>
          <w:color w:val="000000" w:themeColor="text1"/>
          <w:sz w:val="22"/>
          <w:szCs w:val="22"/>
        </w:rPr>
        <w:t xml:space="preserve">This </w:t>
      </w:r>
      <w:r w:rsidR="002A1732">
        <w:rPr>
          <w:rFonts w:ascii="Arial" w:hAnsi="Arial" w:cs="Arial"/>
          <w:color w:val="000000" w:themeColor="text1"/>
          <w:sz w:val="22"/>
          <w:szCs w:val="22"/>
        </w:rPr>
        <w:t>may</w:t>
      </w:r>
      <w:r w:rsidR="000F5263">
        <w:rPr>
          <w:rFonts w:ascii="Arial" w:hAnsi="Arial" w:cs="Arial"/>
          <w:color w:val="000000" w:themeColor="text1"/>
          <w:sz w:val="22"/>
          <w:szCs w:val="22"/>
        </w:rPr>
        <w:t xml:space="preserve"> explain</w:t>
      </w:r>
      <w:r w:rsidR="002A1732">
        <w:rPr>
          <w:rFonts w:ascii="Arial" w:hAnsi="Arial" w:cs="Arial"/>
          <w:color w:val="000000" w:themeColor="text1"/>
          <w:sz w:val="22"/>
          <w:szCs w:val="22"/>
        </w:rPr>
        <w:t xml:space="preserve"> why an intact lateral OFC becomes less critical</w:t>
      </w:r>
      <w:r w:rsidR="008024BC">
        <w:rPr>
          <w:rFonts w:ascii="Arial" w:hAnsi="Arial" w:cs="Arial"/>
          <w:color w:val="000000" w:themeColor="text1"/>
          <w:sz w:val="22"/>
          <w:szCs w:val="22"/>
        </w:rPr>
        <w:t xml:space="preserve"> to perform the discrimination task</w:t>
      </w:r>
      <w:r w:rsidR="002A1732">
        <w:rPr>
          <w:rFonts w:ascii="Arial" w:hAnsi="Arial" w:cs="Arial"/>
          <w:color w:val="000000" w:themeColor="text1"/>
          <w:sz w:val="22"/>
          <w:szCs w:val="22"/>
        </w:rPr>
        <w:t xml:space="preserve"> in </w:t>
      </w:r>
      <w:r w:rsidR="00203D47">
        <w:rPr>
          <w:rFonts w:ascii="Arial" w:hAnsi="Arial" w:cs="Arial"/>
          <w:color w:val="000000" w:themeColor="text1"/>
          <w:sz w:val="22"/>
          <w:szCs w:val="22"/>
        </w:rPr>
        <w:t>the second or third</w:t>
      </w:r>
      <w:r w:rsidR="002A1732">
        <w:rPr>
          <w:rFonts w:ascii="Arial" w:hAnsi="Arial" w:cs="Arial"/>
          <w:color w:val="000000" w:themeColor="text1"/>
          <w:sz w:val="22"/>
          <w:szCs w:val="22"/>
        </w:rPr>
        <w:t xml:space="preserve"> </w:t>
      </w:r>
      <w:r w:rsidR="009B1D40" w:rsidRPr="009E4FB2">
        <w:rPr>
          <w:rFonts w:ascii="Arial" w:hAnsi="Arial" w:cs="Arial"/>
          <w:color w:val="000000" w:themeColor="text1"/>
          <w:sz w:val="22"/>
          <w:szCs w:val="22"/>
        </w:rPr>
        <w:t>sessions.</w:t>
      </w:r>
    </w:p>
    <w:bookmarkEnd w:id="368"/>
    <w:p w14:paraId="42835C80" w14:textId="78420BAD" w:rsidR="00A87CD2" w:rsidRDefault="00B91EC8" w:rsidP="003D625C">
      <w:pPr>
        <w:spacing w:after="120"/>
        <w:rPr>
          <w:rFonts w:ascii="Arial" w:hAnsi="Arial" w:cs="Arial"/>
          <w:color w:val="000000" w:themeColor="text1"/>
          <w:sz w:val="22"/>
          <w:szCs w:val="22"/>
        </w:rPr>
      </w:pPr>
      <w:r w:rsidRPr="00B91EC8">
        <w:rPr>
          <w:rFonts w:ascii="Arial" w:hAnsi="Arial" w:cs="Arial"/>
          <w:color w:val="000000" w:themeColor="text1"/>
          <w:sz w:val="22"/>
          <w:szCs w:val="22"/>
        </w:rPr>
        <w:t xml:space="preserve">One limitation of this study is the use of a within-participant design, which, while increasing statistical power, may introduce interpretive challenges. </w:t>
      </w:r>
      <w:r w:rsidR="00802B71" w:rsidRPr="00802B71">
        <w:rPr>
          <w:rFonts w:ascii="Arial" w:hAnsi="Arial" w:cs="Arial"/>
          <w:color w:val="000000" w:themeColor="text1"/>
          <w:sz w:val="22"/>
          <w:szCs w:val="22"/>
        </w:rPr>
        <w:t>For instance, participants completing the first session might infer that the stimulus-outcome</w:t>
      </w:r>
      <w:r w:rsidR="00802B71">
        <w:rPr>
          <w:rFonts w:ascii="Arial" w:hAnsi="Arial" w:cs="Arial"/>
          <w:color w:val="000000" w:themeColor="text1"/>
          <w:sz w:val="22"/>
          <w:szCs w:val="22"/>
        </w:rPr>
        <w:t xml:space="preserve"> identity</w:t>
      </w:r>
      <w:r w:rsidR="00802B71" w:rsidRPr="00802B71">
        <w:rPr>
          <w:rFonts w:ascii="Arial" w:hAnsi="Arial" w:cs="Arial"/>
          <w:color w:val="000000" w:themeColor="text1"/>
          <w:sz w:val="22"/>
          <w:szCs w:val="22"/>
        </w:rPr>
        <w:t xml:space="preserve"> associations learned on Day 1 would be </w:t>
      </w:r>
      <w:r w:rsidR="00B24168">
        <w:rPr>
          <w:rFonts w:ascii="Arial" w:hAnsi="Arial" w:cs="Arial"/>
          <w:color w:val="000000" w:themeColor="text1"/>
          <w:sz w:val="22"/>
          <w:szCs w:val="22"/>
        </w:rPr>
        <w:t>relevant</w:t>
      </w:r>
      <w:r w:rsidR="00802B71" w:rsidRPr="00802B71">
        <w:rPr>
          <w:rFonts w:ascii="Arial" w:hAnsi="Arial" w:cs="Arial"/>
          <w:color w:val="000000" w:themeColor="text1"/>
          <w:sz w:val="22"/>
          <w:szCs w:val="22"/>
        </w:rPr>
        <w:t xml:space="preserve"> for the Day 2 task</w:t>
      </w:r>
      <w:r w:rsidR="00367D93">
        <w:rPr>
          <w:rFonts w:ascii="Arial" w:hAnsi="Arial" w:cs="Arial"/>
          <w:color w:val="000000" w:themeColor="text1"/>
          <w:sz w:val="22"/>
          <w:szCs w:val="22"/>
        </w:rPr>
        <w:t xml:space="preserve">, potentially altering their approach to processing odor identity information on Day 1. </w:t>
      </w:r>
      <w:r w:rsidR="002D0005">
        <w:rPr>
          <w:rFonts w:ascii="Arial" w:hAnsi="Arial" w:cs="Arial"/>
          <w:color w:val="000000" w:themeColor="text1"/>
          <w:sz w:val="22"/>
          <w:szCs w:val="22"/>
        </w:rPr>
        <w:t xml:space="preserve">To </w:t>
      </w:r>
      <w:r w:rsidR="00367D93">
        <w:rPr>
          <w:rFonts w:ascii="Arial" w:hAnsi="Arial" w:cs="Arial"/>
          <w:color w:val="000000" w:themeColor="text1"/>
          <w:sz w:val="22"/>
          <w:szCs w:val="22"/>
        </w:rPr>
        <w:t>address</w:t>
      </w:r>
      <w:r w:rsidR="002D0005">
        <w:rPr>
          <w:rFonts w:ascii="Arial" w:hAnsi="Arial" w:cs="Arial"/>
          <w:color w:val="000000" w:themeColor="text1"/>
          <w:sz w:val="22"/>
          <w:szCs w:val="22"/>
        </w:rPr>
        <w:t xml:space="preserve"> this, we </w:t>
      </w:r>
      <w:r w:rsidR="00367D93">
        <w:rPr>
          <w:rFonts w:ascii="Arial" w:hAnsi="Arial" w:cs="Arial"/>
          <w:color w:val="000000" w:themeColor="text1"/>
          <w:sz w:val="22"/>
          <w:szCs w:val="22"/>
        </w:rPr>
        <w:t>compared</w:t>
      </w:r>
      <w:r w:rsidR="00802B71" w:rsidRPr="00802B71">
        <w:rPr>
          <w:rFonts w:ascii="Arial" w:hAnsi="Arial" w:cs="Arial"/>
          <w:color w:val="000000" w:themeColor="text1"/>
          <w:sz w:val="22"/>
          <w:szCs w:val="22"/>
        </w:rPr>
        <w:t xml:space="preserve"> groups of participants based on the order </w:t>
      </w:r>
      <w:r w:rsidR="00AE53FF">
        <w:rPr>
          <w:rFonts w:ascii="Arial" w:hAnsi="Arial" w:cs="Arial"/>
          <w:color w:val="000000" w:themeColor="text1"/>
          <w:sz w:val="22"/>
          <w:szCs w:val="22"/>
        </w:rPr>
        <w:t>of</w:t>
      </w:r>
      <w:r w:rsidR="00802B71" w:rsidRPr="00802B71">
        <w:rPr>
          <w:rFonts w:ascii="Arial" w:hAnsi="Arial" w:cs="Arial"/>
          <w:color w:val="000000" w:themeColor="text1"/>
          <w:sz w:val="22"/>
          <w:szCs w:val="22"/>
        </w:rPr>
        <w:t xml:space="preserve"> cTBS and sham stimulation. Importantly, none of our findings were </w:t>
      </w:r>
      <w:r w:rsidR="00802B71">
        <w:rPr>
          <w:rFonts w:ascii="Arial" w:hAnsi="Arial" w:cs="Arial"/>
          <w:color w:val="000000" w:themeColor="text1"/>
          <w:sz w:val="22"/>
          <w:szCs w:val="22"/>
        </w:rPr>
        <w:t>driven</w:t>
      </w:r>
      <w:r w:rsidR="00802B71" w:rsidRPr="00802B71">
        <w:rPr>
          <w:rFonts w:ascii="Arial" w:hAnsi="Arial" w:cs="Arial"/>
          <w:color w:val="000000" w:themeColor="text1"/>
          <w:sz w:val="22"/>
          <w:szCs w:val="22"/>
        </w:rPr>
        <w:t xml:space="preserve"> by a particular stimulation order, </w:t>
      </w:r>
      <w:r w:rsidR="00C61BEC">
        <w:rPr>
          <w:rFonts w:ascii="Arial" w:hAnsi="Arial" w:cs="Arial"/>
          <w:color w:val="000000" w:themeColor="text1"/>
          <w:sz w:val="22"/>
          <w:szCs w:val="22"/>
        </w:rPr>
        <w:t>speaking to</w:t>
      </w:r>
      <w:r w:rsidR="00802B71" w:rsidRPr="00802B71">
        <w:rPr>
          <w:rFonts w:ascii="Arial" w:hAnsi="Arial" w:cs="Arial"/>
          <w:color w:val="000000" w:themeColor="text1"/>
          <w:sz w:val="22"/>
          <w:szCs w:val="22"/>
        </w:rPr>
        <w:t xml:space="preserve"> the robustness of our results</w:t>
      </w:r>
      <w:r w:rsidR="00AE53FF">
        <w:rPr>
          <w:rFonts w:ascii="Arial" w:hAnsi="Arial" w:cs="Arial"/>
          <w:color w:val="000000" w:themeColor="text1"/>
          <w:sz w:val="22"/>
          <w:szCs w:val="22"/>
        </w:rPr>
        <w:t xml:space="preserve">. However, the relatively small sample size within each stimulation order group may limit the ability to detect subtle order effects, leaving this confound unresolved. </w:t>
      </w:r>
      <w:bookmarkStart w:id="381" w:name="OLE_LINK37"/>
      <w:bookmarkEnd w:id="375"/>
      <w:r w:rsidR="004B53F2">
        <w:rPr>
          <w:rFonts w:ascii="Arial" w:hAnsi="Arial" w:cs="Arial"/>
          <w:color w:val="000000" w:themeColor="text1"/>
          <w:sz w:val="22"/>
          <w:szCs w:val="22"/>
        </w:rPr>
        <w:t xml:space="preserve">Another </w:t>
      </w:r>
      <w:r w:rsidR="0004438A">
        <w:rPr>
          <w:rFonts w:ascii="Arial" w:hAnsi="Arial" w:cs="Arial"/>
          <w:color w:val="000000" w:themeColor="text1"/>
          <w:sz w:val="22"/>
          <w:szCs w:val="22"/>
        </w:rPr>
        <w:t xml:space="preserve">potential </w:t>
      </w:r>
      <w:r w:rsidR="00D21858">
        <w:rPr>
          <w:rFonts w:ascii="Arial" w:hAnsi="Arial" w:cs="Arial"/>
          <w:color w:val="000000" w:themeColor="text1"/>
          <w:sz w:val="22"/>
          <w:szCs w:val="22"/>
        </w:rPr>
        <w:t>limitation</w:t>
      </w:r>
      <w:r w:rsidR="00960780">
        <w:rPr>
          <w:rFonts w:ascii="Arial" w:hAnsi="Arial" w:cs="Arial"/>
          <w:color w:val="000000" w:themeColor="text1"/>
          <w:sz w:val="22"/>
          <w:szCs w:val="22"/>
        </w:rPr>
        <w:t xml:space="preserve"> is the difference in </w:t>
      </w:r>
      <w:r w:rsidR="0004438A">
        <w:rPr>
          <w:rFonts w:ascii="Arial" w:hAnsi="Arial" w:cs="Arial"/>
          <w:color w:val="000000" w:themeColor="text1"/>
          <w:sz w:val="22"/>
          <w:szCs w:val="22"/>
        </w:rPr>
        <w:t>perceived TMS discomfort and intensity between cTBS and sham conditions</w:t>
      </w:r>
      <w:r w:rsidR="00D21858">
        <w:rPr>
          <w:rFonts w:ascii="Arial" w:hAnsi="Arial" w:cs="Arial"/>
          <w:color w:val="000000" w:themeColor="text1"/>
          <w:sz w:val="22"/>
          <w:szCs w:val="22"/>
        </w:rPr>
        <w:t xml:space="preserve"> as reported in our previous work</w:t>
      </w:r>
      <w:r w:rsidR="005F29E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&lt;EndNote&gt;&lt;Cite&gt;&lt;Author&gt;Liu&lt;/Author&gt;&lt;Year&gt;2024&lt;/Year&gt;&lt;RecNum&gt;536&lt;/RecNum&gt;&lt;DisplayText&gt;&lt;style face="superscript"&gt;41&lt;/style&gt;&lt;/DisplayText&gt;&lt;record&gt;&lt;rec-number&gt;536&lt;/rec-number&gt;&lt;foreign-keys&gt;&lt;key app="EN" db-id="zaf922assa05plerwwupfssvrzteappvax2x" timestamp="1708872747"&gt;536&lt;/key&gt;&lt;/foreign-keys&gt;&lt;ref-type name="Journal Article"&gt;17&lt;/ref-type&gt;&lt;contributors&gt;&lt;authors&gt;&lt;author&gt;Liu, Q.&lt;/author&gt;&lt;author&gt;Zhao, Y.&lt;/author&gt;&lt;author&gt;Attanti, S.&lt;/author&gt;&lt;author&gt;Voss, J. L.&lt;/author&gt;&lt;author&gt;Schoenbaum, G.&lt;/author&gt;&lt;author&gt;Kahnt, T.&lt;/author&gt;&lt;/authors&gt;&lt;/contributors&gt;&lt;auth-address&gt;National Institute on Drug Abuse Intramural Research Program, Baltimore, MD, 21224, USA.&amp;#xD;Mayo Clinic Alix School of Medicine, Scottsdale, AZ, 85259, USA.&amp;#xD;Department of Neurology, The University of Chicago, Chicago, IL, 60611, USA.&amp;#xD;National Institute on Drug Abuse Intramural Research Program, Baltimore, MD, 21224, USA. thorsten.kahnt@nih.gov.&lt;/auth-address&gt;&lt;titles&gt;&lt;title&gt;Midbrain signaling of identity prediction errors depends on orbitofrontal cortex networks&lt;/title&gt;&lt;secondary-title&gt;Nat Commun&lt;/secondary-title&gt;&lt;/titles&gt;&lt;periodical&gt;&lt;full-title&gt;Nature Communications&lt;/full-title&gt;&lt;abbr-1&gt;Nat Commun&lt;/abbr-1&gt;&lt;/periodical&gt;&lt;pages&gt;1704&lt;/pages&gt;&lt;volume&gt;15&lt;/volume&gt;&lt;number&gt;1&lt;/number&gt;&lt;edition&gt;20240224&lt;/edition&gt;&lt;dates&gt;&lt;year&gt;2024&lt;/year&gt;&lt;pub-dates&gt;&lt;date&gt;Feb 24&lt;/date&gt;&lt;/pub-dates&gt;&lt;/dates&gt;&lt;isbn&gt;2041-1723 (Electronic)&amp;#xD;2041-1723 (Linking)&lt;/isbn&gt;&lt;accession-num&gt;38402210&lt;/accession-num&gt;&lt;urls&gt;&lt;related-urls&gt;&lt;url&gt;https://www.ncbi.nlm.nih.gov/pubmed/38402210&lt;/url&gt;&lt;/related-urls&gt;&lt;/urls&gt;&lt;electronic-resource-num&gt;10.1038/s41467-024-45880-1&lt;/electronic-resource-num&gt;&lt;remote-database-name&gt;In-Process&lt;/remote-database-name&gt;&lt;remote-database-provider&gt;NLM&lt;/remote-database-provider&gt;&lt;/record&gt;&lt;/Cite&gt;&lt;/EndNote&gt;</w:instrText>
      </w:r>
      <w:r w:rsidR="005F29E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41</w:t>
      </w:r>
      <w:r w:rsidR="005F29E4">
        <w:rPr>
          <w:rFonts w:ascii="Arial" w:hAnsi="Arial" w:cs="Arial"/>
          <w:color w:val="000000" w:themeColor="text1"/>
          <w:sz w:val="22"/>
          <w:szCs w:val="22"/>
        </w:rPr>
        <w:fldChar w:fldCharType="end"/>
      </w:r>
      <w:r w:rsidR="004B53F2">
        <w:rPr>
          <w:rFonts w:ascii="Arial" w:hAnsi="Arial" w:cs="Arial"/>
          <w:color w:val="000000" w:themeColor="text1"/>
          <w:sz w:val="22"/>
          <w:szCs w:val="22"/>
        </w:rPr>
        <w:t>.</w:t>
      </w:r>
      <w:bookmarkEnd w:id="376"/>
      <w:r w:rsidR="003F1BA2">
        <w:rPr>
          <w:rFonts w:ascii="Arial" w:hAnsi="Arial" w:cs="Arial"/>
          <w:color w:val="000000" w:themeColor="text1"/>
          <w:sz w:val="22"/>
          <w:szCs w:val="22"/>
        </w:rPr>
        <w:t xml:space="preserve"> </w:t>
      </w:r>
      <w:r w:rsidR="00092628">
        <w:rPr>
          <w:rFonts w:ascii="Arial" w:hAnsi="Arial" w:cs="Arial"/>
          <w:color w:val="000000" w:themeColor="text1"/>
          <w:sz w:val="22"/>
          <w:szCs w:val="22"/>
        </w:rPr>
        <w:t xml:space="preserve">However, our analyses found no differences in these ratings </w:t>
      </w:r>
      <w:r w:rsidR="00E16FDA" w:rsidRPr="00E16FDA">
        <w:rPr>
          <w:rFonts w:ascii="Arial" w:hAnsi="Arial" w:cs="Arial"/>
          <w:color w:val="000000" w:themeColor="text1"/>
          <w:sz w:val="22"/>
          <w:szCs w:val="22"/>
        </w:rPr>
        <w:t>between anterior and posterior stimulation sites, and these ratings did not account for the</w:t>
      </w:r>
      <w:r w:rsidR="00092628">
        <w:rPr>
          <w:rFonts w:ascii="Arial" w:hAnsi="Arial" w:cs="Arial"/>
          <w:color w:val="000000" w:themeColor="text1"/>
          <w:sz w:val="22"/>
          <w:szCs w:val="22"/>
        </w:rPr>
        <w:t xml:space="preserve"> observed</w:t>
      </w:r>
      <w:r w:rsidR="00E16FDA" w:rsidRPr="00E16FDA">
        <w:rPr>
          <w:rFonts w:ascii="Arial" w:hAnsi="Arial" w:cs="Arial"/>
          <w:color w:val="000000" w:themeColor="text1"/>
          <w:sz w:val="22"/>
          <w:szCs w:val="22"/>
        </w:rPr>
        <w:t xml:space="preserve"> behavioral effects.</w:t>
      </w:r>
      <w:bookmarkEnd w:id="377"/>
      <w:r w:rsidR="00027CDE">
        <w:rPr>
          <w:rFonts w:ascii="Arial" w:hAnsi="Arial" w:cs="Arial"/>
          <w:color w:val="000000" w:themeColor="text1"/>
          <w:sz w:val="22"/>
          <w:szCs w:val="22"/>
        </w:rPr>
        <w:t xml:space="preserve"> </w:t>
      </w:r>
      <w:r w:rsidR="00A748B4">
        <w:rPr>
          <w:rFonts w:ascii="Arial" w:hAnsi="Arial" w:cs="Arial"/>
          <w:color w:val="000000" w:themeColor="text1"/>
          <w:sz w:val="22"/>
          <w:szCs w:val="22"/>
        </w:rPr>
        <w:t>In particular, t</w:t>
      </w:r>
      <w:r w:rsidR="000E634D" w:rsidRPr="000E634D">
        <w:rPr>
          <w:rFonts w:ascii="Arial" w:hAnsi="Arial" w:cs="Arial"/>
          <w:color w:val="000000" w:themeColor="text1"/>
          <w:sz w:val="22"/>
          <w:szCs w:val="22"/>
        </w:rPr>
        <w:t>he learning deficit</w:t>
      </w:r>
      <w:r w:rsidR="00FF1461">
        <w:rPr>
          <w:rFonts w:ascii="Arial" w:hAnsi="Arial" w:cs="Arial"/>
          <w:color w:val="000000" w:themeColor="text1"/>
          <w:sz w:val="22"/>
          <w:szCs w:val="22"/>
        </w:rPr>
        <w:t xml:space="preserve"> from cTBS</w:t>
      </w:r>
      <w:r w:rsidR="004D7D9F">
        <w:rPr>
          <w:rFonts w:ascii="Arial" w:hAnsi="Arial" w:cs="Arial"/>
          <w:color w:val="000000" w:themeColor="text1"/>
          <w:sz w:val="22"/>
          <w:szCs w:val="22"/>
        </w:rPr>
        <w:t xml:space="preserve"> on the discrimination task</w:t>
      </w:r>
      <w:r w:rsidR="00A748B4">
        <w:rPr>
          <w:rFonts w:ascii="Arial" w:hAnsi="Arial" w:cs="Arial"/>
          <w:color w:val="000000" w:themeColor="text1"/>
          <w:sz w:val="22"/>
          <w:szCs w:val="22"/>
        </w:rPr>
        <w:t xml:space="preserve"> </w:t>
      </w:r>
      <w:r w:rsidR="000E634D" w:rsidRPr="000E634D">
        <w:rPr>
          <w:rFonts w:ascii="Arial" w:hAnsi="Arial" w:cs="Arial"/>
          <w:color w:val="000000" w:themeColor="text1"/>
          <w:sz w:val="22"/>
          <w:szCs w:val="22"/>
        </w:rPr>
        <w:t>observed</w:t>
      </w:r>
      <w:r w:rsidR="00092628">
        <w:rPr>
          <w:rFonts w:ascii="Arial" w:hAnsi="Arial" w:cs="Arial"/>
          <w:color w:val="000000" w:themeColor="text1"/>
          <w:sz w:val="22"/>
          <w:szCs w:val="22"/>
        </w:rPr>
        <w:t xml:space="preserve"> only</w:t>
      </w:r>
      <w:r w:rsidR="000E634D" w:rsidRPr="000E634D">
        <w:rPr>
          <w:rFonts w:ascii="Arial" w:hAnsi="Arial" w:cs="Arial"/>
          <w:color w:val="000000" w:themeColor="text1"/>
          <w:sz w:val="22"/>
          <w:szCs w:val="22"/>
        </w:rPr>
        <w:t xml:space="preserve"> </w:t>
      </w:r>
      <w:r w:rsidR="00FF1461">
        <w:rPr>
          <w:rFonts w:ascii="Arial" w:hAnsi="Arial" w:cs="Arial"/>
          <w:color w:val="000000" w:themeColor="text1"/>
          <w:sz w:val="22"/>
          <w:szCs w:val="22"/>
        </w:rPr>
        <w:t>in the first session</w:t>
      </w:r>
      <w:r w:rsidR="005C2019">
        <w:rPr>
          <w:rFonts w:ascii="Arial" w:hAnsi="Arial" w:cs="Arial"/>
          <w:color w:val="000000" w:themeColor="text1"/>
          <w:sz w:val="22"/>
          <w:szCs w:val="22"/>
        </w:rPr>
        <w:t xml:space="preserve"> might arise from discomfort or </w:t>
      </w:r>
      <w:r w:rsidR="000E634D" w:rsidRPr="000E634D">
        <w:rPr>
          <w:rFonts w:ascii="Arial" w:hAnsi="Arial" w:cs="Arial"/>
          <w:color w:val="000000" w:themeColor="text1"/>
          <w:sz w:val="22"/>
          <w:szCs w:val="22"/>
        </w:rPr>
        <w:t xml:space="preserve">the </w:t>
      </w:r>
      <w:r w:rsidR="00092628">
        <w:rPr>
          <w:rFonts w:ascii="Arial" w:hAnsi="Arial" w:cs="Arial"/>
          <w:color w:val="000000" w:themeColor="text1"/>
          <w:sz w:val="22"/>
          <w:szCs w:val="22"/>
        </w:rPr>
        <w:t xml:space="preserve">novelty of the initial </w:t>
      </w:r>
      <w:r w:rsidR="000E634D" w:rsidRPr="000E634D">
        <w:rPr>
          <w:rFonts w:ascii="Arial" w:hAnsi="Arial" w:cs="Arial"/>
          <w:color w:val="000000" w:themeColor="text1"/>
          <w:sz w:val="22"/>
          <w:szCs w:val="22"/>
        </w:rPr>
        <w:t xml:space="preserve">TMS experience. </w:t>
      </w:r>
      <w:r w:rsidR="00092628">
        <w:rPr>
          <w:rFonts w:ascii="Arial" w:hAnsi="Arial" w:cs="Arial"/>
          <w:color w:val="000000" w:themeColor="text1"/>
          <w:sz w:val="22"/>
          <w:szCs w:val="22"/>
        </w:rPr>
        <w:t xml:space="preserve">However, no correlations supporting this explanation were identified. </w:t>
      </w:r>
      <w:bookmarkStart w:id="382" w:name="OLE_LINK40"/>
      <w:bookmarkEnd w:id="378"/>
      <w:bookmarkEnd w:id="381"/>
    </w:p>
    <w:p w14:paraId="3141D91B" w14:textId="541CF039" w:rsidR="00A87CD2" w:rsidRPr="009A6159" w:rsidRDefault="00A87CD2" w:rsidP="003D625C">
      <w:pPr>
        <w:spacing w:after="120"/>
        <w:rPr>
          <w:rFonts w:ascii="Arial" w:hAnsi="Arial" w:cs="Arial"/>
          <w:color w:val="000000" w:themeColor="text1"/>
          <w:sz w:val="22"/>
          <w:szCs w:val="22"/>
        </w:rPr>
      </w:pPr>
      <w:r w:rsidRPr="00A87CD2">
        <w:rPr>
          <w:rFonts w:ascii="Arial" w:hAnsi="Arial" w:cs="Arial"/>
          <w:color w:val="000000" w:themeColor="text1"/>
          <w:sz w:val="22"/>
          <w:szCs w:val="22"/>
        </w:rPr>
        <w:t>In conclusion, we identified the critical</w:t>
      </w:r>
      <w:r w:rsidR="002F38D8">
        <w:rPr>
          <w:rFonts w:ascii="Arial" w:hAnsi="Arial" w:cs="Arial"/>
          <w:color w:val="000000" w:themeColor="text1"/>
          <w:sz w:val="22"/>
          <w:szCs w:val="22"/>
        </w:rPr>
        <w:t xml:space="preserve"> and distinct</w:t>
      </w:r>
      <w:r w:rsidRPr="00A87CD2">
        <w:rPr>
          <w:rFonts w:ascii="Arial" w:hAnsi="Arial" w:cs="Arial"/>
          <w:color w:val="000000" w:themeColor="text1"/>
          <w:sz w:val="22"/>
          <w:szCs w:val="22"/>
        </w:rPr>
        <w:t xml:space="preserve"> role</w:t>
      </w:r>
      <w:r w:rsidR="002F38D8">
        <w:rPr>
          <w:rFonts w:ascii="Arial" w:hAnsi="Arial" w:cs="Arial"/>
          <w:color w:val="000000" w:themeColor="text1"/>
          <w:sz w:val="22"/>
          <w:szCs w:val="22"/>
        </w:rPr>
        <w:t>s</w:t>
      </w:r>
      <w:r w:rsidRPr="00A87CD2">
        <w:rPr>
          <w:rFonts w:ascii="Arial" w:hAnsi="Arial" w:cs="Arial"/>
          <w:color w:val="000000" w:themeColor="text1"/>
          <w:sz w:val="22"/>
          <w:szCs w:val="22"/>
        </w:rPr>
        <w:t xml:space="preserve"> of the </w:t>
      </w:r>
      <w:r w:rsidR="00DE53BC">
        <w:rPr>
          <w:rFonts w:ascii="Arial" w:hAnsi="Arial" w:cs="Arial"/>
          <w:color w:val="000000" w:themeColor="text1"/>
          <w:sz w:val="22"/>
          <w:szCs w:val="22"/>
        </w:rPr>
        <w:t xml:space="preserve">anterior and </w:t>
      </w:r>
      <w:r w:rsidRPr="00A87CD2">
        <w:rPr>
          <w:rFonts w:ascii="Arial" w:hAnsi="Arial" w:cs="Arial"/>
          <w:color w:val="000000" w:themeColor="text1"/>
          <w:sz w:val="22"/>
          <w:szCs w:val="22"/>
        </w:rPr>
        <w:t xml:space="preserve">posterior OFC in the formation of a cognitive map and its </w:t>
      </w:r>
      <w:r w:rsidR="009E2732">
        <w:rPr>
          <w:rFonts w:ascii="Arial" w:hAnsi="Arial" w:cs="Arial"/>
          <w:color w:val="000000" w:themeColor="text1"/>
          <w:sz w:val="22"/>
          <w:szCs w:val="22"/>
        </w:rPr>
        <w:t>use</w:t>
      </w:r>
      <w:r w:rsidRPr="00A87CD2">
        <w:rPr>
          <w:rFonts w:ascii="Arial" w:hAnsi="Arial" w:cs="Arial"/>
          <w:color w:val="000000" w:themeColor="text1"/>
          <w:sz w:val="22"/>
          <w:szCs w:val="22"/>
        </w:rPr>
        <w:t xml:space="preserve"> </w:t>
      </w:r>
      <w:r w:rsidR="00E57F2A">
        <w:rPr>
          <w:rFonts w:ascii="Arial" w:hAnsi="Arial" w:cs="Arial"/>
          <w:color w:val="000000" w:themeColor="text1"/>
          <w:sz w:val="22"/>
          <w:szCs w:val="22"/>
        </w:rPr>
        <w:t>based on an</w:t>
      </w:r>
      <w:r w:rsidRPr="00A87CD2">
        <w:rPr>
          <w:rFonts w:ascii="Arial" w:hAnsi="Arial" w:cs="Arial"/>
          <w:color w:val="000000" w:themeColor="text1"/>
          <w:sz w:val="22"/>
          <w:szCs w:val="22"/>
        </w:rPr>
        <w:t xml:space="preserve"> outcome devaluation task</w:t>
      </w:r>
      <w:r w:rsidR="00E57F2A">
        <w:rPr>
          <w:rFonts w:ascii="Arial" w:hAnsi="Arial" w:cs="Arial"/>
          <w:color w:val="000000" w:themeColor="text1"/>
          <w:sz w:val="22"/>
          <w:szCs w:val="22"/>
        </w:rPr>
        <w:t xml:space="preserve"> in humans</w:t>
      </w:r>
      <w:r w:rsidRPr="00A87CD2">
        <w:rPr>
          <w:rFonts w:ascii="Arial" w:hAnsi="Arial" w:cs="Arial"/>
          <w:color w:val="000000" w:themeColor="text1"/>
          <w:sz w:val="22"/>
          <w:szCs w:val="22"/>
        </w:rPr>
        <w:t>. These findings have broad implications, potentially extending to other tasks that require the formation and application of task representations, such as sensory preconditioning and</w:t>
      </w:r>
      <w:r w:rsidR="006676D8">
        <w:rPr>
          <w:rFonts w:ascii="Arial" w:hAnsi="Arial" w:cs="Arial"/>
          <w:color w:val="000000" w:themeColor="text1"/>
          <w:sz w:val="22"/>
          <w:szCs w:val="22"/>
        </w:rPr>
        <w:t xml:space="preserve"> outcome</w:t>
      </w:r>
      <w:r w:rsidRPr="00A87CD2">
        <w:rPr>
          <w:rFonts w:ascii="Arial" w:hAnsi="Arial" w:cs="Arial"/>
          <w:color w:val="000000" w:themeColor="text1"/>
          <w:sz w:val="22"/>
          <w:szCs w:val="22"/>
        </w:rPr>
        <w:t xml:space="preserve"> overprediction. Furthermore, this work may provide valuable insights for studies in rodents and non-human primates, enhancing our understanding of the neural mechanisms underlying </w:t>
      </w:r>
      <w:r w:rsidR="00B43548">
        <w:rPr>
          <w:rFonts w:ascii="Arial" w:hAnsi="Arial" w:cs="Arial"/>
          <w:color w:val="000000" w:themeColor="text1"/>
          <w:sz w:val="22"/>
          <w:szCs w:val="22"/>
        </w:rPr>
        <w:t>adaptive decision making</w:t>
      </w:r>
      <w:r w:rsidRPr="00A87CD2">
        <w:rPr>
          <w:rFonts w:ascii="Arial" w:hAnsi="Arial" w:cs="Arial"/>
          <w:color w:val="000000" w:themeColor="text1"/>
          <w:sz w:val="22"/>
          <w:szCs w:val="22"/>
        </w:rPr>
        <w:t xml:space="preserve"> across species.</w:t>
      </w:r>
    </w:p>
    <w:bookmarkEnd w:id="379"/>
    <w:bookmarkEnd w:id="380"/>
    <w:bookmarkEnd w:id="382"/>
    <w:p w14:paraId="14C69A8A" w14:textId="77777777" w:rsidR="00416DEB" w:rsidRPr="00244866" w:rsidRDefault="00416DEB" w:rsidP="0091089C">
      <w:pPr>
        <w:spacing w:after="120"/>
        <w:rPr>
          <w:rFonts w:ascii="Arial" w:hAnsi="Arial" w:cs="Arial"/>
          <w:b/>
          <w:bCs/>
          <w:color w:val="000000" w:themeColor="text1"/>
          <w:sz w:val="22"/>
          <w:szCs w:val="22"/>
        </w:rPr>
      </w:pPr>
    </w:p>
    <w:p w14:paraId="4EB10292" w14:textId="3F0DB921" w:rsidR="000E168D" w:rsidRPr="008D3771" w:rsidRDefault="0075086A" w:rsidP="0091089C">
      <w:pPr>
        <w:pStyle w:val="Heading2"/>
        <w:spacing w:before="0" w:after="120"/>
        <w:rPr>
          <w:rFonts w:ascii="Arial" w:hAnsi="Arial" w:cs="Arial"/>
          <w:b/>
          <w:bCs/>
          <w:color w:val="000000" w:themeColor="text1"/>
          <w:sz w:val="22"/>
          <w:szCs w:val="22"/>
        </w:rPr>
      </w:pPr>
      <w:r w:rsidRPr="008D3771">
        <w:rPr>
          <w:rFonts w:ascii="Arial" w:hAnsi="Arial" w:cs="Arial"/>
          <w:b/>
          <w:bCs/>
          <w:color w:val="000000" w:themeColor="text1"/>
          <w:sz w:val="22"/>
          <w:szCs w:val="22"/>
        </w:rPr>
        <w:t>Methods</w:t>
      </w:r>
    </w:p>
    <w:p w14:paraId="61927510" w14:textId="2EF87EAC" w:rsidR="00BC1EEE" w:rsidRPr="008D3771" w:rsidRDefault="00F321D3"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Participants</w:t>
      </w:r>
    </w:p>
    <w:p w14:paraId="67705F67" w14:textId="1950D19F" w:rsidR="008A2BC0" w:rsidRDefault="008A2BC0" w:rsidP="0091089C">
      <w:pPr>
        <w:spacing w:after="120"/>
        <w:rPr>
          <w:rFonts w:ascii="Arial" w:hAnsi="Arial" w:cs="Arial"/>
          <w:color w:val="000000" w:themeColor="text1"/>
          <w:sz w:val="22"/>
          <w:szCs w:val="22"/>
        </w:rPr>
      </w:pPr>
      <w:r>
        <w:rPr>
          <w:rFonts w:ascii="Arial" w:hAnsi="Arial" w:cs="Arial"/>
          <w:color w:val="000000" w:themeColor="text1"/>
          <w:sz w:val="22"/>
          <w:szCs w:val="22"/>
        </w:rPr>
        <w:t>E</w:t>
      </w:r>
      <w:r w:rsidRPr="008A2BC0">
        <w:rPr>
          <w:rFonts w:ascii="Arial" w:hAnsi="Arial" w:cs="Arial"/>
          <w:color w:val="000000" w:themeColor="text1"/>
          <w:sz w:val="22"/>
          <w:szCs w:val="22"/>
        </w:rPr>
        <w:t>ighty-eight healthy, right-handed participants (ages 18-40) with no history of psychiatric or neurological disease provided informed written consent</w:t>
      </w:r>
      <w:r w:rsidR="006D04F6">
        <w:rPr>
          <w:rFonts w:ascii="Arial" w:hAnsi="Arial" w:cs="Arial"/>
          <w:color w:val="000000" w:themeColor="text1"/>
          <w:sz w:val="22"/>
          <w:szCs w:val="22"/>
        </w:rPr>
        <w:t xml:space="preserve"> to participate in this study</w:t>
      </w:r>
      <w:r w:rsidRPr="008A2BC0">
        <w:rPr>
          <w:rFonts w:ascii="Arial" w:hAnsi="Arial" w:cs="Arial"/>
          <w:color w:val="000000" w:themeColor="text1"/>
          <w:sz w:val="22"/>
          <w:szCs w:val="22"/>
        </w:rPr>
        <w:t xml:space="preserve">. Of these, 48 participants (16 males; </w:t>
      </w:r>
      <w:r w:rsidR="006D04F6" w:rsidRPr="008A2BC0">
        <w:rPr>
          <w:rFonts w:ascii="Arial" w:hAnsi="Arial" w:cs="Arial"/>
          <w:color w:val="000000" w:themeColor="text1"/>
          <w:sz w:val="22"/>
          <w:szCs w:val="22"/>
        </w:rPr>
        <w:t>ages 18-40</w:t>
      </w:r>
      <w:r w:rsidR="006D04F6">
        <w:rPr>
          <w:rFonts w:ascii="Arial" w:hAnsi="Arial" w:cs="Arial"/>
          <w:color w:val="000000" w:themeColor="text1"/>
          <w:sz w:val="22"/>
          <w:szCs w:val="22"/>
        </w:rPr>
        <w:t xml:space="preserve">, </w:t>
      </w:r>
      <w:r w:rsidRPr="008A2BC0">
        <w:rPr>
          <w:rFonts w:ascii="Arial" w:hAnsi="Arial" w:cs="Arial"/>
          <w:color w:val="000000" w:themeColor="text1"/>
          <w:sz w:val="22"/>
          <w:szCs w:val="22"/>
        </w:rPr>
        <w:t xml:space="preserve">mean = 25.17, SD = 4.14) completed all sessions. For one participant, behavioral data from the cTBS-sham session were unavailable due to a technical error, but data from the other two sessions were included in the analysis when appropriate. </w:t>
      </w:r>
      <w:r w:rsidR="000716C2" w:rsidRPr="000716C2">
        <w:rPr>
          <w:rFonts w:ascii="Arial" w:hAnsi="Arial" w:cs="Arial"/>
          <w:color w:val="000000" w:themeColor="text1"/>
          <w:sz w:val="22"/>
          <w:szCs w:val="22"/>
        </w:rPr>
        <w:t>MRI data for five resting-state scans were not obtained and were excluded from analysis.</w:t>
      </w:r>
      <w:r w:rsidR="000716C2">
        <w:rPr>
          <w:rFonts w:ascii="Arial" w:hAnsi="Arial" w:cs="Arial"/>
          <w:color w:val="000000" w:themeColor="text1"/>
          <w:sz w:val="22"/>
          <w:szCs w:val="22"/>
        </w:rPr>
        <w:t xml:space="preserve"> </w:t>
      </w:r>
      <w:r w:rsidRPr="008A2BC0">
        <w:rPr>
          <w:rFonts w:ascii="Arial" w:hAnsi="Arial" w:cs="Arial"/>
          <w:color w:val="000000" w:themeColor="text1"/>
          <w:sz w:val="22"/>
          <w:szCs w:val="22"/>
        </w:rPr>
        <w:t>All participants fasted for at least 4 hours before each study visit.</w:t>
      </w:r>
    </w:p>
    <w:p w14:paraId="51DE3092" w14:textId="4815D558" w:rsidR="0074024C" w:rsidRPr="008D3771" w:rsidRDefault="0074024C"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Study design</w:t>
      </w:r>
    </w:p>
    <w:p w14:paraId="0C06A237" w14:textId="6D15C480" w:rsidR="00173604" w:rsidRDefault="008E5F54" w:rsidP="0091089C">
      <w:pPr>
        <w:spacing w:after="120"/>
        <w:rPr>
          <w:rFonts w:ascii="Arial" w:hAnsi="Arial" w:cs="Arial"/>
          <w:color w:val="000000" w:themeColor="text1"/>
          <w:sz w:val="22"/>
          <w:szCs w:val="22"/>
        </w:rPr>
      </w:pPr>
      <w:r w:rsidRPr="008E5F54">
        <w:rPr>
          <w:rFonts w:ascii="Arial" w:hAnsi="Arial" w:cs="Arial"/>
          <w:color w:val="000000" w:themeColor="text1"/>
          <w:sz w:val="22"/>
          <w:szCs w:val="22"/>
        </w:rPr>
        <w:t>The study consisted of eight visits (</w:t>
      </w:r>
      <w:r w:rsidR="00315FFB">
        <w:rPr>
          <w:rFonts w:ascii="Arial" w:hAnsi="Arial" w:cs="Arial"/>
          <w:color w:val="000000" w:themeColor="text1"/>
          <w:sz w:val="22"/>
          <w:szCs w:val="22"/>
        </w:rPr>
        <w:t>Fig.</w:t>
      </w:r>
      <w:r w:rsidRPr="008E5F54">
        <w:rPr>
          <w:rFonts w:ascii="Arial" w:hAnsi="Arial" w:cs="Arial"/>
          <w:color w:val="000000" w:themeColor="text1"/>
          <w:sz w:val="22"/>
          <w:szCs w:val="22"/>
        </w:rPr>
        <w:t xml:space="preserve"> 1A, D), </w:t>
      </w:r>
      <w:r w:rsidR="00FB0884">
        <w:rPr>
          <w:rFonts w:ascii="Arial" w:hAnsi="Arial" w:cs="Arial"/>
          <w:color w:val="000000" w:themeColor="text1"/>
          <w:sz w:val="22"/>
          <w:szCs w:val="22"/>
        </w:rPr>
        <w:t xml:space="preserve">with </w:t>
      </w:r>
      <w:r w:rsidRPr="008E5F54">
        <w:rPr>
          <w:rFonts w:ascii="Arial" w:hAnsi="Arial" w:cs="Arial"/>
          <w:color w:val="000000" w:themeColor="text1"/>
          <w:sz w:val="22"/>
          <w:szCs w:val="22"/>
        </w:rPr>
        <w:t xml:space="preserve">Day 1 and Day 2 </w:t>
      </w:r>
      <w:r w:rsidR="00FB0884">
        <w:rPr>
          <w:rFonts w:ascii="Arial" w:hAnsi="Arial" w:cs="Arial"/>
          <w:color w:val="000000" w:themeColor="text1"/>
          <w:sz w:val="22"/>
          <w:szCs w:val="22"/>
        </w:rPr>
        <w:t>occurring</w:t>
      </w:r>
      <w:r w:rsidRPr="008E5F54">
        <w:rPr>
          <w:rFonts w:ascii="Arial" w:hAnsi="Arial" w:cs="Arial"/>
          <w:color w:val="000000" w:themeColor="text1"/>
          <w:sz w:val="22"/>
          <w:szCs w:val="22"/>
        </w:rPr>
        <w:t xml:space="preserve"> consecutive</w:t>
      </w:r>
      <w:r w:rsidR="00FB0884">
        <w:rPr>
          <w:rFonts w:ascii="Arial" w:hAnsi="Arial" w:cs="Arial"/>
          <w:color w:val="000000" w:themeColor="text1"/>
          <w:sz w:val="22"/>
          <w:szCs w:val="22"/>
        </w:rPr>
        <w:t>ly</w:t>
      </w:r>
      <w:r w:rsidR="00F52318">
        <w:rPr>
          <w:rFonts w:ascii="Arial" w:hAnsi="Arial" w:cs="Arial"/>
          <w:color w:val="000000" w:themeColor="text1"/>
          <w:sz w:val="22"/>
          <w:szCs w:val="22"/>
        </w:rPr>
        <w:t xml:space="preserve"> and repeated </w:t>
      </w:r>
      <w:r w:rsidR="00FB0884">
        <w:rPr>
          <w:rFonts w:ascii="Arial" w:hAnsi="Arial" w:cs="Arial"/>
          <w:color w:val="000000" w:themeColor="text1"/>
          <w:sz w:val="22"/>
          <w:szCs w:val="22"/>
        </w:rPr>
        <w:t>over</w:t>
      </w:r>
      <w:r w:rsidRPr="008E5F54">
        <w:rPr>
          <w:rFonts w:ascii="Arial" w:hAnsi="Arial" w:cs="Arial"/>
          <w:color w:val="000000" w:themeColor="text1"/>
          <w:sz w:val="22"/>
          <w:szCs w:val="22"/>
        </w:rPr>
        <w:t xml:space="preserve"> three sessions</w:t>
      </w:r>
      <w:r>
        <w:rPr>
          <w:rFonts w:ascii="Arial" w:hAnsi="Arial" w:cs="Arial"/>
          <w:color w:val="000000" w:themeColor="text1"/>
          <w:sz w:val="22"/>
          <w:szCs w:val="22"/>
        </w:rPr>
        <w:t>.</w:t>
      </w:r>
      <w:r w:rsidR="000A3357">
        <w:rPr>
          <w:rFonts w:ascii="Arial" w:hAnsi="Arial" w:cs="Arial"/>
          <w:color w:val="000000" w:themeColor="text1"/>
          <w:sz w:val="22"/>
          <w:szCs w:val="22"/>
        </w:rPr>
        <w:t xml:space="preserve"> </w:t>
      </w:r>
      <w:r w:rsidR="008C70BA" w:rsidRPr="008C70BA">
        <w:rPr>
          <w:rFonts w:ascii="Arial" w:hAnsi="Arial" w:cs="Arial"/>
          <w:color w:val="000000" w:themeColor="text1"/>
          <w:sz w:val="22"/>
          <w:szCs w:val="22"/>
        </w:rPr>
        <w:t xml:space="preserve">Sessions were spaced by at least 1 week, with a median gap of 13.5 days, a mean of 18.02 days (SD = 9.09), and a range of </w:t>
      </w:r>
      <w:r w:rsidR="008C70BA">
        <w:rPr>
          <w:rFonts w:ascii="Arial" w:hAnsi="Arial" w:cs="Arial"/>
          <w:color w:val="000000" w:themeColor="text1"/>
          <w:sz w:val="22"/>
          <w:szCs w:val="22"/>
        </w:rPr>
        <w:t>7</w:t>
      </w:r>
      <w:r w:rsidR="008C70BA" w:rsidRPr="008C70BA">
        <w:rPr>
          <w:rFonts w:ascii="Arial" w:hAnsi="Arial" w:cs="Arial"/>
          <w:color w:val="000000" w:themeColor="text1"/>
          <w:sz w:val="22"/>
          <w:szCs w:val="22"/>
        </w:rPr>
        <w:t xml:space="preserve"> to 6</w:t>
      </w:r>
      <w:r w:rsidR="008C70BA">
        <w:rPr>
          <w:rFonts w:ascii="Arial" w:hAnsi="Arial" w:cs="Arial"/>
          <w:color w:val="000000" w:themeColor="text1"/>
          <w:sz w:val="22"/>
          <w:szCs w:val="22"/>
        </w:rPr>
        <w:t>3</w:t>
      </w:r>
      <w:r w:rsidR="008C70BA" w:rsidRPr="008C70BA">
        <w:rPr>
          <w:rFonts w:ascii="Arial" w:hAnsi="Arial" w:cs="Arial"/>
          <w:color w:val="000000" w:themeColor="text1"/>
          <w:sz w:val="22"/>
          <w:szCs w:val="22"/>
        </w:rPr>
        <w:t xml:space="preserve"> days.</w:t>
      </w:r>
      <w:r w:rsidR="00173604">
        <w:rPr>
          <w:rFonts w:ascii="Arial" w:hAnsi="Arial" w:cs="Arial"/>
          <w:color w:val="000000" w:themeColor="text1"/>
          <w:sz w:val="22"/>
          <w:szCs w:val="22"/>
        </w:rPr>
        <w:t xml:space="preserve"> </w:t>
      </w:r>
      <w:r w:rsidRPr="008E5F54">
        <w:rPr>
          <w:rFonts w:ascii="Arial" w:hAnsi="Arial" w:cs="Arial"/>
          <w:color w:val="000000" w:themeColor="text1"/>
          <w:sz w:val="22"/>
          <w:szCs w:val="22"/>
        </w:rPr>
        <w:t xml:space="preserve">On each Day 1 and Day 2, participants received either continuous theta-burst stimulation (cTBS, labeled C) or sham stimulation (S). Across the three sessions, </w:t>
      </w:r>
      <w:r w:rsidR="003246F6">
        <w:rPr>
          <w:rFonts w:ascii="Arial" w:hAnsi="Arial" w:cs="Arial"/>
          <w:color w:val="000000" w:themeColor="text1"/>
          <w:sz w:val="22"/>
          <w:szCs w:val="22"/>
        </w:rPr>
        <w:t>they</w:t>
      </w:r>
      <w:r w:rsidRPr="008E5F54">
        <w:rPr>
          <w:rFonts w:ascii="Arial" w:hAnsi="Arial" w:cs="Arial"/>
          <w:color w:val="000000" w:themeColor="text1"/>
          <w:sz w:val="22"/>
          <w:szCs w:val="22"/>
        </w:rPr>
        <w:t xml:space="preserve"> experienced three TMS conditions: cTBS-sham (CS), sham-cTBS (SC), and sham-sham (SS). The order of these conditions was counterbalanced</w:t>
      </w:r>
      <w:r w:rsidR="00162C2F">
        <w:rPr>
          <w:rFonts w:ascii="Arial" w:hAnsi="Arial" w:cs="Arial"/>
          <w:color w:val="000000" w:themeColor="text1"/>
          <w:sz w:val="22"/>
          <w:szCs w:val="22"/>
        </w:rPr>
        <w:t xml:space="preserve">, with </w:t>
      </w:r>
      <w:r w:rsidRPr="008E5F54">
        <w:rPr>
          <w:rFonts w:ascii="Arial" w:hAnsi="Arial" w:cs="Arial"/>
          <w:color w:val="000000" w:themeColor="text1"/>
          <w:sz w:val="22"/>
          <w:szCs w:val="22"/>
        </w:rPr>
        <w:t>9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CS-SC-SS, 7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CS-SS-SC, and</w:t>
      </w:r>
      <w:r w:rsidR="00162C2F">
        <w:rPr>
          <w:rFonts w:ascii="Arial" w:hAnsi="Arial" w:cs="Arial"/>
          <w:color w:val="000000" w:themeColor="text1"/>
          <w:sz w:val="22"/>
          <w:szCs w:val="22"/>
        </w:rPr>
        <w:t xml:space="preserve"> 8 in</w:t>
      </w:r>
      <w:r w:rsidRPr="008E5F54">
        <w:rPr>
          <w:rFonts w:ascii="Arial" w:hAnsi="Arial" w:cs="Arial"/>
          <w:color w:val="000000" w:themeColor="text1"/>
          <w:sz w:val="22"/>
          <w:szCs w:val="22"/>
        </w:rPr>
        <w:t xml:space="preserve"> the remaining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one of the other four possible order</w:t>
      </w:r>
      <w:r w:rsidR="00162C2F">
        <w:rPr>
          <w:rFonts w:ascii="Arial" w:hAnsi="Arial" w:cs="Arial"/>
          <w:color w:val="000000" w:themeColor="text1"/>
          <w:sz w:val="22"/>
          <w:szCs w:val="22"/>
        </w:rPr>
        <w:t>s</w:t>
      </w:r>
      <w:r w:rsidRPr="008E5F54">
        <w:rPr>
          <w:rFonts w:ascii="Arial" w:hAnsi="Arial" w:cs="Arial"/>
          <w:color w:val="000000" w:themeColor="text1"/>
          <w:sz w:val="22"/>
          <w:szCs w:val="22"/>
        </w:rPr>
        <w:t>.</w:t>
      </w:r>
      <w:r w:rsidR="00162C2F">
        <w:rPr>
          <w:rFonts w:ascii="Arial" w:hAnsi="Arial" w:cs="Arial"/>
          <w:color w:val="000000" w:themeColor="text1"/>
          <w:sz w:val="22"/>
          <w:szCs w:val="22"/>
        </w:rPr>
        <w:t xml:space="preserve"> </w:t>
      </w:r>
    </w:p>
    <w:p w14:paraId="20537110" w14:textId="01492D2B" w:rsidR="00173604" w:rsidRDefault="00F40E24" w:rsidP="00173604">
      <w:pPr>
        <w:spacing w:after="120"/>
        <w:rPr>
          <w:rFonts w:ascii="Arial" w:hAnsi="Arial" w:cs="Arial"/>
          <w:color w:val="000000" w:themeColor="text1"/>
          <w:sz w:val="22"/>
          <w:szCs w:val="22"/>
        </w:rPr>
      </w:pPr>
      <w:r w:rsidRPr="00F40E24">
        <w:rPr>
          <w:rFonts w:ascii="Arial" w:hAnsi="Arial" w:cs="Arial"/>
          <w:color w:val="000000" w:themeColor="text1"/>
          <w:sz w:val="22"/>
          <w:szCs w:val="22"/>
        </w:rPr>
        <w:t xml:space="preserve">To prevent differences in stimulation location from affecting participants’ experience across sessions, each participant consistently received TMS targeting either the </w:t>
      </w:r>
      <w:r w:rsidR="00D164B6">
        <w:rPr>
          <w:rFonts w:ascii="Arial" w:hAnsi="Arial" w:cs="Arial"/>
          <w:color w:val="000000" w:themeColor="text1"/>
          <w:sz w:val="22"/>
          <w:szCs w:val="22"/>
        </w:rPr>
        <w:t xml:space="preserve">anterior or posterior portion of the lateral </w:t>
      </w:r>
      <w:r w:rsidRPr="00F40E24">
        <w:rPr>
          <w:rFonts w:ascii="Arial" w:hAnsi="Arial" w:cs="Arial"/>
          <w:color w:val="000000" w:themeColor="text1"/>
          <w:sz w:val="22"/>
          <w:szCs w:val="22"/>
        </w:rPr>
        <w:t xml:space="preserve">OFC in all three </w:t>
      </w:r>
      <w:r>
        <w:rPr>
          <w:rFonts w:ascii="Arial" w:hAnsi="Arial" w:cs="Arial"/>
          <w:color w:val="000000" w:themeColor="text1"/>
          <w:sz w:val="22"/>
          <w:szCs w:val="22"/>
        </w:rPr>
        <w:t>sessions</w:t>
      </w:r>
      <w:r w:rsidRPr="00F40E24">
        <w:rPr>
          <w:rFonts w:ascii="Arial" w:hAnsi="Arial" w:cs="Arial"/>
          <w:color w:val="000000" w:themeColor="text1"/>
          <w:sz w:val="22"/>
          <w:szCs w:val="22"/>
        </w:rPr>
        <w:t xml:space="preserve">. Of the participants, 16 of 32 females and 9 of 16 males received TMS targeted to the </w:t>
      </w:r>
      <w:r w:rsidR="00D164B6">
        <w:rPr>
          <w:rFonts w:ascii="Arial" w:hAnsi="Arial" w:cs="Arial"/>
          <w:color w:val="000000" w:themeColor="text1"/>
          <w:sz w:val="22"/>
          <w:szCs w:val="22"/>
        </w:rPr>
        <w:t>posterior portion</w:t>
      </w:r>
      <w:r w:rsidRPr="00F40E24">
        <w:rPr>
          <w:rFonts w:ascii="Arial" w:hAnsi="Arial" w:cs="Arial"/>
          <w:color w:val="000000" w:themeColor="text1"/>
          <w:sz w:val="22"/>
          <w:szCs w:val="22"/>
        </w:rPr>
        <w:t>.</w:t>
      </w:r>
      <w:r w:rsidR="00173604">
        <w:rPr>
          <w:rFonts w:ascii="Arial" w:hAnsi="Arial" w:cs="Arial"/>
          <w:color w:val="000000" w:themeColor="text1"/>
          <w:sz w:val="22"/>
          <w:szCs w:val="22"/>
        </w:rPr>
        <w:t xml:space="preserve"> </w:t>
      </w:r>
      <w:r w:rsidR="00173604" w:rsidRPr="00244866">
        <w:rPr>
          <w:rFonts w:ascii="Arial" w:hAnsi="Arial" w:cs="Arial"/>
          <w:color w:val="000000" w:themeColor="text1"/>
          <w:sz w:val="22"/>
          <w:szCs w:val="22"/>
        </w:rPr>
        <w:t>We also counterbalanced the order</w:t>
      </w:r>
      <w:r w:rsidR="00173604">
        <w:rPr>
          <w:rFonts w:ascii="Arial" w:hAnsi="Arial" w:cs="Arial"/>
          <w:color w:val="000000" w:themeColor="text1"/>
          <w:sz w:val="22"/>
          <w:szCs w:val="22"/>
        </w:rPr>
        <w:t xml:space="preserve"> of satiation, with half the </w:t>
      </w:r>
      <w:r w:rsidR="00173604">
        <w:rPr>
          <w:rFonts w:ascii="Arial" w:hAnsi="Arial" w:cs="Arial"/>
          <w:color w:val="000000" w:themeColor="text1"/>
          <w:sz w:val="22"/>
          <w:szCs w:val="22"/>
        </w:rPr>
        <w:lastRenderedPageBreak/>
        <w:t xml:space="preserve">participants receiving a sweet meal in the first session and the other half receiving a savory meal. The sated odor type alternated for each participant across the three sessions (e.g., savory-sweet-savory or sweet-savory-sweet). </w:t>
      </w:r>
    </w:p>
    <w:p w14:paraId="088475C6" w14:textId="697FAAB8" w:rsidR="00530846" w:rsidRPr="008D3771" w:rsidRDefault="00530846"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Screening </w:t>
      </w:r>
      <w:r w:rsidR="00ED2E83">
        <w:rPr>
          <w:rFonts w:ascii="Arial" w:hAnsi="Arial" w:cs="Arial"/>
          <w:b/>
          <w:bCs/>
          <w:i w:val="0"/>
          <w:iCs w:val="0"/>
          <w:color w:val="000000" w:themeColor="text1"/>
          <w:sz w:val="22"/>
          <w:szCs w:val="22"/>
        </w:rPr>
        <w:t>session</w:t>
      </w:r>
    </w:p>
    <w:p w14:paraId="7FA8C684" w14:textId="77777777" w:rsidR="009E30B8" w:rsidRPr="009E30B8" w:rsidRDefault="009E30B8" w:rsidP="009E30B8">
      <w:pPr>
        <w:spacing w:after="120"/>
        <w:rPr>
          <w:rFonts w:ascii="Arial" w:hAnsi="Arial" w:cs="Arial"/>
          <w:color w:val="000000" w:themeColor="text1"/>
          <w:sz w:val="22"/>
          <w:szCs w:val="22"/>
        </w:rPr>
      </w:pPr>
      <w:r w:rsidRPr="009E30B8">
        <w:rPr>
          <w:rFonts w:ascii="Arial" w:hAnsi="Arial" w:cs="Arial"/>
          <w:color w:val="000000" w:themeColor="text1"/>
          <w:sz w:val="22"/>
          <w:szCs w:val="22"/>
        </w:rP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w:t>
      </w:r>
    </w:p>
    <w:p w14:paraId="70519D9F" w14:textId="50A1A124" w:rsidR="009E30B8" w:rsidRDefault="00763058" w:rsidP="000B718D">
      <w:pPr>
        <w:spacing w:after="120"/>
        <w:rPr>
          <w:rFonts w:ascii="Arial" w:hAnsi="Arial" w:cs="Arial"/>
          <w:color w:val="000000" w:themeColor="text1"/>
          <w:sz w:val="22"/>
          <w:szCs w:val="22"/>
        </w:rPr>
      </w:pPr>
      <w:r w:rsidRPr="00763058">
        <w:rPr>
          <w:rFonts w:ascii="Arial" w:hAnsi="Arial" w:cs="Arial"/>
          <w:color w:val="000000" w:themeColor="text1"/>
          <w:sz w:val="22"/>
          <w:szCs w:val="22"/>
        </w:rPr>
        <w:t>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254BE0B6" w14:textId="72E840BD" w:rsidR="0076772B" w:rsidRDefault="0076772B" w:rsidP="000B718D">
      <w:pPr>
        <w:spacing w:after="120"/>
        <w:rPr>
          <w:rFonts w:ascii="Arial" w:hAnsi="Arial" w:cs="Arial"/>
          <w:color w:val="000000" w:themeColor="text1"/>
          <w:sz w:val="22"/>
          <w:szCs w:val="22"/>
        </w:rPr>
      </w:pPr>
      <w:r w:rsidRPr="0076772B">
        <w:rPr>
          <w:rFonts w:ascii="Arial" w:hAnsi="Arial" w:cs="Arial"/>
          <w:color w:val="000000" w:themeColor="text1"/>
          <w:sz w:val="22"/>
          <w:szCs w:val="22"/>
        </w:rPr>
        <w:t xml:space="preserve">A custom-built, computer-controlled olfactometer was used to deliver the odors with precise timing to nasal masks worn by participants. The olfactometer directed medical-grade air through </w:t>
      </w:r>
      <w:r w:rsidRPr="00352105">
        <w:rPr>
          <w:rFonts w:ascii="Arial" w:hAnsi="Arial" w:cs="Arial"/>
          <w:color w:val="000000" w:themeColor="text1"/>
          <w:sz w:val="22"/>
          <w:szCs w:val="22"/>
        </w:rPr>
        <w:t xml:space="preserve">the headspace of </w:t>
      </w:r>
      <w:r w:rsidRPr="0076772B">
        <w:rPr>
          <w:rFonts w:ascii="Arial" w:hAnsi="Arial" w:cs="Arial"/>
          <w:color w:val="000000" w:themeColor="text1"/>
          <w:sz w:val="22"/>
          <w:szCs w:val="22"/>
        </w:rPr>
        <w:t xml:space="preserve">amber bottles containing the odor solutions at a constant flow rate of 3.2 L/min. Using </w:t>
      </w:r>
      <w:r w:rsidRPr="00352105">
        <w:rPr>
          <w:rFonts w:ascii="Arial" w:hAnsi="Arial" w:cs="Arial"/>
          <w:color w:val="000000" w:themeColor="text1"/>
          <w:sz w:val="22"/>
          <w:szCs w:val="22"/>
        </w:rPr>
        <w:t xml:space="preserve">two independent </w:t>
      </w:r>
      <w:r w:rsidRPr="0076772B">
        <w:rPr>
          <w:rFonts w:ascii="Arial" w:hAnsi="Arial" w:cs="Arial"/>
          <w:color w:val="000000" w:themeColor="text1"/>
          <w:sz w:val="22"/>
          <w:szCs w:val="22"/>
        </w:rPr>
        <w:t xml:space="preserve">mass flow controllers (Alicat, Tucson, AZ), the device </w:t>
      </w:r>
      <w:r>
        <w:rPr>
          <w:rFonts w:ascii="Arial" w:hAnsi="Arial" w:cs="Arial"/>
          <w:color w:val="000000" w:themeColor="text1"/>
          <w:sz w:val="22"/>
          <w:szCs w:val="22"/>
        </w:rPr>
        <w:t>enabled</w:t>
      </w:r>
      <w:r w:rsidRPr="0076772B">
        <w:rPr>
          <w:rFonts w:ascii="Arial" w:hAnsi="Arial" w:cs="Arial"/>
          <w:color w:val="000000" w:themeColor="text1"/>
          <w:sz w:val="22"/>
          <w:szCs w:val="22"/>
        </w:rPr>
        <w:t xml:space="preserve">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5481FE4E" w14:textId="2B13D9AD" w:rsidR="00D066C4" w:rsidRPr="00C5149C" w:rsidRDefault="00D066C4"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Day 0: Scan &amp; Motor threshold</w:t>
      </w:r>
    </w:p>
    <w:p w14:paraId="57461766" w14:textId="2336E66F" w:rsidR="00843615" w:rsidRPr="00221491" w:rsidRDefault="00843615" w:rsidP="000B718D">
      <w:pPr>
        <w:spacing w:after="120"/>
        <w:rPr>
          <w:rFonts w:ascii="Arial" w:hAnsi="Arial" w:cs="Arial"/>
          <w:color w:val="000000" w:themeColor="text1"/>
          <w:sz w:val="22"/>
          <w:szCs w:val="22"/>
        </w:rPr>
      </w:pPr>
      <w:r w:rsidRPr="00244866">
        <w:rPr>
          <w:rFonts w:ascii="Arial" w:hAnsi="Arial" w:cs="Arial"/>
          <w:color w:val="000000" w:themeColor="text1"/>
          <w:sz w:val="22"/>
          <w:szCs w:val="22"/>
        </w:rPr>
        <w:t>We acquired a T1-weighted structural MRI scan to assist</w:t>
      </w:r>
      <w:r w:rsidR="00936671">
        <w:rPr>
          <w:rFonts w:ascii="Arial" w:hAnsi="Arial" w:cs="Arial"/>
          <w:color w:val="000000" w:themeColor="text1"/>
          <w:sz w:val="22"/>
          <w:szCs w:val="22"/>
        </w:rPr>
        <w:t xml:space="preserve"> with</w:t>
      </w:r>
      <w:r w:rsidRPr="00244866">
        <w:rPr>
          <w:rFonts w:ascii="Arial" w:hAnsi="Arial" w:cs="Arial"/>
          <w:color w:val="000000" w:themeColor="text1"/>
          <w:sz w:val="22"/>
          <w:szCs w:val="22"/>
        </w:rPr>
        <w:t xml:space="preserve"> TMS neuronavigation and an 8 min multi-echo resting-state fMRI scan (310 volumes, TR = 1.5s) to individually define</w:t>
      </w:r>
      <w:r w:rsidR="00936671">
        <w:rPr>
          <w:rFonts w:ascii="Arial" w:hAnsi="Arial" w:cs="Arial"/>
          <w:color w:val="000000" w:themeColor="text1"/>
          <w:sz w:val="22"/>
          <w:szCs w:val="22"/>
        </w:rPr>
        <w:t xml:space="preserve"> the</w:t>
      </w:r>
      <w:r w:rsidRPr="00244866">
        <w:rPr>
          <w:rFonts w:ascii="Arial" w:hAnsi="Arial" w:cs="Arial"/>
          <w:color w:val="000000" w:themeColor="text1"/>
          <w:sz w:val="22"/>
          <w:szCs w:val="22"/>
        </w:rPr>
        <w:t xml:space="preserve"> OFC-targeted cTBS coordinates</w:t>
      </w:r>
      <w:r w:rsidR="00936671">
        <w:rPr>
          <w:rFonts w:ascii="Arial" w:hAnsi="Arial" w:cs="Arial"/>
          <w:color w:val="000000" w:themeColor="text1"/>
          <w:sz w:val="22"/>
          <w:szCs w:val="22"/>
        </w:rPr>
        <w:t xml:space="preserve"> </w:t>
      </w:r>
      <w:r w:rsidRPr="00244866">
        <w:rPr>
          <w:rFonts w:ascii="Arial" w:hAnsi="Arial" w:cs="Arial"/>
          <w:color w:val="000000" w:themeColor="text1"/>
          <w:sz w:val="22"/>
          <w:szCs w:val="22"/>
        </w:rPr>
        <w:t xml:space="preserve">(see below). </w:t>
      </w:r>
      <w:r>
        <w:rPr>
          <w:rFonts w:ascii="Arial" w:hAnsi="Arial" w:cs="Arial"/>
          <w:color w:val="000000" w:themeColor="text1"/>
          <w:sz w:val="22"/>
          <w:szCs w:val="22"/>
        </w:rPr>
        <w:t xml:space="preserve">The same </w:t>
      </w:r>
      <w:r w:rsidR="00936671">
        <w:rPr>
          <w:rFonts w:ascii="Arial" w:hAnsi="Arial" w:cs="Arial"/>
          <w:color w:val="000000" w:themeColor="text1"/>
          <w:sz w:val="22"/>
          <w:szCs w:val="22"/>
        </w:rPr>
        <w:t>scanning parameters</w:t>
      </w:r>
      <w:r w:rsidR="003C33C2">
        <w:rPr>
          <w:rFonts w:ascii="Arial" w:hAnsi="Arial" w:cs="Arial"/>
          <w:color w:val="000000" w:themeColor="text1"/>
          <w:sz w:val="22"/>
          <w:szCs w:val="22"/>
        </w:rPr>
        <w:t xml:space="preserve"> were</w:t>
      </w:r>
      <w:r>
        <w:rPr>
          <w:rFonts w:ascii="Arial" w:hAnsi="Arial" w:cs="Arial"/>
          <w:color w:val="000000" w:themeColor="text1"/>
          <w:sz w:val="22"/>
          <w:szCs w:val="22"/>
        </w:rPr>
        <w:t xml:space="preserve"> used </w:t>
      </w:r>
      <w:r w:rsidR="00936671">
        <w:rPr>
          <w:rFonts w:ascii="Arial" w:hAnsi="Arial" w:cs="Arial"/>
          <w:color w:val="000000" w:themeColor="text1"/>
          <w:sz w:val="22"/>
          <w:szCs w:val="22"/>
        </w:rPr>
        <w:t>for</w:t>
      </w:r>
      <w:r w:rsidR="003C3F66">
        <w:rPr>
          <w:rFonts w:ascii="Arial" w:hAnsi="Arial" w:cs="Arial"/>
          <w:color w:val="000000" w:themeColor="text1"/>
          <w:sz w:val="22"/>
          <w:szCs w:val="22"/>
        </w:rPr>
        <w:t xml:space="preserve"> other </w:t>
      </w:r>
      <w:r w:rsidR="00936671">
        <w:rPr>
          <w:rFonts w:ascii="Arial" w:hAnsi="Arial" w:cs="Arial"/>
          <w:color w:val="000000" w:themeColor="text1"/>
          <w:sz w:val="22"/>
          <w:szCs w:val="22"/>
        </w:rPr>
        <w:t>resting-state scans</w:t>
      </w:r>
      <w:r>
        <w:rPr>
          <w:rFonts w:ascii="Arial" w:hAnsi="Arial" w:cs="Arial"/>
          <w:color w:val="000000" w:themeColor="text1"/>
          <w:sz w:val="22"/>
          <w:szCs w:val="22"/>
        </w:rPr>
        <w:t xml:space="preserve">. </w:t>
      </w:r>
      <w:r w:rsidRPr="00244866">
        <w:rPr>
          <w:rFonts w:ascii="Arial" w:hAnsi="Arial" w:cs="Arial"/>
          <w:color w:val="000000" w:themeColor="text1"/>
          <w:sz w:val="22"/>
          <w:szCs w:val="22"/>
        </w:rPr>
        <w:t>We then measured</w:t>
      </w:r>
      <w:r w:rsidR="00B66732">
        <w:rPr>
          <w:rFonts w:ascii="Arial" w:hAnsi="Arial" w:cs="Arial"/>
          <w:color w:val="000000" w:themeColor="text1"/>
          <w:sz w:val="22"/>
          <w:szCs w:val="22"/>
        </w:rPr>
        <w:t xml:space="preserve"> resting motor threshold (</w:t>
      </w:r>
      <w:r w:rsidRPr="00244866">
        <w:rPr>
          <w:rFonts w:ascii="Arial" w:hAnsi="Arial" w:cs="Arial"/>
          <w:color w:val="000000" w:themeColor="text1"/>
          <w:sz w:val="22"/>
          <w:szCs w:val="22"/>
        </w:rPr>
        <w:t>rMT</w:t>
      </w:r>
      <w:r w:rsidR="00B66732">
        <w:rPr>
          <w:rFonts w:ascii="Arial" w:hAnsi="Arial" w:cs="Arial"/>
          <w:color w:val="000000" w:themeColor="text1"/>
          <w:sz w:val="22"/>
          <w:szCs w:val="22"/>
        </w:rPr>
        <w:t>)</w:t>
      </w:r>
      <w:r w:rsidRPr="00244866">
        <w:rPr>
          <w:rFonts w:ascii="Arial" w:hAnsi="Arial" w:cs="Arial"/>
          <w:color w:val="000000" w:themeColor="text1"/>
          <w:sz w:val="22"/>
          <w:szCs w:val="22"/>
        </w:rPr>
        <w:t xml:space="preserve"> by administering single TMS pulses to the hand area of the left motor cortex. rMT was defined as the lowest percentage of stimulator output required to evoke 5 visible thumb movements from 10 pulses.</w:t>
      </w:r>
    </w:p>
    <w:p w14:paraId="5EC97028" w14:textId="30F8CC4E" w:rsidR="00E40B0F" w:rsidRPr="00C5149C" w:rsidRDefault="00E40B0F"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 xml:space="preserve">Day 1: </w:t>
      </w:r>
      <w:r w:rsidR="00A47AE5" w:rsidRPr="00483AFF">
        <w:rPr>
          <w:rFonts w:ascii="Arial" w:hAnsi="Arial" w:cs="Arial"/>
          <w:b/>
          <w:bCs/>
          <w:i w:val="0"/>
          <w:iCs w:val="0"/>
          <w:color w:val="000000" w:themeColor="text1"/>
          <w:sz w:val="22"/>
          <w:szCs w:val="22"/>
        </w:rPr>
        <w:t>Discrimination task</w:t>
      </w:r>
    </w:p>
    <w:p w14:paraId="2A1CE39F" w14:textId="25F937F1" w:rsidR="00B4403E" w:rsidRPr="00D8455D" w:rsidRDefault="00F321D3" w:rsidP="0091089C">
      <w:pPr>
        <w:spacing w:after="120"/>
        <w:rPr>
          <w:rFonts w:ascii="Arial" w:hAnsi="Arial" w:cs="Arial"/>
          <w:color w:val="000000" w:themeColor="text1"/>
          <w:sz w:val="22"/>
          <w:szCs w:val="22"/>
        </w:rPr>
      </w:pPr>
      <w:r>
        <w:rPr>
          <w:rFonts w:ascii="Arial" w:hAnsi="Arial" w:cs="Arial"/>
          <w:color w:val="000000" w:themeColor="text1"/>
          <w:sz w:val="22"/>
          <w:szCs w:val="22"/>
        </w:rPr>
        <w:t>Participants</w:t>
      </w:r>
      <w:r w:rsidR="00A7158C" w:rsidRPr="00244866">
        <w:rPr>
          <w:rFonts w:ascii="Arial" w:hAnsi="Arial" w:cs="Arial"/>
          <w:color w:val="000000" w:themeColor="text1"/>
          <w:sz w:val="22"/>
          <w:szCs w:val="22"/>
        </w:rPr>
        <w:t xml:space="preserve"> first </w:t>
      </w:r>
      <w:r w:rsidR="00B216F1">
        <w:rPr>
          <w:rFonts w:ascii="Arial" w:hAnsi="Arial" w:cs="Arial"/>
          <w:color w:val="000000" w:themeColor="text1"/>
          <w:sz w:val="22"/>
          <w:szCs w:val="22"/>
        </w:rPr>
        <w:t>underwent a TMS session</w:t>
      </w:r>
      <w:r w:rsidR="00DF3891">
        <w:rPr>
          <w:rFonts w:ascii="Arial" w:hAnsi="Arial" w:cs="Arial"/>
          <w:color w:val="000000" w:themeColor="text1"/>
          <w:sz w:val="22"/>
          <w:szCs w:val="22"/>
        </w:rPr>
        <w:t xml:space="preserve"> (cTBS or sham</w:t>
      </w:r>
      <w:r w:rsidR="005845C7">
        <w:rPr>
          <w:rFonts w:ascii="Arial" w:hAnsi="Arial" w:cs="Arial"/>
          <w:color w:val="000000" w:themeColor="text1"/>
          <w:sz w:val="22"/>
          <w:szCs w:val="22"/>
        </w:rPr>
        <w:t>, see below</w:t>
      </w:r>
      <w:r w:rsidR="00DF3891">
        <w:rPr>
          <w:rFonts w:ascii="Arial" w:hAnsi="Arial" w:cs="Arial"/>
          <w:color w:val="000000" w:themeColor="text1"/>
          <w:sz w:val="22"/>
          <w:szCs w:val="22"/>
        </w:rPr>
        <w:t>)</w:t>
      </w:r>
      <w:r w:rsidR="00B216F1">
        <w:rPr>
          <w:rFonts w:ascii="Arial" w:hAnsi="Arial" w:cs="Arial"/>
          <w:color w:val="000000" w:themeColor="text1"/>
          <w:sz w:val="22"/>
          <w:szCs w:val="22"/>
        </w:rPr>
        <w:t xml:space="preserve">, </w:t>
      </w:r>
      <w:r w:rsidR="001425CF" w:rsidRPr="00244866">
        <w:rPr>
          <w:rFonts w:ascii="Arial" w:hAnsi="Arial" w:cs="Arial"/>
          <w:color w:val="000000" w:themeColor="text1"/>
          <w:sz w:val="22"/>
          <w:szCs w:val="22"/>
        </w:rPr>
        <w:t xml:space="preserve">followed by </w:t>
      </w:r>
      <w:r w:rsidR="00BD5E71" w:rsidRPr="00244866">
        <w:rPr>
          <w:rFonts w:ascii="Arial" w:hAnsi="Arial" w:cs="Arial"/>
          <w:color w:val="000000" w:themeColor="text1"/>
          <w:sz w:val="22"/>
          <w:szCs w:val="22"/>
        </w:rPr>
        <w:t>a resting-state scan</w:t>
      </w:r>
      <w:r w:rsidR="007B43DC" w:rsidRPr="00244866">
        <w:rPr>
          <w:rFonts w:ascii="Arial" w:hAnsi="Arial" w:cs="Arial"/>
          <w:color w:val="000000" w:themeColor="text1"/>
          <w:sz w:val="22"/>
          <w:szCs w:val="22"/>
        </w:rPr>
        <w:t xml:space="preserve">. </w:t>
      </w:r>
      <w:r w:rsidR="00F6456F" w:rsidRPr="00244866">
        <w:rPr>
          <w:rFonts w:ascii="Arial" w:hAnsi="Arial" w:cs="Arial"/>
          <w:color w:val="000000" w:themeColor="text1"/>
          <w:sz w:val="22"/>
          <w:szCs w:val="22"/>
        </w:rPr>
        <w:t xml:space="preserve">Then </w:t>
      </w:r>
      <w:r w:rsidR="002111AE">
        <w:rPr>
          <w:rFonts w:ascii="Arial" w:hAnsi="Arial" w:cs="Arial"/>
          <w:color w:val="000000" w:themeColor="text1"/>
          <w:sz w:val="22"/>
          <w:szCs w:val="22"/>
        </w:rPr>
        <w:t xml:space="preserve">they completed five </w:t>
      </w:r>
      <w:r w:rsidR="00A7158C" w:rsidRPr="00244866">
        <w:rPr>
          <w:rFonts w:ascii="Arial" w:hAnsi="Arial" w:cs="Arial"/>
          <w:color w:val="000000" w:themeColor="text1"/>
          <w:sz w:val="22"/>
          <w:szCs w:val="22"/>
        </w:rPr>
        <w:t xml:space="preserve">runs of </w:t>
      </w:r>
      <w:r w:rsidR="00BB2D84">
        <w:rPr>
          <w:rFonts w:ascii="Arial" w:hAnsi="Arial" w:cs="Arial"/>
          <w:color w:val="000000" w:themeColor="text1"/>
          <w:sz w:val="22"/>
          <w:szCs w:val="22"/>
        </w:rPr>
        <w:t>a</w:t>
      </w:r>
      <w:r w:rsidR="00A7158C" w:rsidRPr="00244866">
        <w:rPr>
          <w:rFonts w:ascii="Arial" w:hAnsi="Arial" w:cs="Arial"/>
          <w:color w:val="000000" w:themeColor="text1"/>
          <w:sz w:val="22"/>
          <w:szCs w:val="22"/>
        </w:rPr>
        <w:t xml:space="preserve"> </w:t>
      </w:r>
      <w:r w:rsidR="00E6089B">
        <w:rPr>
          <w:rFonts w:ascii="Arial" w:hAnsi="Arial" w:cs="Arial"/>
          <w:color w:val="000000" w:themeColor="text1"/>
          <w:sz w:val="22"/>
          <w:szCs w:val="22"/>
        </w:rPr>
        <w:t>discrimination</w:t>
      </w:r>
      <w:r w:rsidR="00A7158C" w:rsidRPr="00244866">
        <w:rPr>
          <w:rFonts w:ascii="Arial" w:hAnsi="Arial" w:cs="Arial"/>
          <w:color w:val="000000" w:themeColor="text1"/>
          <w:sz w:val="22"/>
          <w:szCs w:val="22"/>
        </w:rPr>
        <w:t xml:space="preserve"> task</w:t>
      </w:r>
      <w:r w:rsidR="00F6456F" w:rsidRPr="00244866">
        <w:rPr>
          <w:rFonts w:ascii="Arial" w:hAnsi="Arial" w:cs="Arial"/>
          <w:color w:val="000000" w:themeColor="text1"/>
          <w:sz w:val="22"/>
          <w:szCs w:val="22"/>
        </w:rPr>
        <w:t xml:space="preserve">. </w:t>
      </w:r>
      <w:r w:rsidR="00FC3D18">
        <w:rPr>
          <w:rFonts w:ascii="Arial" w:hAnsi="Arial" w:cs="Arial"/>
          <w:color w:val="000000" w:themeColor="text1"/>
          <w:sz w:val="22"/>
          <w:szCs w:val="22"/>
        </w:rPr>
        <w:t>In</w:t>
      </w:r>
      <w:r w:rsidR="00104B6B">
        <w:rPr>
          <w:rFonts w:ascii="Arial" w:hAnsi="Arial" w:cs="Arial"/>
          <w:color w:val="000000" w:themeColor="text1"/>
          <w:sz w:val="22"/>
          <w:szCs w:val="22"/>
        </w:rPr>
        <w:t xml:space="preserve"> each trial, </w:t>
      </w:r>
      <w:r>
        <w:rPr>
          <w:rFonts w:ascii="Arial" w:hAnsi="Arial" w:cs="Arial"/>
          <w:color w:val="000000" w:themeColor="text1"/>
          <w:sz w:val="22"/>
          <w:szCs w:val="22"/>
        </w:rPr>
        <w:t>participants</w:t>
      </w:r>
      <w:r w:rsidR="002C03C1" w:rsidRPr="00244866">
        <w:rPr>
          <w:rFonts w:ascii="Arial" w:hAnsi="Arial" w:cs="Arial"/>
          <w:color w:val="000000" w:themeColor="text1"/>
          <w:sz w:val="22"/>
          <w:szCs w:val="22"/>
        </w:rPr>
        <w:t xml:space="preserve"> chose</w:t>
      </w:r>
      <w:r w:rsidR="00E470DB">
        <w:rPr>
          <w:rFonts w:ascii="Arial" w:hAnsi="Arial" w:cs="Arial"/>
          <w:color w:val="000000" w:themeColor="text1"/>
          <w:sz w:val="22"/>
          <w:szCs w:val="22"/>
        </w:rPr>
        <w:t xml:space="preserve"> between two </w:t>
      </w:r>
      <w:r w:rsidR="00A27507">
        <w:rPr>
          <w:rFonts w:ascii="Arial" w:hAnsi="Arial" w:cs="Arial"/>
          <w:color w:val="000000" w:themeColor="text1"/>
          <w:sz w:val="22"/>
          <w:szCs w:val="22"/>
        </w:rPr>
        <w:t xml:space="preserve">fractal </w:t>
      </w:r>
      <w:r w:rsidR="00E470DB">
        <w:rPr>
          <w:rFonts w:ascii="Arial" w:hAnsi="Arial" w:cs="Arial"/>
          <w:color w:val="000000" w:themeColor="text1"/>
          <w:sz w:val="22"/>
          <w:szCs w:val="22"/>
        </w:rPr>
        <w:t>stimuli</w:t>
      </w:r>
      <w:r w:rsidR="00FC3D18">
        <w:rPr>
          <w:rFonts w:ascii="Arial" w:hAnsi="Arial" w:cs="Arial"/>
          <w:color w:val="000000" w:themeColor="text1"/>
          <w:sz w:val="22"/>
          <w:szCs w:val="22"/>
        </w:rPr>
        <w:t xml:space="preserve">: </w:t>
      </w:r>
      <w:r w:rsidR="00E470DB">
        <w:rPr>
          <w:rFonts w:ascii="Arial" w:hAnsi="Arial" w:cs="Arial"/>
          <w:color w:val="000000" w:themeColor="text1"/>
          <w:sz w:val="22"/>
          <w:szCs w:val="22"/>
        </w:rPr>
        <w:t xml:space="preserve">one associated with a savory or sweet odor, and </w:t>
      </w:r>
      <w:r w:rsidR="00FC3D18">
        <w:rPr>
          <w:rFonts w:ascii="Arial" w:hAnsi="Arial" w:cs="Arial"/>
          <w:color w:val="000000" w:themeColor="text1"/>
          <w:sz w:val="22"/>
          <w:szCs w:val="22"/>
        </w:rPr>
        <w:t>the other</w:t>
      </w:r>
      <w:r w:rsidR="00E470DB">
        <w:rPr>
          <w:rFonts w:ascii="Arial" w:hAnsi="Arial" w:cs="Arial"/>
          <w:color w:val="000000" w:themeColor="text1"/>
          <w:sz w:val="22"/>
          <w:szCs w:val="22"/>
        </w:rPr>
        <w:t xml:space="preserve"> with clean air. </w:t>
      </w:r>
      <w:r w:rsidR="00CE4DCF">
        <w:rPr>
          <w:rFonts w:ascii="Arial" w:hAnsi="Arial" w:cs="Arial"/>
          <w:color w:val="000000" w:themeColor="text1"/>
          <w:sz w:val="22"/>
          <w:szCs w:val="22"/>
        </w:rPr>
        <w:t xml:space="preserve">Stimuli were displayed for 3 seconds, followed by a </w:t>
      </w:r>
      <w:r w:rsidR="007E21B9">
        <w:rPr>
          <w:rFonts w:ascii="Arial" w:hAnsi="Arial" w:cs="Arial"/>
          <w:color w:val="000000" w:themeColor="text1"/>
          <w:sz w:val="22"/>
          <w:szCs w:val="22"/>
        </w:rPr>
        <w:t>choice</w:t>
      </w:r>
      <w:r w:rsidR="00CE4DCF">
        <w:rPr>
          <w:rFonts w:ascii="Arial" w:hAnsi="Arial" w:cs="Arial"/>
          <w:color w:val="000000" w:themeColor="text1"/>
          <w:sz w:val="22"/>
          <w:szCs w:val="22"/>
        </w:rPr>
        <w:t xml:space="preserve"> phase (maximum 3 seconds). If participants selected a stimulus leading to an odor, the odor was delivered for 2 seconds. The inter-trial interval ranged from 4 to 8 seconds. </w:t>
      </w:r>
      <w:r w:rsidR="005D7ABC">
        <w:rPr>
          <w:rFonts w:ascii="Arial" w:hAnsi="Arial" w:cs="Arial"/>
          <w:color w:val="000000" w:themeColor="text1"/>
          <w:sz w:val="22"/>
          <w:szCs w:val="22"/>
        </w:rPr>
        <w:t xml:space="preserve">Each run </w:t>
      </w:r>
      <w:r w:rsidR="00D8455D">
        <w:rPr>
          <w:rFonts w:ascii="Arial" w:hAnsi="Arial" w:cs="Arial"/>
          <w:color w:val="000000" w:themeColor="text1"/>
          <w:sz w:val="22"/>
          <w:szCs w:val="22"/>
        </w:rPr>
        <w:t>consisted of</w:t>
      </w:r>
      <w:r w:rsidR="005D7ABC">
        <w:rPr>
          <w:rFonts w:ascii="Arial" w:hAnsi="Arial" w:cs="Arial"/>
          <w:color w:val="000000" w:themeColor="text1"/>
          <w:sz w:val="22"/>
          <w:szCs w:val="22"/>
        </w:rPr>
        <w:t xml:space="preserve"> </w:t>
      </w:r>
      <w:r w:rsidR="006042E4">
        <w:rPr>
          <w:rFonts w:ascii="Arial" w:hAnsi="Arial" w:cs="Arial"/>
          <w:color w:val="000000" w:themeColor="text1"/>
          <w:sz w:val="22"/>
          <w:szCs w:val="22"/>
        </w:rPr>
        <w:t>24</w:t>
      </w:r>
      <w:r w:rsidR="005D7ABC">
        <w:rPr>
          <w:rFonts w:ascii="Arial" w:hAnsi="Arial" w:cs="Arial"/>
          <w:color w:val="000000" w:themeColor="text1"/>
          <w:sz w:val="22"/>
          <w:szCs w:val="22"/>
        </w:rPr>
        <w:t xml:space="preserve"> trials</w:t>
      </w:r>
      <w:r w:rsidR="00D8455D">
        <w:rPr>
          <w:rFonts w:ascii="Arial" w:hAnsi="Arial" w:cs="Arial"/>
          <w:color w:val="000000" w:themeColor="text1"/>
          <w:sz w:val="22"/>
          <w:szCs w:val="22"/>
        </w:rPr>
        <w:t xml:space="preserve">, using four groups of stimulus pairs: two sets (A and B) crossed with </w:t>
      </w:r>
      <w:r w:rsidR="002C03C1" w:rsidRPr="00244866">
        <w:rPr>
          <w:rFonts w:ascii="Arial" w:hAnsi="Arial" w:cs="Arial"/>
          <w:color w:val="000000" w:themeColor="text1"/>
          <w:sz w:val="22"/>
          <w:szCs w:val="22"/>
        </w:rPr>
        <w:t xml:space="preserve">sweet/savory odors. </w:t>
      </w:r>
      <w:r w:rsidR="00BC33DD">
        <w:rPr>
          <w:rFonts w:ascii="Arial" w:hAnsi="Arial" w:cs="Arial"/>
          <w:color w:val="000000" w:themeColor="text1"/>
          <w:sz w:val="22"/>
          <w:szCs w:val="22"/>
        </w:rPr>
        <w:t xml:space="preserve">Each combination </w:t>
      </w:r>
      <w:r w:rsidR="0080352F">
        <w:rPr>
          <w:rFonts w:ascii="Arial" w:hAnsi="Arial" w:cs="Arial"/>
          <w:color w:val="000000" w:themeColor="text1"/>
          <w:sz w:val="22"/>
          <w:szCs w:val="22"/>
        </w:rPr>
        <w:t>had</w:t>
      </w:r>
      <w:r w:rsidR="00BC33DD">
        <w:rPr>
          <w:rFonts w:ascii="Arial" w:hAnsi="Arial" w:cs="Arial"/>
          <w:color w:val="000000" w:themeColor="text1"/>
          <w:sz w:val="22"/>
          <w:szCs w:val="22"/>
        </w:rPr>
        <w:t xml:space="preserve"> three</w:t>
      </w:r>
      <w:r w:rsidR="002F55C5">
        <w:rPr>
          <w:rFonts w:ascii="Arial" w:hAnsi="Arial" w:cs="Arial"/>
          <w:color w:val="000000" w:themeColor="text1"/>
          <w:sz w:val="22"/>
          <w:szCs w:val="22"/>
        </w:rPr>
        <w:t xml:space="preserve"> non-overlapping</w:t>
      </w:r>
      <w:r w:rsidR="00BC33DD">
        <w:rPr>
          <w:rFonts w:ascii="Arial" w:hAnsi="Arial" w:cs="Arial"/>
          <w:color w:val="000000" w:themeColor="text1"/>
          <w:sz w:val="22"/>
          <w:szCs w:val="22"/>
        </w:rPr>
        <w:t xml:space="preserve"> </w:t>
      </w:r>
      <w:r w:rsidR="0080352F">
        <w:rPr>
          <w:rFonts w:ascii="Arial" w:hAnsi="Arial" w:cs="Arial"/>
          <w:color w:val="000000" w:themeColor="text1"/>
          <w:sz w:val="22"/>
          <w:szCs w:val="22"/>
        </w:rPr>
        <w:t>stimulus pairs</w:t>
      </w:r>
      <w:r w:rsidR="001D67AE">
        <w:rPr>
          <w:rFonts w:ascii="Arial" w:hAnsi="Arial" w:cs="Arial"/>
          <w:color w:val="000000" w:themeColor="text1"/>
          <w:sz w:val="22"/>
          <w:szCs w:val="22"/>
        </w:rPr>
        <w:t xml:space="preserve">, </w:t>
      </w:r>
      <w:r w:rsidR="0080352F">
        <w:rPr>
          <w:rFonts w:ascii="Arial" w:hAnsi="Arial" w:cs="Arial"/>
          <w:color w:val="000000" w:themeColor="text1"/>
          <w:sz w:val="22"/>
          <w:szCs w:val="22"/>
        </w:rPr>
        <w:t>resulting in</w:t>
      </w:r>
      <w:r w:rsidR="001D67AE">
        <w:rPr>
          <w:rFonts w:ascii="Arial" w:hAnsi="Arial" w:cs="Arial"/>
          <w:color w:val="000000" w:themeColor="text1"/>
          <w:sz w:val="22"/>
          <w:szCs w:val="22"/>
        </w:rPr>
        <w:t xml:space="preserve"> 24 distinct </w:t>
      </w:r>
      <w:r w:rsidR="00DB2610">
        <w:rPr>
          <w:rFonts w:ascii="Arial" w:hAnsi="Arial" w:cs="Arial"/>
          <w:color w:val="000000" w:themeColor="text1"/>
          <w:sz w:val="22"/>
          <w:szCs w:val="22"/>
        </w:rPr>
        <w:t>fractals</w:t>
      </w:r>
      <w:r w:rsidR="001D67AE">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Each</w:t>
      </w:r>
      <w:r w:rsidR="00BC33DD">
        <w:rPr>
          <w:rFonts w:ascii="Arial" w:hAnsi="Arial" w:cs="Arial"/>
          <w:color w:val="000000" w:themeColor="text1"/>
          <w:sz w:val="22"/>
          <w:szCs w:val="22"/>
        </w:rPr>
        <w:t xml:space="preserve"> pair was presented twice </w:t>
      </w:r>
      <w:r w:rsidR="00BC33DD" w:rsidRPr="00625CCD">
        <w:rPr>
          <w:rFonts w:ascii="Arial" w:hAnsi="Arial" w:cs="Arial"/>
          <w:color w:val="000000" w:themeColor="text1"/>
          <w:sz w:val="22"/>
          <w:szCs w:val="22"/>
        </w:rPr>
        <w:t>to counterbalance</w:t>
      </w:r>
      <w:r w:rsidR="00BC33DD">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left and right</w:t>
      </w:r>
      <w:r w:rsidR="00BC33DD">
        <w:rPr>
          <w:rFonts w:ascii="Arial" w:hAnsi="Arial" w:cs="Arial"/>
          <w:color w:val="000000" w:themeColor="text1"/>
          <w:sz w:val="22"/>
          <w:szCs w:val="22"/>
        </w:rPr>
        <w:t xml:space="preserve"> positions</w:t>
      </w:r>
      <w:r w:rsidR="00BC33DD" w:rsidRPr="00625CCD">
        <w:rPr>
          <w:rFonts w:ascii="Arial" w:hAnsi="Arial" w:cs="Arial"/>
          <w:color w:val="000000" w:themeColor="text1"/>
          <w:sz w:val="22"/>
          <w:szCs w:val="22"/>
        </w:rPr>
        <w:t>.</w:t>
      </w:r>
      <w:r w:rsidR="00BC33DD">
        <w:rPr>
          <w:rFonts w:ascii="Arial" w:hAnsi="Arial" w:cs="Arial"/>
          <w:color w:val="000000" w:themeColor="text1"/>
          <w:sz w:val="22"/>
          <w:szCs w:val="22"/>
        </w:rPr>
        <w:t xml:space="preserve"> </w:t>
      </w:r>
      <w:r w:rsidR="002C03C1" w:rsidRPr="00244866">
        <w:rPr>
          <w:rFonts w:ascii="Arial" w:hAnsi="Arial" w:cs="Arial"/>
          <w:color w:val="000000" w:themeColor="text1"/>
          <w:sz w:val="22"/>
          <w:szCs w:val="22"/>
        </w:rPr>
        <w:t>Choice and response times were recorded for each trial</w:t>
      </w:r>
      <w:r w:rsidR="0049506A">
        <w:rPr>
          <w:rFonts w:ascii="Arial" w:hAnsi="Arial" w:cs="Arial"/>
          <w:color w:val="000000" w:themeColor="text1"/>
          <w:sz w:val="22"/>
          <w:szCs w:val="22"/>
        </w:rPr>
        <w:t>, and d</w:t>
      </w:r>
      <w:r w:rsidR="000E4836">
        <w:rPr>
          <w:rFonts w:ascii="ArialMT" w:hAnsi="ArialMT"/>
          <w:sz w:val="22"/>
          <w:szCs w:val="22"/>
        </w:rPr>
        <w:t xml:space="preserve">ifferent </w:t>
      </w:r>
      <w:r w:rsidR="00F7307C">
        <w:rPr>
          <w:rFonts w:ascii="ArialMT" w:hAnsi="ArialMT"/>
          <w:sz w:val="22"/>
          <w:szCs w:val="22"/>
        </w:rPr>
        <w:t>fractals</w:t>
      </w:r>
      <w:r w:rsidR="000E4836">
        <w:rPr>
          <w:rFonts w:ascii="ArialMT" w:hAnsi="ArialMT"/>
          <w:sz w:val="22"/>
          <w:szCs w:val="22"/>
        </w:rPr>
        <w:t xml:space="preserve"> were used across the three sessions. </w:t>
      </w:r>
    </w:p>
    <w:p w14:paraId="496879CF" w14:textId="69822D1D" w:rsidR="00F53B9E" w:rsidRPr="00483AFF" w:rsidRDefault="003C3CCD"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 xml:space="preserve">Day 2: </w:t>
      </w:r>
      <w:r w:rsidR="00185050" w:rsidRPr="00483AFF">
        <w:rPr>
          <w:rFonts w:ascii="Arial" w:hAnsi="Arial" w:cs="Arial"/>
          <w:b/>
          <w:bCs/>
          <w:i w:val="0"/>
          <w:iCs w:val="0"/>
          <w:color w:val="000000" w:themeColor="text1"/>
          <w:sz w:val="22"/>
          <w:szCs w:val="22"/>
        </w:rPr>
        <w:t xml:space="preserve">Meal consumption and </w:t>
      </w:r>
      <w:r w:rsidR="00DA0E3E" w:rsidRPr="00483AFF">
        <w:rPr>
          <w:rFonts w:ascii="Arial" w:hAnsi="Arial" w:cs="Arial"/>
          <w:b/>
          <w:bCs/>
          <w:i w:val="0"/>
          <w:iCs w:val="0"/>
          <w:color w:val="000000" w:themeColor="text1"/>
          <w:sz w:val="22"/>
          <w:szCs w:val="22"/>
        </w:rPr>
        <w:t>choice task</w:t>
      </w:r>
    </w:p>
    <w:p w14:paraId="32D1F304" w14:textId="6AEA68C2" w:rsidR="00BF541E" w:rsidRPr="00365D66" w:rsidRDefault="00410454" w:rsidP="0091089C">
      <w:pPr>
        <w:spacing w:after="120"/>
        <w:rPr>
          <w:rFonts w:ascii="Arial" w:hAnsi="Arial" w:cs="Arial"/>
          <w:sz w:val="22"/>
          <w:szCs w:val="22"/>
        </w:rPr>
      </w:pPr>
      <w:r w:rsidRPr="006E260B">
        <w:rPr>
          <w:rFonts w:ascii="Arial" w:hAnsi="Arial" w:cs="Arial"/>
          <w:sz w:val="22"/>
          <w:szCs w:val="22"/>
        </w:rPr>
        <w:t>Day 2 start</w:t>
      </w:r>
      <w:r w:rsidR="00C21472">
        <w:rPr>
          <w:rFonts w:ascii="Arial" w:hAnsi="Arial" w:cs="Arial"/>
          <w:sz w:val="22"/>
          <w:szCs w:val="22"/>
        </w:rPr>
        <w:t>ed</w:t>
      </w:r>
      <w:r w:rsidRPr="006E260B">
        <w:rPr>
          <w:rFonts w:ascii="Arial" w:hAnsi="Arial" w:cs="Arial"/>
          <w:sz w:val="22"/>
          <w:szCs w:val="22"/>
        </w:rPr>
        <w:t xml:space="preserve"> with</w:t>
      </w:r>
      <w:r w:rsidR="00F00FFE">
        <w:rPr>
          <w:rFonts w:ascii="Arial" w:hAnsi="Arial" w:cs="Arial"/>
          <w:sz w:val="22"/>
          <w:szCs w:val="22"/>
        </w:rPr>
        <w:t xml:space="preserve"> an odor pleasantness rating </w:t>
      </w:r>
      <w:r w:rsidR="002D6766">
        <w:rPr>
          <w:rFonts w:ascii="Arial" w:hAnsi="Arial" w:cs="Arial"/>
          <w:sz w:val="22"/>
          <w:szCs w:val="22"/>
        </w:rPr>
        <w:t xml:space="preserve">followed by </w:t>
      </w:r>
      <w:r w:rsidRPr="006E260B">
        <w:rPr>
          <w:rFonts w:ascii="Arial" w:hAnsi="Arial" w:cs="Arial"/>
          <w:sz w:val="22"/>
          <w:szCs w:val="22"/>
        </w:rPr>
        <w:t>a choice task</w:t>
      </w:r>
      <w:r w:rsidR="00780B47">
        <w:rPr>
          <w:rFonts w:ascii="Arial" w:hAnsi="Arial" w:cs="Arial"/>
          <w:sz w:val="22"/>
          <w:szCs w:val="22"/>
        </w:rPr>
        <w:t xml:space="preserve"> (pre-meal)</w:t>
      </w:r>
      <w:r w:rsidRPr="006E260B">
        <w:rPr>
          <w:rFonts w:ascii="Arial" w:hAnsi="Arial" w:cs="Arial"/>
          <w:sz w:val="22"/>
          <w:szCs w:val="22"/>
        </w:rPr>
        <w:t xml:space="preserve"> where participants selected between pairs of stimuli. </w:t>
      </w:r>
      <w:r w:rsidR="002D6766">
        <w:rPr>
          <w:rFonts w:ascii="Arial" w:hAnsi="Arial" w:cs="Arial"/>
          <w:sz w:val="22"/>
          <w:szCs w:val="22"/>
        </w:rPr>
        <w:t>Afterwards</w:t>
      </w:r>
      <w:r w:rsidR="00C21472">
        <w:rPr>
          <w:rFonts w:ascii="Arial" w:hAnsi="Arial" w:cs="Arial"/>
          <w:sz w:val="22"/>
          <w:szCs w:val="22"/>
        </w:rPr>
        <w:t>, participants underwent a TMS session</w:t>
      </w:r>
      <w:r w:rsidR="002D6766">
        <w:rPr>
          <w:rFonts w:ascii="Arial" w:hAnsi="Arial" w:cs="Arial"/>
          <w:sz w:val="22"/>
          <w:szCs w:val="22"/>
        </w:rPr>
        <w:t xml:space="preserve"> and then</w:t>
      </w:r>
      <w:r w:rsidR="00BF652B" w:rsidRPr="006E260B">
        <w:rPr>
          <w:rFonts w:ascii="Arial" w:hAnsi="Arial" w:cs="Arial"/>
          <w:color w:val="000000" w:themeColor="text1"/>
          <w:sz w:val="22"/>
          <w:szCs w:val="22"/>
        </w:rPr>
        <w:t xml:space="preserve"> had a meal</w:t>
      </w:r>
      <w:r w:rsidR="00DB7E8E">
        <w:rPr>
          <w:rFonts w:ascii="Arial" w:hAnsi="Arial" w:cs="Arial"/>
          <w:color w:val="000000" w:themeColor="text1"/>
          <w:sz w:val="22"/>
          <w:szCs w:val="22"/>
        </w:rPr>
        <w:t xml:space="preserve"> </w:t>
      </w:r>
      <w:r w:rsidR="001F3FD8">
        <w:rPr>
          <w:rFonts w:ascii="Arial" w:hAnsi="Arial" w:cs="Arial"/>
          <w:color w:val="000000" w:themeColor="text1"/>
          <w:sz w:val="22"/>
          <w:szCs w:val="22"/>
        </w:rPr>
        <w:t>carefully</w:t>
      </w:r>
      <w:r w:rsidR="002D6766">
        <w:rPr>
          <w:rFonts w:ascii="Arial" w:hAnsi="Arial" w:cs="Arial"/>
          <w:color w:val="000000" w:themeColor="text1"/>
          <w:sz w:val="22"/>
          <w:szCs w:val="22"/>
        </w:rPr>
        <w:t xml:space="preserve"> matched</w:t>
      </w:r>
      <w:r w:rsidR="00DB7E8E">
        <w:rPr>
          <w:rFonts w:ascii="Arial" w:hAnsi="Arial" w:cs="Arial"/>
          <w:color w:val="000000" w:themeColor="text1"/>
          <w:sz w:val="22"/>
          <w:szCs w:val="22"/>
        </w:rPr>
        <w:t xml:space="preserve"> in flavor</w:t>
      </w:r>
      <w:r w:rsidR="002D6766">
        <w:rPr>
          <w:rFonts w:ascii="Arial" w:hAnsi="Arial" w:cs="Arial"/>
          <w:color w:val="000000" w:themeColor="text1"/>
          <w:sz w:val="22"/>
          <w:szCs w:val="22"/>
        </w:rPr>
        <w:t xml:space="preserve"> to </w:t>
      </w:r>
      <w:r w:rsidR="00715F48">
        <w:rPr>
          <w:rFonts w:ascii="Arial" w:hAnsi="Arial" w:cs="Arial"/>
          <w:color w:val="000000" w:themeColor="text1"/>
          <w:sz w:val="22"/>
          <w:szCs w:val="22"/>
        </w:rPr>
        <w:t>either the sweet or savory food odor</w:t>
      </w:r>
      <w:r w:rsidR="000440AB">
        <w:rPr>
          <w:rFonts w:ascii="Arial" w:hAnsi="Arial" w:cs="Arial"/>
          <w:color w:val="000000" w:themeColor="text1"/>
          <w:sz w:val="22"/>
          <w:szCs w:val="22"/>
        </w:rPr>
        <w:t xml:space="preserve"> </w:t>
      </w:r>
      <w:r w:rsidR="001F3FD8">
        <w:rPr>
          <w:rFonts w:ascii="Arial" w:hAnsi="Arial" w:cs="Arial"/>
          <w:color w:val="000000" w:themeColor="text1"/>
          <w:sz w:val="22"/>
          <w:szCs w:val="22"/>
        </w:rPr>
        <w:t xml:space="preserve">used in their </w:t>
      </w:r>
      <w:r w:rsidR="0084535C">
        <w:rPr>
          <w:rFonts w:ascii="Arial" w:hAnsi="Arial" w:cs="Arial"/>
          <w:color w:val="000000" w:themeColor="text1"/>
          <w:sz w:val="22"/>
          <w:szCs w:val="22"/>
        </w:rPr>
        <w:t>task</w:t>
      </w:r>
      <w:r w:rsidR="00715F48">
        <w:rPr>
          <w:rFonts w:ascii="Arial" w:hAnsi="Arial" w:cs="Arial"/>
          <w:color w:val="000000" w:themeColor="text1"/>
          <w:sz w:val="22"/>
          <w:szCs w:val="22"/>
        </w:rPr>
        <w:t>.</w:t>
      </w:r>
      <w:r w:rsidR="00395ECE">
        <w:rPr>
          <w:rFonts w:ascii="Arial" w:hAnsi="Arial" w:cs="Arial"/>
          <w:color w:val="000000" w:themeColor="text1"/>
          <w:sz w:val="22"/>
          <w:szCs w:val="22"/>
        </w:rPr>
        <w:t xml:space="preserve"> </w:t>
      </w:r>
      <w:r w:rsidR="00395ECE" w:rsidRPr="00395ECE">
        <w:rPr>
          <w:rFonts w:ascii="Arial" w:hAnsi="Arial" w:cs="Arial"/>
          <w:color w:val="000000" w:themeColor="text1"/>
          <w:sz w:val="22"/>
          <w:szCs w:val="22"/>
        </w:rPr>
        <w:t>Following the meal, participants completed</w:t>
      </w:r>
      <w:r w:rsidR="00410145">
        <w:rPr>
          <w:rFonts w:ascii="Arial" w:hAnsi="Arial" w:cs="Arial"/>
          <w:color w:val="000000" w:themeColor="text1"/>
          <w:sz w:val="22"/>
          <w:szCs w:val="22"/>
        </w:rPr>
        <w:t xml:space="preserve"> another set of</w:t>
      </w:r>
      <w:r w:rsidR="00395ECE" w:rsidRPr="00395ECE">
        <w:rPr>
          <w:rFonts w:ascii="Arial" w:hAnsi="Arial" w:cs="Arial"/>
          <w:color w:val="000000" w:themeColor="text1"/>
          <w:sz w:val="22"/>
          <w:szCs w:val="22"/>
        </w:rPr>
        <w:t xml:space="preserve"> odor pleasantness ratings and </w:t>
      </w:r>
      <w:r w:rsidR="00F03CBD">
        <w:rPr>
          <w:rFonts w:ascii="Arial" w:hAnsi="Arial" w:cs="Arial"/>
          <w:color w:val="000000" w:themeColor="text1"/>
          <w:sz w:val="22"/>
          <w:szCs w:val="22"/>
        </w:rPr>
        <w:t>a second</w:t>
      </w:r>
      <w:r w:rsidR="00395ECE" w:rsidRPr="00395ECE">
        <w:rPr>
          <w:rFonts w:ascii="Arial" w:hAnsi="Arial" w:cs="Arial"/>
          <w:color w:val="000000" w:themeColor="text1"/>
          <w:sz w:val="22"/>
          <w:szCs w:val="22"/>
        </w:rPr>
        <w:t xml:space="preserve"> choice task</w:t>
      </w:r>
      <w:r w:rsidR="00780B47">
        <w:rPr>
          <w:rFonts w:ascii="Arial" w:hAnsi="Arial" w:cs="Arial"/>
          <w:color w:val="000000" w:themeColor="text1"/>
          <w:sz w:val="22"/>
          <w:szCs w:val="22"/>
        </w:rPr>
        <w:t xml:space="preserve"> (post-meal)</w:t>
      </w:r>
      <w:r w:rsidR="00647886">
        <w:rPr>
          <w:rFonts w:ascii="Arial" w:hAnsi="Arial" w:cs="Arial"/>
          <w:color w:val="000000" w:themeColor="text1"/>
          <w:sz w:val="22"/>
          <w:szCs w:val="22"/>
        </w:rPr>
        <w:t xml:space="preserve">. </w:t>
      </w:r>
      <w:r w:rsidR="00BC1716" w:rsidRPr="002152C4">
        <w:rPr>
          <w:rFonts w:ascii="Arial" w:hAnsi="Arial" w:cs="Arial"/>
          <w:color w:val="000000" w:themeColor="text1"/>
          <w:sz w:val="22"/>
          <w:szCs w:val="22"/>
        </w:rPr>
        <w:t xml:space="preserve">Both </w:t>
      </w:r>
      <w:r w:rsidR="00BC1716" w:rsidRPr="006E260B">
        <w:rPr>
          <w:rFonts w:ascii="Arial" w:hAnsi="Arial" w:cs="Arial"/>
          <w:color w:val="000000" w:themeColor="text1"/>
          <w:sz w:val="22"/>
          <w:szCs w:val="22"/>
        </w:rPr>
        <w:t xml:space="preserve">pre-meal </w:t>
      </w:r>
      <w:r w:rsidR="00BC1716">
        <w:rPr>
          <w:rFonts w:ascii="Arial" w:hAnsi="Arial" w:cs="Arial"/>
          <w:color w:val="000000" w:themeColor="text1"/>
          <w:sz w:val="22"/>
          <w:szCs w:val="22"/>
        </w:rPr>
        <w:t xml:space="preserve">and post-meal choice </w:t>
      </w:r>
      <w:r w:rsidR="00BC1716" w:rsidRPr="002152C4">
        <w:rPr>
          <w:rFonts w:ascii="Arial" w:hAnsi="Arial" w:cs="Arial"/>
          <w:color w:val="000000" w:themeColor="text1"/>
          <w:sz w:val="22"/>
          <w:szCs w:val="22"/>
        </w:rPr>
        <w:t>tasks instructed participants to choose based on their current odor preferences.</w:t>
      </w:r>
      <w:r w:rsidR="00BC1716">
        <w:rPr>
          <w:rFonts w:ascii="Arial" w:hAnsi="Arial" w:cs="Arial"/>
          <w:color w:val="000000" w:themeColor="text1"/>
          <w:sz w:val="22"/>
          <w:szCs w:val="22"/>
        </w:rPr>
        <w:t xml:space="preserve"> </w:t>
      </w:r>
      <w:r w:rsidR="003149FD" w:rsidRPr="006E260B">
        <w:rPr>
          <w:rFonts w:ascii="Arial" w:hAnsi="Arial" w:cs="Arial"/>
          <w:color w:val="000000" w:themeColor="text1"/>
          <w:sz w:val="22"/>
          <w:szCs w:val="22"/>
        </w:rPr>
        <w:t>In th</w:t>
      </w:r>
      <w:r w:rsidR="00BF652B" w:rsidRPr="006E260B">
        <w:rPr>
          <w:rFonts w:ascii="Arial" w:hAnsi="Arial" w:cs="Arial"/>
          <w:color w:val="000000" w:themeColor="text1"/>
          <w:sz w:val="22"/>
          <w:szCs w:val="22"/>
        </w:rPr>
        <w:t>e pre-meal</w:t>
      </w:r>
      <w:r w:rsidR="003149FD" w:rsidRPr="006E260B">
        <w:rPr>
          <w:rFonts w:ascii="Arial" w:hAnsi="Arial" w:cs="Arial"/>
          <w:color w:val="000000" w:themeColor="text1"/>
          <w:sz w:val="22"/>
          <w:szCs w:val="22"/>
        </w:rPr>
        <w:t xml:space="preserve"> choice task, </w:t>
      </w:r>
      <w:r w:rsidR="00974CC2" w:rsidRPr="006E260B">
        <w:rPr>
          <w:rFonts w:ascii="Arial" w:hAnsi="Arial" w:cs="Arial"/>
          <w:color w:val="000000" w:themeColor="text1"/>
          <w:sz w:val="22"/>
          <w:szCs w:val="22"/>
        </w:rPr>
        <w:t xml:space="preserve">participants received the odor associated with their </w:t>
      </w:r>
      <w:r w:rsidR="00BF541E">
        <w:rPr>
          <w:rFonts w:ascii="Arial" w:hAnsi="Arial" w:cs="Arial"/>
          <w:color w:val="000000" w:themeColor="text1"/>
          <w:sz w:val="22"/>
          <w:szCs w:val="22"/>
        </w:rPr>
        <w:t xml:space="preserve">selected stimulus. In the </w:t>
      </w:r>
      <w:r w:rsidR="00BF652B" w:rsidRPr="006E260B">
        <w:rPr>
          <w:rFonts w:ascii="Arial" w:hAnsi="Arial" w:cs="Arial"/>
          <w:color w:val="000000" w:themeColor="text1"/>
          <w:sz w:val="22"/>
          <w:szCs w:val="22"/>
        </w:rPr>
        <w:t>post-meal choice task,</w:t>
      </w:r>
      <w:r w:rsidR="00647886">
        <w:rPr>
          <w:rFonts w:ascii="Arial" w:hAnsi="Arial" w:cs="Arial"/>
          <w:color w:val="000000" w:themeColor="text1"/>
          <w:sz w:val="22"/>
          <w:szCs w:val="22"/>
        </w:rPr>
        <w:t xml:space="preserve"> </w:t>
      </w:r>
      <w:r w:rsidR="00D64723">
        <w:rPr>
          <w:rFonts w:ascii="Arial" w:hAnsi="Arial" w:cs="Arial"/>
          <w:color w:val="000000" w:themeColor="text1"/>
          <w:sz w:val="22"/>
          <w:szCs w:val="22"/>
        </w:rPr>
        <w:t xml:space="preserve">no odors were delivered </w:t>
      </w:r>
      <w:r w:rsidR="00BF541E">
        <w:rPr>
          <w:rFonts w:ascii="Arial" w:hAnsi="Arial" w:cs="Arial"/>
          <w:color w:val="000000" w:themeColor="text1"/>
          <w:sz w:val="22"/>
          <w:szCs w:val="22"/>
        </w:rPr>
        <w:t xml:space="preserve">immediately, but </w:t>
      </w:r>
      <w:r w:rsidR="00BF541E">
        <w:rPr>
          <w:rFonts w:ascii="Arial" w:hAnsi="Arial" w:cs="Arial"/>
          <w:color w:val="000000" w:themeColor="text1"/>
          <w:sz w:val="22"/>
          <w:szCs w:val="22"/>
        </w:rPr>
        <w:lastRenderedPageBreak/>
        <w:t xml:space="preserve">participants were told that </w:t>
      </w:r>
      <w:r w:rsidR="00BF541E" w:rsidRPr="006E260B">
        <w:rPr>
          <w:rFonts w:ascii="Arial" w:hAnsi="Arial" w:cs="Arial"/>
          <w:sz w:val="22"/>
          <w:szCs w:val="22"/>
        </w:rPr>
        <w:t>five</w:t>
      </w:r>
      <w:r w:rsidR="00365D66">
        <w:rPr>
          <w:rFonts w:ascii="Arial" w:hAnsi="Arial" w:cs="Arial"/>
          <w:sz w:val="22"/>
          <w:szCs w:val="22"/>
        </w:rPr>
        <w:t xml:space="preserve"> randomly selected</w:t>
      </w:r>
      <w:r w:rsidR="00BF541E" w:rsidRPr="006E260B">
        <w:rPr>
          <w:rFonts w:ascii="Arial" w:hAnsi="Arial" w:cs="Arial"/>
          <w:sz w:val="22"/>
          <w:szCs w:val="22"/>
        </w:rPr>
        <w:t xml:space="preserve"> trials</w:t>
      </w:r>
      <w:r w:rsidR="00365D66">
        <w:rPr>
          <w:rFonts w:ascii="Arial" w:hAnsi="Arial" w:cs="Arial"/>
          <w:sz w:val="22"/>
          <w:szCs w:val="22"/>
        </w:rPr>
        <w:t xml:space="preserve"> would result in odor delivery at the end of all trials. </w:t>
      </w:r>
      <w:r w:rsidR="00DA6970">
        <w:rPr>
          <w:rFonts w:ascii="Arial" w:hAnsi="Arial" w:cs="Arial"/>
          <w:sz w:val="22"/>
          <w:szCs w:val="22"/>
        </w:rPr>
        <w:t xml:space="preserve"> </w:t>
      </w:r>
    </w:p>
    <w:p w14:paraId="45FBAB79" w14:textId="512DEE9F" w:rsidR="00540389" w:rsidRDefault="00934907" w:rsidP="0091089C">
      <w:pPr>
        <w:spacing w:after="120"/>
        <w:rPr>
          <w:rFonts w:ascii="Arial" w:hAnsi="Arial" w:cs="Arial"/>
          <w:color w:val="000000" w:themeColor="text1"/>
          <w:sz w:val="22"/>
          <w:szCs w:val="22"/>
        </w:rPr>
      </w:pPr>
      <w:r w:rsidRPr="00625CCD">
        <w:rPr>
          <w:rFonts w:ascii="Arial" w:hAnsi="Arial" w:cs="Arial"/>
          <w:color w:val="000000" w:themeColor="text1"/>
          <w:sz w:val="22"/>
          <w:szCs w:val="22"/>
        </w:rPr>
        <w:t xml:space="preserve">The pre-meal choice task </w:t>
      </w:r>
      <w:r w:rsidR="00BB7761">
        <w:rPr>
          <w:rFonts w:ascii="Arial" w:hAnsi="Arial" w:cs="Arial"/>
          <w:color w:val="000000" w:themeColor="text1"/>
          <w:sz w:val="22"/>
          <w:szCs w:val="22"/>
        </w:rPr>
        <w:t>included</w:t>
      </w:r>
      <w:r w:rsidRPr="00625CCD">
        <w:rPr>
          <w:rFonts w:ascii="Arial" w:hAnsi="Arial" w:cs="Arial"/>
          <w:color w:val="000000" w:themeColor="text1"/>
          <w:sz w:val="22"/>
          <w:szCs w:val="22"/>
        </w:rPr>
        <w:t xml:space="preserve"> 30 trials</w:t>
      </w:r>
      <w:r w:rsidR="00676905">
        <w:rPr>
          <w:rFonts w:ascii="Arial" w:hAnsi="Arial" w:cs="Arial"/>
          <w:color w:val="000000" w:themeColor="text1"/>
          <w:sz w:val="22"/>
          <w:szCs w:val="22"/>
        </w:rPr>
        <w:t xml:space="preserve">, all from </w:t>
      </w:r>
      <w:r w:rsidR="004A577C" w:rsidRPr="00625CCD">
        <w:rPr>
          <w:rFonts w:ascii="Arial" w:hAnsi="Arial" w:cs="Arial"/>
          <w:color w:val="000000" w:themeColor="text1"/>
          <w:sz w:val="22"/>
          <w:szCs w:val="22"/>
        </w:rPr>
        <w:t>set A</w:t>
      </w:r>
      <w:r w:rsidR="006F042F">
        <w:rPr>
          <w:rFonts w:ascii="Arial" w:hAnsi="Arial" w:cs="Arial"/>
          <w:color w:val="000000" w:themeColor="text1"/>
          <w:sz w:val="22"/>
          <w:szCs w:val="22"/>
        </w:rPr>
        <w:t xml:space="preserve">, </w:t>
      </w:r>
      <w:r w:rsidR="00676905">
        <w:rPr>
          <w:rFonts w:ascii="Arial" w:hAnsi="Arial" w:cs="Arial"/>
          <w:color w:val="000000" w:themeColor="text1"/>
          <w:sz w:val="22"/>
          <w:szCs w:val="22"/>
        </w:rPr>
        <w:t>consisting of</w:t>
      </w:r>
      <w:r w:rsidR="00594110">
        <w:rPr>
          <w:rFonts w:ascii="Arial" w:hAnsi="Arial" w:cs="Arial"/>
          <w:color w:val="000000" w:themeColor="text1"/>
          <w:sz w:val="22"/>
          <w:szCs w:val="22"/>
        </w:rPr>
        <w:t xml:space="preserve"> </w:t>
      </w:r>
      <w:r w:rsidR="002566C5" w:rsidRPr="00625CCD">
        <w:rPr>
          <w:rFonts w:ascii="Arial" w:hAnsi="Arial" w:cs="Arial"/>
          <w:color w:val="000000" w:themeColor="text1"/>
          <w:sz w:val="22"/>
          <w:szCs w:val="22"/>
        </w:rPr>
        <w:t>3 sweet</w:t>
      </w:r>
      <w:r w:rsidR="00594110">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3 savory</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xml:space="preserve">, and </w:t>
      </w:r>
      <w:r w:rsidR="00F869F8" w:rsidRPr="00625CCD">
        <w:rPr>
          <w:rFonts w:ascii="Arial" w:hAnsi="Arial" w:cs="Arial"/>
          <w:color w:val="000000" w:themeColor="text1"/>
          <w:sz w:val="22"/>
          <w:szCs w:val="22"/>
        </w:rPr>
        <w:t xml:space="preserve">9 savory </w:t>
      </w:r>
      <w:r w:rsidR="007F7231">
        <w:rPr>
          <w:rFonts w:ascii="Arial" w:hAnsi="Arial" w:cs="Arial"/>
          <w:color w:val="000000" w:themeColor="text1"/>
          <w:sz w:val="22"/>
          <w:szCs w:val="22"/>
        </w:rPr>
        <w:t xml:space="preserve">vs. </w:t>
      </w:r>
      <w:r w:rsidR="00F869F8" w:rsidRPr="00625CCD">
        <w:rPr>
          <w:rFonts w:ascii="Arial" w:hAnsi="Arial" w:cs="Arial"/>
          <w:color w:val="000000" w:themeColor="text1"/>
          <w:sz w:val="22"/>
          <w:szCs w:val="22"/>
        </w:rPr>
        <w:t>sweet</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pairs</w:t>
      </w:r>
      <w:r w:rsidR="00F869F8" w:rsidRPr="00625CCD">
        <w:rPr>
          <w:rFonts w:ascii="Arial" w:hAnsi="Arial" w:cs="Arial"/>
          <w:color w:val="000000" w:themeColor="text1"/>
          <w:sz w:val="22"/>
          <w:szCs w:val="22"/>
        </w:rPr>
        <w:t xml:space="preserve">. </w:t>
      </w:r>
      <w:r w:rsidR="00D61F61">
        <w:rPr>
          <w:rFonts w:ascii="Arial" w:hAnsi="Arial" w:cs="Arial"/>
          <w:color w:val="000000" w:themeColor="text1"/>
          <w:sz w:val="22"/>
          <w:szCs w:val="22"/>
        </w:rPr>
        <w:t xml:space="preserve">Note that </w:t>
      </w:r>
      <w:r w:rsidR="00637EB9">
        <w:rPr>
          <w:rFonts w:ascii="Arial" w:hAnsi="Arial" w:cs="Arial"/>
          <w:color w:val="000000" w:themeColor="text1"/>
          <w:sz w:val="22"/>
          <w:szCs w:val="22"/>
        </w:rPr>
        <w:t>participants did not encounter the savory vs. sweet pairs of stimuli during the</w:t>
      </w:r>
      <w:r w:rsidR="004A5272">
        <w:rPr>
          <w:rFonts w:ascii="Arial" w:hAnsi="Arial" w:cs="Arial"/>
          <w:color w:val="000000" w:themeColor="text1"/>
          <w:sz w:val="22"/>
          <w:szCs w:val="22"/>
        </w:rPr>
        <w:t xml:space="preserve"> Day 1</w:t>
      </w:r>
      <w:r w:rsidR="00637EB9">
        <w:rPr>
          <w:rFonts w:ascii="Arial" w:hAnsi="Arial" w:cs="Arial"/>
          <w:color w:val="000000" w:themeColor="text1"/>
          <w:sz w:val="22"/>
          <w:szCs w:val="22"/>
        </w:rPr>
        <w:t xml:space="preserve"> discrimination task. </w:t>
      </w:r>
      <w:r w:rsidR="004A577C" w:rsidRPr="00625CCD">
        <w:rPr>
          <w:rFonts w:ascii="Arial" w:hAnsi="Arial" w:cs="Arial"/>
          <w:color w:val="000000" w:themeColor="text1"/>
          <w:sz w:val="22"/>
          <w:szCs w:val="22"/>
        </w:rPr>
        <w:t>Each</w:t>
      </w:r>
      <w:r w:rsidR="00FE26C5">
        <w:rPr>
          <w:rFonts w:ascii="Arial" w:hAnsi="Arial" w:cs="Arial"/>
          <w:color w:val="000000" w:themeColor="text1"/>
          <w:sz w:val="22"/>
          <w:szCs w:val="22"/>
        </w:rPr>
        <w:t xml:space="preserve"> pair was presented twice </w:t>
      </w:r>
      <w:r w:rsidR="00F6491C" w:rsidRPr="00625CCD">
        <w:rPr>
          <w:rFonts w:ascii="Arial" w:hAnsi="Arial" w:cs="Arial"/>
          <w:color w:val="000000" w:themeColor="text1"/>
          <w:sz w:val="22"/>
          <w:szCs w:val="22"/>
        </w:rPr>
        <w:t>to counterbalance</w:t>
      </w:r>
      <w:r w:rsidR="00FE26C5">
        <w:rPr>
          <w:rFonts w:ascii="Arial" w:hAnsi="Arial" w:cs="Arial"/>
          <w:color w:val="000000" w:themeColor="text1"/>
          <w:sz w:val="22"/>
          <w:szCs w:val="22"/>
        </w:rPr>
        <w:t xml:space="preserve"> </w:t>
      </w:r>
      <w:r w:rsidR="00F6491C" w:rsidRPr="00625CCD">
        <w:rPr>
          <w:rFonts w:ascii="Arial" w:hAnsi="Arial" w:cs="Arial"/>
          <w:color w:val="000000" w:themeColor="text1"/>
          <w:sz w:val="22"/>
          <w:szCs w:val="22"/>
        </w:rPr>
        <w:t>left and right</w:t>
      </w:r>
      <w:r w:rsidR="00FE26C5">
        <w:rPr>
          <w:rFonts w:ascii="Arial" w:hAnsi="Arial" w:cs="Arial"/>
          <w:color w:val="000000" w:themeColor="text1"/>
          <w:sz w:val="22"/>
          <w:szCs w:val="22"/>
        </w:rPr>
        <w:t xml:space="preserve"> positions</w:t>
      </w:r>
      <w:r w:rsidR="00F6491C" w:rsidRPr="00625CCD">
        <w:rPr>
          <w:rFonts w:ascii="Arial" w:hAnsi="Arial" w:cs="Arial"/>
          <w:color w:val="000000" w:themeColor="text1"/>
          <w:sz w:val="22"/>
          <w:szCs w:val="22"/>
        </w:rPr>
        <w:t xml:space="preserve">. </w:t>
      </w:r>
      <w:r w:rsidR="00557919" w:rsidRPr="00625CCD">
        <w:rPr>
          <w:rFonts w:ascii="Arial" w:hAnsi="Arial" w:cs="Arial"/>
          <w:color w:val="000000" w:themeColor="text1"/>
          <w:sz w:val="22"/>
          <w:szCs w:val="22"/>
        </w:rPr>
        <w:t>The post-meal choice</w:t>
      </w:r>
      <w:r w:rsidR="00FE26C5">
        <w:rPr>
          <w:rFonts w:ascii="Arial" w:hAnsi="Arial" w:cs="Arial"/>
          <w:color w:val="000000" w:themeColor="text1"/>
          <w:sz w:val="22"/>
          <w:szCs w:val="22"/>
        </w:rPr>
        <w:t xml:space="preserve"> task </w:t>
      </w:r>
      <w:r w:rsidR="004A5272">
        <w:rPr>
          <w:rFonts w:ascii="Arial" w:hAnsi="Arial" w:cs="Arial"/>
          <w:color w:val="000000" w:themeColor="text1"/>
          <w:sz w:val="22"/>
          <w:szCs w:val="22"/>
        </w:rPr>
        <w:t>included</w:t>
      </w:r>
      <w:r w:rsidR="00FE26C5">
        <w:rPr>
          <w:rFonts w:ascii="Arial" w:hAnsi="Arial" w:cs="Arial"/>
          <w:color w:val="000000" w:themeColor="text1"/>
          <w:sz w:val="22"/>
          <w:szCs w:val="22"/>
        </w:rPr>
        <w:t xml:space="preserve"> </w:t>
      </w:r>
      <w:r w:rsidR="000B5F44" w:rsidRPr="00625CCD">
        <w:rPr>
          <w:rFonts w:ascii="Arial" w:hAnsi="Arial" w:cs="Arial"/>
          <w:color w:val="000000" w:themeColor="text1"/>
          <w:sz w:val="22"/>
          <w:szCs w:val="22"/>
        </w:rPr>
        <w:t>60</w:t>
      </w:r>
      <w:r w:rsidR="004A5272">
        <w:rPr>
          <w:rFonts w:ascii="Arial" w:hAnsi="Arial" w:cs="Arial"/>
          <w:color w:val="000000" w:themeColor="text1"/>
          <w:sz w:val="22"/>
          <w:szCs w:val="22"/>
        </w:rPr>
        <w:t xml:space="preserve"> trials</w:t>
      </w:r>
      <w:r w:rsidR="0080752A">
        <w:rPr>
          <w:rFonts w:ascii="Arial" w:hAnsi="Arial" w:cs="Arial"/>
          <w:color w:val="000000" w:themeColor="text1"/>
          <w:sz w:val="22"/>
          <w:szCs w:val="22"/>
        </w:rPr>
        <w:t xml:space="preserve"> </w:t>
      </w:r>
      <w:r w:rsidR="004A5272">
        <w:rPr>
          <w:rFonts w:ascii="Arial" w:hAnsi="Arial" w:cs="Arial"/>
          <w:color w:val="000000" w:themeColor="text1"/>
          <w:sz w:val="22"/>
          <w:szCs w:val="22"/>
        </w:rPr>
        <w:t xml:space="preserve">from </w:t>
      </w:r>
      <w:r w:rsidR="00494C69">
        <w:rPr>
          <w:rFonts w:ascii="Arial" w:hAnsi="Arial" w:cs="Arial"/>
          <w:color w:val="000000" w:themeColor="text1"/>
          <w:sz w:val="22"/>
          <w:szCs w:val="22"/>
        </w:rPr>
        <w:t>both sets A and B.</w:t>
      </w:r>
      <w:r w:rsidR="00534C3F">
        <w:rPr>
          <w:rFonts w:ascii="Arial" w:hAnsi="Arial" w:cs="Arial"/>
          <w:color w:val="000000" w:themeColor="text1"/>
          <w:sz w:val="22"/>
          <w:szCs w:val="22"/>
        </w:rPr>
        <w:t xml:space="preserve"> </w:t>
      </w:r>
      <w:r w:rsidR="00540389">
        <w:rPr>
          <w:rFonts w:ascii="Arial" w:hAnsi="Arial" w:cs="Arial"/>
          <w:color w:val="000000" w:themeColor="text1"/>
          <w:sz w:val="22"/>
          <w:szCs w:val="22"/>
        </w:rPr>
        <w:t xml:space="preserve">We obtained the pre-meal odor preference baseline from set A. </w:t>
      </w:r>
    </w:p>
    <w:p w14:paraId="77C27D99" w14:textId="0AE9809A" w:rsidR="00414870" w:rsidRDefault="00536FDB" w:rsidP="0091089C">
      <w:pPr>
        <w:spacing w:after="120"/>
        <w:rPr>
          <w:rFonts w:ascii="Arial" w:hAnsi="Arial" w:cs="Arial"/>
          <w:color w:val="000000" w:themeColor="text1"/>
          <w:sz w:val="22"/>
          <w:szCs w:val="22"/>
        </w:rPr>
      </w:pPr>
      <w:r>
        <w:rPr>
          <w:rFonts w:ascii="Arial" w:hAnsi="Arial" w:cs="Arial"/>
          <w:color w:val="000000" w:themeColor="text1"/>
          <w:sz w:val="22"/>
          <w:szCs w:val="22"/>
        </w:rPr>
        <w:t>In</w:t>
      </w:r>
      <w:r w:rsidR="00D70AC1">
        <w:rPr>
          <w:rFonts w:ascii="Arial" w:hAnsi="Arial" w:cs="Arial"/>
          <w:color w:val="000000" w:themeColor="text1"/>
          <w:sz w:val="22"/>
          <w:szCs w:val="22"/>
        </w:rPr>
        <w:t xml:space="preserve"> both</w:t>
      </w:r>
      <w:r w:rsidR="00B26978">
        <w:rPr>
          <w:rFonts w:ascii="Arial" w:hAnsi="Arial" w:cs="Arial"/>
          <w:color w:val="000000" w:themeColor="text1"/>
          <w:sz w:val="22"/>
          <w:szCs w:val="22"/>
        </w:rPr>
        <w:t xml:space="preserve"> pre- and post-meal choice</w:t>
      </w:r>
      <w:r w:rsidR="00D70AC1">
        <w:rPr>
          <w:rFonts w:ascii="Arial" w:hAnsi="Arial" w:cs="Arial"/>
          <w:color w:val="000000" w:themeColor="text1"/>
          <w:sz w:val="22"/>
          <w:szCs w:val="22"/>
        </w:rPr>
        <w:t xml:space="preserve"> </w:t>
      </w:r>
      <w:r>
        <w:rPr>
          <w:rFonts w:ascii="Arial" w:hAnsi="Arial" w:cs="Arial"/>
          <w:color w:val="000000" w:themeColor="text1"/>
          <w:sz w:val="22"/>
          <w:szCs w:val="22"/>
        </w:rPr>
        <w:t>task</w:t>
      </w:r>
      <w:r w:rsidR="00D70AC1">
        <w:rPr>
          <w:rFonts w:ascii="Arial" w:hAnsi="Arial" w:cs="Arial"/>
          <w:color w:val="000000" w:themeColor="text1"/>
          <w:sz w:val="22"/>
          <w:szCs w:val="22"/>
        </w:rPr>
        <w:t>s</w:t>
      </w:r>
      <w:r>
        <w:rPr>
          <w:rFonts w:ascii="Arial" w:hAnsi="Arial" w:cs="Arial"/>
          <w:color w:val="000000" w:themeColor="text1"/>
          <w:sz w:val="22"/>
          <w:szCs w:val="22"/>
        </w:rPr>
        <w:t xml:space="preserve">, </w:t>
      </w:r>
      <w:r w:rsidR="00B26978">
        <w:rPr>
          <w:rFonts w:ascii="Arial" w:hAnsi="Arial" w:cs="Arial"/>
          <w:color w:val="000000" w:themeColor="text1"/>
          <w:sz w:val="22"/>
          <w:szCs w:val="22"/>
        </w:rPr>
        <w:t xml:space="preserve">similar to the discrimination task, </w:t>
      </w:r>
      <w:r w:rsidR="00D70AC1">
        <w:rPr>
          <w:rFonts w:ascii="Arial" w:hAnsi="Arial" w:cs="Arial"/>
          <w:color w:val="000000" w:themeColor="text1"/>
          <w:sz w:val="22"/>
          <w:szCs w:val="22"/>
        </w:rPr>
        <w:t>every trial</w:t>
      </w:r>
      <w:r w:rsidR="001E7B99">
        <w:rPr>
          <w:rFonts w:ascii="Arial" w:hAnsi="Arial" w:cs="Arial"/>
          <w:color w:val="000000" w:themeColor="text1"/>
          <w:sz w:val="22"/>
          <w:szCs w:val="22"/>
        </w:rPr>
        <w:t xml:space="preserve"> began with </w:t>
      </w:r>
      <w:r w:rsidR="00D70AC1">
        <w:rPr>
          <w:rFonts w:ascii="Arial" w:hAnsi="Arial" w:cs="Arial"/>
          <w:color w:val="000000" w:themeColor="text1"/>
          <w:sz w:val="22"/>
          <w:szCs w:val="22"/>
        </w:rPr>
        <w:t xml:space="preserve">a pair of stimuli presented for 3 seconds, followed by a </w:t>
      </w:r>
      <w:r w:rsidR="003F2A3B">
        <w:rPr>
          <w:rFonts w:ascii="Arial" w:hAnsi="Arial" w:cs="Arial"/>
          <w:color w:val="000000" w:themeColor="text1"/>
          <w:sz w:val="22"/>
          <w:szCs w:val="22"/>
        </w:rPr>
        <w:t xml:space="preserve">decision phase </w:t>
      </w:r>
      <w:r w:rsidR="000729FC">
        <w:rPr>
          <w:rFonts w:ascii="Arial" w:hAnsi="Arial" w:cs="Arial"/>
          <w:color w:val="000000" w:themeColor="text1"/>
          <w:sz w:val="22"/>
          <w:szCs w:val="22"/>
        </w:rPr>
        <w:t>of</w:t>
      </w:r>
      <w:r w:rsidR="001E7B99">
        <w:rPr>
          <w:rFonts w:ascii="Arial" w:hAnsi="Arial" w:cs="Arial"/>
          <w:color w:val="000000" w:themeColor="text1"/>
          <w:sz w:val="22"/>
          <w:szCs w:val="22"/>
        </w:rPr>
        <w:t xml:space="preserve"> up to </w:t>
      </w:r>
      <w:r w:rsidR="003F2A3B">
        <w:rPr>
          <w:rFonts w:ascii="Arial" w:hAnsi="Arial" w:cs="Arial"/>
          <w:color w:val="000000" w:themeColor="text1"/>
          <w:sz w:val="22"/>
          <w:szCs w:val="22"/>
        </w:rPr>
        <w:t>3</w:t>
      </w:r>
      <w:r w:rsidR="00D70AC1">
        <w:rPr>
          <w:rFonts w:ascii="Arial" w:hAnsi="Arial" w:cs="Arial"/>
          <w:color w:val="000000" w:themeColor="text1"/>
          <w:sz w:val="22"/>
          <w:szCs w:val="22"/>
        </w:rPr>
        <w:t xml:space="preserve"> seconds</w:t>
      </w:r>
      <w:r w:rsidR="003F2A3B">
        <w:rPr>
          <w:rFonts w:ascii="Arial" w:hAnsi="Arial" w:cs="Arial"/>
          <w:color w:val="000000" w:themeColor="text1"/>
          <w:sz w:val="22"/>
          <w:szCs w:val="22"/>
        </w:rPr>
        <w:t>.</w:t>
      </w:r>
      <w:r w:rsidR="006D6BA2">
        <w:rPr>
          <w:rFonts w:ascii="Arial" w:hAnsi="Arial" w:cs="Arial"/>
          <w:color w:val="000000" w:themeColor="text1"/>
          <w:sz w:val="22"/>
          <w:szCs w:val="22"/>
        </w:rPr>
        <w:t xml:space="preserve"> </w:t>
      </w:r>
      <w:r w:rsidR="001E7B99">
        <w:rPr>
          <w:rFonts w:ascii="Arial" w:hAnsi="Arial" w:cs="Arial"/>
          <w:color w:val="000000" w:themeColor="text1"/>
          <w:sz w:val="22"/>
          <w:szCs w:val="22"/>
        </w:rPr>
        <w:t>In</w:t>
      </w:r>
      <w:r w:rsidR="00D70AC1">
        <w:rPr>
          <w:rFonts w:ascii="Arial" w:hAnsi="Arial" w:cs="Arial"/>
          <w:color w:val="000000" w:themeColor="text1"/>
          <w:sz w:val="22"/>
          <w:szCs w:val="22"/>
        </w:rPr>
        <w:t xml:space="preserve"> the pre-meal choice task, </w:t>
      </w:r>
      <w:r w:rsidR="00043DBF">
        <w:rPr>
          <w:rFonts w:ascii="Arial" w:hAnsi="Arial" w:cs="Arial"/>
          <w:color w:val="000000" w:themeColor="text1"/>
          <w:sz w:val="22"/>
          <w:szCs w:val="22"/>
        </w:rPr>
        <w:t xml:space="preserve">if participants selected a stimulus </w:t>
      </w:r>
      <w:r w:rsidR="0067303D">
        <w:rPr>
          <w:rFonts w:ascii="Arial" w:hAnsi="Arial" w:cs="Arial"/>
          <w:color w:val="000000" w:themeColor="text1"/>
          <w:sz w:val="22"/>
          <w:szCs w:val="22"/>
        </w:rPr>
        <w:t>linked to</w:t>
      </w:r>
      <w:r w:rsidR="00043DBF">
        <w:rPr>
          <w:rFonts w:ascii="Arial" w:hAnsi="Arial" w:cs="Arial"/>
          <w:color w:val="000000" w:themeColor="text1"/>
          <w:sz w:val="22"/>
          <w:szCs w:val="22"/>
        </w:rPr>
        <w:t xml:space="preserve"> an odor, </w:t>
      </w:r>
      <w:r w:rsidR="00D70AC1">
        <w:rPr>
          <w:rFonts w:ascii="Arial" w:hAnsi="Arial" w:cs="Arial"/>
          <w:color w:val="000000" w:themeColor="text1"/>
          <w:sz w:val="22"/>
          <w:szCs w:val="22"/>
        </w:rPr>
        <w:t>the</w:t>
      </w:r>
      <w:r w:rsidR="00043DBF">
        <w:rPr>
          <w:rFonts w:ascii="Arial" w:hAnsi="Arial" w:cs="Arial"/>
          <w:color w:val="000000" w:themeColor="text1"/>
          <w:sz w:val="22"/>
          <w:szCs w:val="22"/>
        </w:rPr>
        <w:t xml:space="preserve"> </w:t>
      </w:r>
      <w:r w:rsidR="00D70AC1">
        <w:rPr>
          <w:rFonts w:ascii="Arial" w:hAnsi="Arial" w:cs="Arial"/>
          <w:color w:val="000000" w:themeColor="text1"/>
          <w:sz w:val="22"/>
          <w:szCs w:val="22"/>
        </w:rPr>
        <w:t xml:space="preserve">odor was </w:t>
      </w:r>
      <w:r w:rsidR="0067303D">
        <w:rPr>
          <w:rFonts w:ascii="Arial" w:hAnsi="Arial" w:cs="Arial"/>
          <w:color w:val="000000" w:themeColor="text1"/>
          <w:sz w:val="22"/>
          <w:szCs w:val="22"/>
        </w:rPr>
        <w:t>delivered</w:t>
      </w:r>
      <w:r w:rsidR="00D70AC1">
        <w:rPr>
          <w:rFonts w:ascii="Arial" w:hAnsi="Arial" w:cs="Arial"/>
          <w:color w:val="000000" w:themeColor="text1"/>
          <w:sz w:val="22"/>
          <w:szCs w:val="22"/>
        </w:rPr>
        <w:t xml:space="preserve"> for 2 seconds</w:t>
      </w:r>
      <w:r w:rsidR="004D2A26">
        <w:rPr>
          <w:rFonts w:ascii="Arial" w:hAnsi="Arial" w:cs="Arial"/>
          <w:color w:val="000000" w:themeColor="text1"/>
          <w:sz w:val="22"/>
          <w:szCs w:val="22"/>
        </w:rPr>
        <w:t xml:space="preserve"> after their choice</w:t>
      </w:r>
      <w:r w:rsidR="000729FC">
        <w:rPr>
          <w:rFonts w:ascii="Arial" w:hAnsi="Arial" w:cs="Arial"/>
          <w:color w:val="000000" w:themeColor="text1"/>
          <w:sz w:val="22"/>
          <w:szCs w:val="22"/>
        </w:rPr>
        <w:t>s</w:t>
      </w:r>
      <w:r w:rsidR="00035F89">
        <w:rPr>
          <w:rFonts w:ascii="Arial" w:hAnsi="Arial" w:cs="Arial"/>
          <w:color w:val="000000" w:themeColor="text1"/>
          <w:sz w:val="22"/>
          <w:szCs w:val="22"/>
        </w:rPr>
        <w:t>.</w:t>
      </w:r>
      <w:r w:rsidR="004D2A26">
        <w:rPr>
          <w:rFonts w:ascii="Arial" w:hAnsi="Arial" w:cs="Arial"/>
          <w:color w:val="000000" w:themeColor="text1"/>
          <w:sz w:val="22"/>
          <w:szCs w:val="22"/>
        </w:rPr>
        <w:t xml:space="preserve"> In the post-meal choice task, </w:t>
      </w:r>
      <w:r w:rsidR="000729FC">
        <w:rPr>
          <w:rFonts w:ascii="Arial" w:hAnsi="Arial" w:cs="Arial"/>
          <w:color w:val="000000" w:themeColor="text1"/>
          <w:sz w:val="22"/>
          <w:szCs w:val="22"/>
        </w:rPr>
        <w:t>five odors were delivered</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each for 2 seconds</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after all trials</w:t>
      </w:r>
      <w:r w:rsidR="006D37FA">
        <w:rPr>
          <w:rFonts w:ascii="Arial" w:hAnsi="Arial" w:cs="Arial"/>
          <w:color w:val="000000" w:themeColor="text1"/>
          <w:sz w:val="22"/>
          <w:szCs w:val="22"/>
        </w:rPr>
        <w:t xml:space="preserve"> were completed</w:t>
      </w:r>
      <w:r w:rsidR="000729FC">
        <w:rPr>
          <w:rFonts w:ascii="Arial" w:hAnsi="Arial" w:cs="Arial"/>
          <w:color w:val="000000" w:themeColor="text1"/>
          <w:sz w:val="22"/>
          <w:szCs w:val="22"/>
        </w:rPr>
        <w:t xml:space="preserve">. </w:t>
      </w:r>
      <w:r w:rsidR="004D2A26">
        <w:rPr>
          <w:rFonts w:ascii="Arial" w:hAnsi="Arial" w:cs="Arial"/>
          <w:color w:val="000000" w:themeColor="text1"/>
          <w:sz w:val="22"/>
          <w:szCs w:val="22"/>
        </w:rPr>
        <w:t>The inter-trial interval ranged from 4 to 8 seconds</w:t>
      </w:r>
      <w:r w:rsidR="006F62DF">
        <w:rPr>
          <w:rFonts w:ascii="Arial" w:hAnsi="Arial" w:cs="Arial"/>
          <w:color w:val="000000" w:themeColor="text1"/>
          <w:sz w:val="22"/>
          <w:szCs w:val="22"/>
        </w:rPr>
        <w:t>, and c</w:t>
      </w:r>
      <w:r w:rsidR="000B7668" w:rsidRPr="00244866">
        <w:rPr>
          <w:rFonts w:ascii="Arial" w:hAnsi="Arial" w:cs="Arial"/>
          <w:color w:val="000000" w:themeColor="text1"/>
          <w:sz w:val="22"/>
          <w:szCs w:val="22"/>
        </w:rPr>
        <w:t xml:space="preserve">hoice and response times were recorded </w:t>
      </w:r>
      <w:r w:rsidR="001F06C9">
        <w:rPr>
          <w:rFonts w:ascii="Arial" w:hAnsi="Arial" w:cs="Arial"/>
          <w:color w:val="000000" w:themeColor="text1"/>
          <w:sz w:val="22"/>
          <w:szCs w:val="22"/>
        </w:rPr>
        <w:t>from</w:t>
      </w:r>
      <w:r w:rsidR="000B7668" w:rsidRPr="00244866">
        <w:rPr>
          <w:rFonts w:ascii="Arial" w:hAnsi="Arial" w:cs="Arial"/>
          <w:color w:val="000000" w:themeColor="text1"/>
          <w:sz w:val="22"/>
          <w:szCs w:val="22"/>
        </w:rPr>
        <w:t xml:space="preserve"> </w:t>
      </w:r>
      <w:r w:rsidR="004324A3">
        <w:rPr>
          <w:rFonts w:ascii="Arial" w:hAnsi="Arial" w:cs="Arial"/>
          <w:color w:val="000000" w:themeColor="text1"/>
          <w:sz w:val="22"/>
          <w:szCs w:val="22"/>
        </w:rPr>
        <w:t>all</w:t>
      </w:r>
      <w:r w:rsidR="000B7668" w:rsidRPr="00244866">
        <w:rPr>
          <w:rFonts w:ascii="Arial" w:hAnsi="Arial" w:cs="Arial"/>
          <w:color w:val="000000" w:themeColor="text1"/>
          <w:sz w:val="22"/>
          <w:szCs w:val="22"/>
        </w:rPr>
        <w:t xml:space="preserve"> trial</w:t>
      </w:r>
      <w:r w:rsidR="004324A3">
        <w:rPr>
          <w:rFonts w:ascii="Arial" w:hAnsi="Arial" w:cs="Arial"/>
          <w:color w:val="000000" w:themeColor="text1"/>
          <w:sz w:val="22"/>
          <w:szCs w:val="22"/>
        </w:rPr>
        <w:t>s</w:t>
      </w:r>
      <w:r w:rsidR="004667F4">
        <w:rPr>
          <w:rFonts w:ascii="Arial" w:hAnsi="Arial" w:cs="Arial"/>
          <w:color w:val="000000" w:themeColor="text1"/>
          <w:sz w:val="22"/>
          <w:szCs w:val="22"/>
        </w:rPr>
        <w:t xml:space="preserve">. </w:t>
      </w:r>
    </w:p>
    <w:p w14:paraId="0DB5C58C" w14:textId="40C3F53F" w:rsidR="006177C3" w:rsidRPr="008D3771" w:rsidRDefault="00A377B5"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MRI data </w:t>
      </w:r>
      <w:r w:rsidR="006177C3" w:rsidRPr="008D3771">
        <w:rPr>
          <w:rFonts w:ascii="Arial" w:hAnsi="Arial" w:cs="Arial"/>
          <w:b/>
          <w:bCs/>
          <w:i w:val="0"/>
          <w:iCs w:val="0"/>
          <w:color w:val="000000" w:themeColor="text1"/>
          <w:sz w:val="22"/>
          <w:szCs w:val="22"/>
        </w:rPr>
        <w:t>acquisition</w:t>
      </w:r>
    </w:p>
    <w:p w14:paraId="3621FFA5" w14:textId="7586C108" w:rsidR="0006113F" w:rsidRDefault="004E5C75" w:rsidP="0091089C">
      <w:pPr>
        <w:spacing w:after="120"/>
        <w:rPr>
          <w:rFonts w:ascii="Arial" w:hAnsi="Arial" w:cs="Arial"/>
          <w:color w:val="000000" w:themeColor="text1"/>
          <w:sz w:val="22"/>
          <w:szCs w:val="22"/>
        </w:rPr>
      </w:pPr>
      <w:r>
        <w:rPr>
          <w:rFonts w:ascii="Arial" w:hAnsi="Arial" w:cs="Arial"/>
          <w:color w:val="000000" w:themeColor="text1"/>
          <w:sz w:val="22"/>
          <w:szCs w:val="22"/>
        </w:rPr>
        <w:t>Each TMS session</w:t>
      </w:r>
      <w:r w:rsidR="003613C8">
        <w:rPr>
          <w:rFonts w:ascii="Arial" w:hAnsi="Arial" w:cs="Arial"/>
          <w:color w:val="000000" w:themeColor="text1"/>
          <w:sz w:val="22"/>
          <w:szCs w:val="22"/>
        </w:rPr>
        <w:t xml:space="preserve"> on Day 1 and Day 2</w:t>
      </w:r>
      <w:r>
        <w:rPr>
          <w:rFonts w:ascii="Arial" w:hAnsi="Arial" w:cs="Arial"/>
          <w:color w:val="000000" w:themeColor="text1"/>
          <w:sz w:val="22"/>
          <w:szCs w:val="22"/>
        </w:rPr>
        <w:t xml:space="preserve"> was immediately followed by a resting-state</w:t>
      </w:r>
      <w:r w:rsidR="00393E4C">
        <w:rPr>
          <w:rFonts w:ascii="Arial" w:hAnsi="Arial" w:cs="Arial"/>
          <w:color w:val="000000" w:themeColor="text1"/>
          <w:sz w:val="22"/>
          <w:szCs w:val="22"/>
        </w:rPr>
        <w:t xml:space="preserve"> MRI</w:t>
      </w:r>
      <w:r>
        <w:rPr>
          <w:rFonts w:ascii="Arial" w:hAnsi="Arial" w:cs="Arial"/>
          <w:color w:val="000000" w:themeColor="text1"/>
          <w:sz w:val="22"/>
          <w:szCs w:val="22"/>
        </w:rPr>
        <w:t xml:space="preserve"> scan. </w:t>
      </w:r>
      <w:r w:rsidR="00F01D8F" w:rsidRPr="00244866">
        <w:rPr>
          <w:rFonts w:ascii="Arial" w:hAnsi="Arial" w:cs="Arial"/>
          <w:color w:val="000000" w:themeColor="text1"/>
          <w:sz w:val="22"/>
          <w:szCs w:val="22"/>
        </w:rPr>
        <w:t>MRI data were acquired on a Siemens 3T</w:t>
      </w:r>
      <w:r w:rsidR="001E5414" w:rsidRPr="00244866">
        <w:rPr>
          <w:rFonts w:ascii="Arial" w:hAnsi="Arial" w:cs="Arial"/>
          <w:color w:val="000000" w:themeColor="text1"/>
          <w:sz w:val="22"/>
          <w:szCs w:val="22"/>
        </w:rPr>
        <w:t xml:space="preserve"> PRISMA system equipped </w:t>
      </w:r>
      <w:r w:rsidR="001E5414" w:rsidRPr="000B3082">
        <w:rPr>
          <w:rFonts w:ascii="Arial" w:hAnsi="Arial" w:cs="Arial"/>
          <w:color w:val="000000" w:themeColor="text1"/>
          <w:sz w:val="22"/>
          <w:szCs w:val="22"/>
        </w:rPr>
        <w:t>with a 64-channel h</w:t>
      </w:r>
      <w:r w:rsidR="001E5414" w:rsidRPr="00244866">
        <w:rPr>
          <w:rFonts w:ascii="Arial" w:hAnsi="Arial" w:cs="Arial"/>
          <w:color w:val="000000" w:themeColor="text1"/>
          <w:sz w:val="22"/>
          <w:szCs w:val="22"/>
        </w:rPr>
        <w:t xml:space="preserve">ead-neck coil. </w:t>
      </w:r>
      <w:r w:rsidR="00BC2A2C" w:rsidRPr="00244866">
        <w:rPr>
          <w:rFonts w:ascii="Arial" w:hAnsi="Arial" w:cs="Arial"/>
          <w:color w:val="000000" w:themeColor="text1"/>
          <w:sz w:val="22"/>
          <w:szCs w:val="22"/>
        </w:rPr>
        <w:t>Resting-state fMRI data were collected</w:t>
      </w:r>
      <w:r w:rsidR="00ED393F" w:rsidRPr="00244866">
        <w:rPr>
          <w:rFonts w:ascii="Arial" w:hAnsi="Arial" w:cs="Arial"/>
          <w:color w:val="000000" w:themeColor="text1"/>
          <w:sz w:val="22"/>
          <w:szCs w:val="22"/>
        </w:rPr>
        <w:t xml:space="preserve"> </w:t>
      </w:r>
      <w:r w:rsidR="00782696">
        <w:rPr>
          <w:rFonts w:ascii="Arial" w:hAnsi="Arial" w:cs="Arial"/>
          <w:color w:val="000000" w:themeColor="text1"/>
          <w:sz w:val="22"/>
          <w:szCs w:val="22"/>
        </w:rPr>
        <w:t>across all seven</w:t>
      </w:r>
      <w:r w:rsidR="00ED393F" w:rsidRPr="00244866">
        <w:rPr>
          <w:rFonts w:ascii="Arial" w:hAnsi="Arial" w:cs="Arial"/>
          <w:color w:val="000000" w:themeColor="text1"/>
          <w:sz w:val="22"/>
          <w:szCs w:val="22"/>
        </w:rPr>
        <w:t xml:space="preserve"> sessions</w:t>
      </w:r>
      <w:r w:rsidR="00BC2A2C" w:rsidRPr="00244866">
        <w:rPr>
          <w:rFonts w:ascii="Arial" w:hAnsi="Arial" w:cs="Arial"/>
          <w:color w:val="000000" w:themeColor="text1"/>
          <w:sz w:val="22"/>
          <w:szCs w:val="22"/>
        </w:rPr>
        <w:t xml:space="preserve"> with</w:t>
      </w:r>
      <w:r w:rsidR="008B3EE8"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the same</w:t>
      </w:r>
      <w:r w:rsidR="008B3EE8" w:rsidRPr="00244866">
        <w:rPr>
          <w:rFonts w:ascii="Arial" w:hAnsi="Arial" w:cs="Arial"/>
          <w:color w:val="000000" w:themeColor="text1"/>
          <w:sz w:val="22"/>
          <w:szCs w:val="22"/>
        </w:rPr>
        <w:t xml:space="preserve"> multi-echo sequence</w:t>
      </w:r>
      <w:r w:rsidR="009E7781"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 xml:space="preserve">310 volumes; </w:t>
      </w:r>
      <w:r w:rsidR="009E7781" w:rsidRPr="00244866">
        <w:rPr>
          <w:rFonts w:ascii="Arial" w:hAnsi="Arial" w:cs="Arial"/>
          <w:color w:val="000000" w:themeColor="text1"/>
          <w:sz w:val="22"/>
          <w:szCs w:val="22"/>
        </w:rPr>
        <w:t>TR = 1.5s</w:t>
      </w:r>
      <w:r w:rsidR="00BE2C5F" w:rsidRPr="00244866">
        <w:rPr>
          <w:rFonts w:ascii="Arial" w:hAnsi="Arial" w:cs="Arial"/>
          <w:color w:val="000000" w:themeColor="text1"/>
          <w:sz w:val="22"/>
          <w:szCs w:val="22"/>
        </w:rPr>
        <w:t>; TE</w:t>
      </w:r>
      <w:r w:rsidR="008B3EE8" w:rsidRPr="00244866">
        <w:rPr>
          <w:rFonts w:ascii="Arial" w:hAnsi="Arial" w:cs="Arial"/>
          <w:color w:val="000000" w:themeColor="text1"/>
          <w:sz w:val="22"/>
          <w:szCs w:val="22"/>
        </w:rPr>
        <w:t>1-TE3</w:t>
      </w:r>
      <w:r w:rsidR="00BE2C5F" w:rsidRPr="00244866">
        <w:rPr>
          <w:rFonts w:ascii="Arial" w:hAnsi="Arial" w:cs="Arial"/>
          <w:color w:val="000000" w:themeColor="text1"/>
          <w:sz w:val="22"/>
          <w:szCs w:val="22"/>
        </w:rPr>
        <w:t xml:space="preserve"> = 14.6</w:t>
      </w:r>
      <w:r w:rsidR="00453A8F" w:rsidRPr="00244866">
        <w:rPr>
          <w:rFonts w:ascii="Arial" w:hAnsi="Arial" w:cs="Arial"/>
          <w:color w:val="000000" w:themeColor="text1"/>
          <w:sz w:val="22"/>
          <w:szCs w:val="22"/>
        </w:rPr>
        <w:t>0</w:t>
      </w:r>
      <w:r w:rsidR="00BE2C5F" w:rsidRPr="00244866">
        <w:rPr>
          <w:rFonts w:ascii="Arial" w:hAnsi="Arial" w:cs="Arial"/>
          <w:color w:val="000000" w:themeColor="text1"/>
          <w:sz w:val="22"/>
          <w:szCs w:val="22"/>
        </w:rPr>
        <w:t>ms, 39.04ms, 63.48ms</w:t>
      </w:r>
      <w:r w:rsidR="009E7781" w:rsidRPr="00244866">
        <w:rPr>
          <w:rFonts w:ascii="Arial" w:hAnsi="Arial" w:cs="Arial"/>
          <w:color w:val="000000" w:themeColor="text1"/>
          <w:sz w:val="22"/>
          <w:szCs w:val="22"/>
        </w:rPr>
        <w:t>).</w:t>
      </w:r>
      <w:r w:rsidR="00BE2C5F" w:rsidRPr="00244866">
        <w:rPr>
          <w:rFonts w:ascii="Arial" w:hAnsi="Arial" w:cs="Arial"/>
          <w:color w:val="000000" w:themeColor="text1"/>
          <w:sz w:val="22"/>
          <w:szCs w:val="22"/>
        </w:rPr>
        <w:t xml:space="preserve"> </w:t>
      </w:r>
      <w:r w:rsidR="00D35484" w:rsidRPr="00244866">
        <w:rPr>
          <w:rFonts w:ascii="Arial" w:hAnsi="Arial" w:cs="Arial"/>
          <w:color w:val="000000" w:themeColor="text1"/>
          <w:sz w:val="22"/>
          <w:szCs w:val="22"/>
        </w:rPr>
        <w:t xml:space="preserve">The </w:t>
      </w:r>
      <w:r w:rsidR="00FE040C">
        <w:rPr>
          <w:rFonts w:ascii="Arial" w:hAnsi="Arial" w:cs="Arial"/>
          <w:color w:val="000000" w:themeColor="text1"/>
          <w:sz w:val="22"/>
          <w:szCs w:val="22"/>
        </w:rPr>
        <w:t>short</w:t>
      </w:r>
      <w:r w:rsidR="00D35484" w:rsidRPr="00244866">
        <w:rPr>
          <w:rFonts w:ascii="Arial" w:hAnsi="Arial" w:cs="Arial"/>
          <w:color w:val="000000" w:themeColor="text1"/>
          <w:sz w:val="22"/>
          <w:szCs w:val="22"/>
        </w:rPr>
        <w:t xml:space="preserve"> TE </w:t>
      </w:r>
      <w:r w:rsidR="00BE52E5">
        <w:rPr>
          <w:rFonts w:ascii="Arial" w:hAnsi="Arial" w:cs="Arial"/>
          <w:color w:val="000000" w:themeColor="text1"/>
          <w:sz w:val="22"/>
          <w:szCs w:val="22"/>
        </w:rPr>
        <w:t>of</w:t>
      </w:r>
      <w:r w:rsidR="00D35484" w:rsidRPr="00244866">
        <w:rPr>
          <w:rFonts w:ascii="Arial" w:hAnsi="Arial" w:cs="Arial"/>
          <w:color w:val="000000" w:themeColor="text1"/>
          <w:sz w:val="22"/>
          <w:szCs w:val="22"/>
        </w:rPr>
        <w:t xml:space="preserve"> the</w:t>
      </w:r>
      <w:r w:rsidR="00520069">
        <w:rPr>
          <w:rFonts w:ascii="Arial" w:hAnsi="Arial" w:cs="Arial"/>
          <w:color w:val="000000" w:themeColor="text1"/>
          <w:sz w:val="22"/>
          <w:szCs w:val="22"/>
        </w:rPr>
        <w:t xml:space="preserve"> first </w:t>
      </w:r>
      <w:r w:rsidR="00D35484" w:rsidRPr="00244866">
        <w:rPr>
          <w:rFonts w:ascii="Arial" w:hAnsi="Arial" w:cs="Arial"/>
          <w:color w:val="000000" w:themeColor="text1"/>
          <w:sz w:val="22"/>
          <w:szCs w:val="22"/>
        </w:rPr>
        <w:t xml:space="preserve">echo is beneficial </w:t>
      </w:r>
      <w:r w:rsidR="006E312E" w:rsidRPr="00244866">
        <w:rPr>
          <w:rFonts w:ascii="Arial" w:hAnsi="Arial" w:cs="Arial"/>
          <w:color w:val="000000" w:themeColor="text1"/>
          <w:sz w:val="22"/>
          <w:szCs w:val="22"/>
        </w:rPr>
        <w:t xml:space="preserve">to </w:t>
      </w:r>
      <w:r w:rsidR="00337ECE" w:rsidRPr="00244866">
        <w:rPr>
          <w:rFonts w:ascii="Arial" w:hAnsi="Arial" w:cs="Arial"/>
          <w:color w:val="000000" w:themeColor="text1"/>
          <w:sz w:val="22"/>
          <w:szCs w:val="22"/>
        </w:rPr>
        <w:t>mitigate</w:t>
      </w:r>
      <w:r w:rsidR="006E312E" w:rsidRPr="00244866">
        <w:rPr>
          <w:rFonts w:ascii="Arial" w:hAnsi="Arial" w:cs="Arial"/>
          <w:color w:val="000000" w:themeColor="text1"/>
          <w:sz w:val="22"/>
          <w:szCs w:val="22"/>
        </w:rPr>
        <w:t xml:space="preserve"> signal dropout near the</w:t>
      </w:r>
      <w:r w:rsidR="00D35484" w:rsidRPr="00244866">
        <w:rPr>
          <w:rFonts w:ascii="Arial" w:hAnsi="Arial" w:cs="Arial"/>
          <w:color w:val="000000" w:themeColor="text1"/>
          <w:sz w:val="22"/>
          <w:szCs w:val="22"/>
        </w:rPr>
        <w:t xml:space="preserve"> OFC</w:t>
      </w:r>
      <w:r w:rsidR="00E153E4">
        <w:rPr>
          <w:rFonts w:ascii="Arial" w:hAnsi="Arial" w:cs="Arial"/>
          <w:color w:val="000000" w:themeColor="text1"/>
          <w:sz w:val="22"/>
          <w:szCs w:val="22"/>
        </w:rPr>
        <w:t xml:space="preserve">, </w:t>
      </w:r>
      <w:r w:rsidR="005E7FE7">
        <w:rPr>
          <w:rFonts w:ascii="Arial" w:hAnsi="Arial" w:cs="Arial"/>
          <w:color w:val="000000" w:themeColor="text1"/>
          <w:sz w:val="22"/>
          <w:szCs w:val="22"/>
        </w:rPr>
        <w:t xml:space="preserve">as </w:t>
      </w:r>
      <w:r w:rsidR="00E153E4">
        <w:rPr>
          <w:rFonts w:ascii="Arial" w:hAnsi="Arial" w:cs="Arial"/>
          <w:color w:val="000000" w:themeColor="text1"/>
          <w:sz w:val="22"/>
          <w:szCs w:val="22"/>
        </w:rPr>
        <w:t>demonstrated in</w:t>
      </w:r>
      <w:r w:rsidR="005E7FE7">
        <w:rPr>
          <w:rFonts w:ascii="Arial" w:hAnsi="Arial" w:cs="Arial"/>
          <w:color w:val="000000" w:themeColor="text1"/>
          <w:sz w:val="22"/>
          <w:szCs w:val="22"/>
        </w:rPr>
        <w:t xml:space="preserve"> previous </w:t>
      </w:r>
      <w:r w:rsidR="00E153E4">
        <w:rPr>
          <w:rFonts w:ascii="Arial" w:hAnsi="Arial" w:cs="Arial"/>
          <w:color w:val="000000" w:themeColor="text1"/>
          <w:sz w:val="22"/>
          <w:szCs w:val="22"/>
        </w:rPr>
        <w:t>studies</w:t>
      </w:r>
      <w:r w:rsidR="005E7FE7">
        <w:rPr>
          <w:rFonts w:ascii="Arial" w:hAnsi="Arial" w:cs="Arial"/>
          <w:color w:val="000000" w:themeColor="text1"/>
          <w:sz w:val="22"/>
          <w:szCs w:val="22"/>
        </w:rPr>
        <w:t xml:space="preserve"> using both</w:t>
      </w:r>
      <w:r w:rsidR="00F15C24" w:rsidRPr="00244866">
        <w:rPr>
          <w:rFonts w:ascii="Arial" w:hAnsi="Arial" w:cs="Arial"/>
          <w:color w:val="000000" w:themeColor="text1"/>
          <w:sz w:val="22"/>
          <w:szCs w:val="22"/>
        </w:rPr>
        <w:t xml:space="preserve"> resting-state and task-based fMRI</w:t>
      </w:r>
      <w:r w:rsidR="00B44EA4" w:rsidRPr="00244866">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dCI+NDgtNTE8L3N0eWxlPjwvRGlzcGxheVRleHQ+PHJlY29yZD48cmVjLW51bWJlcj41MjM8L3Jl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dCI+NDgtNTE8L3N0eWxlPjwvRGlzcGxheVRleHQ+PHJlY29yZD48cmVjLW51bWJlcj41MjM8L3Jl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B44EA4" w:rsidRPr="00244866">
        <w:rPr>
          <w:rFonts w:ascii="Arial" w:hAnsi="Arial" w:cs="Arial"/>
          <w:color w:val="000000" w:themeColor="text1"/>
          <w:sz w:val="22"/>
          <w:szCs w:val="22"/>
        </w:rPr>
      </w:r>
      <w:r w:rsidR="00B44EA4" w:rsidRPr="00244866">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48-51</w:t>
      </w:r>
      <w:r w:rsidR="00B44EA4" w:rsidRPr="00244866">
        <w:rPr>
          <w:rFonts w:ascii="Arial" w:hAnsi="Arial" w:cs="Arial"/>
          <w:color w:val="000000" w:themeColor="text1"/>
          <w:sz w:val="22"/>
          <w:szCs w:val="22"/>
        </w:rPr>
        <w:fldChar w:fldCharType="end"/>
      </w:r>
      <w:r w:rsidR="00D35484" w:rsidRPr="00244866">
        <w:rPr>
          <w:rFonts w:ascii="Arial" w:hAnsi="Arial" w:cs="Arial"/>
          <w:color w:val="000000" w:themeColor="text1"/>
          <w:sz w:val="22"/>
          <w:szCs w:val="22"/>
        </w:rPr>
        <w:t xml:space="preserve">. </w:t>
      </w:r>
      <w:r w:rsidR="0051072E" w:rsidRPr="00244866">
        <w:rPr>
          <w:rFonts w:ascii="Arial" w:hAnsi="Arial" w:cs="Arial"/>
          <w:color w:val="000000" w:themeColor="text1"/>
          <w:sz w:val="22"/>
          <w:szCs w:val="22"/>
        </w:rPr>
        <w:t>Other scanning parameters</w:t>
      </w:r>
      <w:r w:rsidR="00246E4A">
        <w:rPr>
          <w:rFonts w:ascii="Arial" w:hAnsi="Arial" w:cs="Arial"/>
          <w:color w:val="000000" w:themeColor="text1"/>
          <w:sz w:val="22"/>
          <w:szCs w:val="22"/>
        </w:rPr>
        <w:t xml:space="preserve"> included</w:t>
      </w:r>
      <w:r w:rsidR="0051072E" w:rsidRPr="00244866">
        <w:rPr>
          <w:rFonts w:ascii="Arial" w:hAnsi="Arial" w:cs="Arial"/>
          <w:color w:val="000000" w:themeColor="text1"/>
          <w:sz w:val="22"/>
          <w:szCs w:val="22"/>
        </w:rPr>
        <w:t xml:space="preserve">: </w:t>
      </w:r>
      <w:r w:rsidR="001C7592" w:rsidRPr="00244866">
        <w:rPr>
          <w:rFonts w:ascii="Arial" w:hAnsi="Arial" w:cs="Arial"/>
          <w:color w:val="000000" w:themeColor="text1"/>
          <w:sz w:val="22"/>
          <w:szCs w:val="22"/>
        </w:rPr>
        <w:t>flip angle, 72°</w:t>
      </w:r>
      <w:r w:rsidR="00246E4A">
        <w:rPr>
          <w:rFonts w:ascii="Arial" w:hAnsi="Arial" w:cs="Arial"/>
          <w:color w:val="000000" w:themeColor="text1"/>
          <w:sz w:val="22"/>
          <w:szCs w:val="22"/>
        </w:rPr>
        <w:t xml:space="preserve">, </w:t>
      </w:r>
      <w:r w:rsidR="00995662" w:rsidRPr="00244866">
        <w:rPr>
          <w:rFonts w:ascii="Arial" w:hAnsi="Arial" w:cs="Arial"/>
          <w:color w:val="000000" w:themeColor="text1"/>
          <w:sz w:val="22"/>
          <w:szCs w:val="22"/>
        </w:rPr>
        <w:t>slice thickness, 2mm</w:t>
      </w:r>
      <w:r w:rsidR="00246E4A">
        <w:rPr>
          <w:rFonts w:ascii="Arial" w:hAnsi="Arial" w:cs="Arial"/>
          <w:color w:val="000000" w:themeColor="text1"/>
          <w:sz w:val="22"/>
          <w:szCs w:val="22"/>
        </w:rPr>
        <w:t xml:space="preserve"> (</w:t>
      </w:r>
      <w:r w:rsidR="00AE2504">
        <w:rPr>
          <w:rFonts w:ascii="Arial" w:hAnsi="Arial" w:cs="Arial"/>
          <w:color w:val="000000" w:themeColor="text1"/>
          <w:sz w:val="22"/>
          <w:szCs w:val="22"/>
        </w:rPr>
        <w:t>no gap</w:t>
      </w:r>
      <w:r w:rsidR="00246E4A">
        <w:rPr>
          <w:rFonts w:ascii="Arial" w:hAnsi="Arial" w:cs="Arial"/>
          <w:color w:val="000000" w:themeColor="text1"/>
          <w:sz w:val="22"/>
          <w:szCs w:val="22"/>
        </w:rPr>
        <w:t xml:space="preserve">), </w:t>
      </w:r>
      <w:r w:rsidR="00AE28FB" w:rsidRPr="00244866">
        <w:rPr>
          <w:rFonts w:ascii="Arial" w:hAnsi="Arial" w:cs="Arial"/>
          <w:color w:val="000000" w:themeColor="text1"/>
          <w:sz w:val="22"/>
          <w:szCs w:val="22"/>
        </w:rPr>
        <w:t xml:space="preserve">multi-band </w:t>
      </w:r>
      <w:r w:rsidR="00E14505" w:rsidRPr="00244866">
        <w:rPr>
          <w:rFonts w:ascii="Arial" w:hAnsi="Arial" w:cs="Arial"/>
          <w:color w:val="000000" w:themeColor="text1"/>
          <w:sz w:val="22"/>
          <w:szCs w:val="22"/>
        </w:rPr>
        <w:t xml:space="preserve">acceleration factor </w:t>
      </w:r>
      <w:r w:rsidR="00AE28FB" w:rsidRPr="00244866">
        <w:rPr>
          <w:rFonts w:ascii="Arial" w:hAnsi="Arial" w:cs="Arial"/>
          <w:color w:val="000000" w:themeColor="text1"/>
          <w:sz w:val="22"/>
          <w:szCs w:val="22"/>
        </w:rPr>
        <w:t>4</w:t>
      </w:r>
      <w:r w:rsidR="00246E4A">
        <w:rPr>
          <w:rFonts w:ascii="Arial" w:hAnsi="Arial" w:cs="Arial"/>
          <w:color w:val="000000" w:themeColor="text1"/>
          <w:sz w:val="22"/>
          <w:szCs w:val="22"/>
        </w:rPr>
        <w:t xml:space="preserve">, 60 slices with </w:t>
      </w:r>
      <w:r w:rsidR="009B0269" w:rsidRPr="00244866">
        <w:rPr>
          <w:rFonts w:ascii="Arial" w:hAnsi="Arial" w:cs="Arial"/>
          <w:color w:val="000000" w:themeColor="text1"/>
          <w:sz w:val="22"/>
          <w:szCs w:val="22"/>
        </w:rPr>
        <w:t>interleaved acquisitio</w:t>
      </w:r>
      <w:r w:rsidR="00246E4A">
        <w:rPr>
          <w:rFonts w:ascii="Arial" w:hAnsi="Arial" w:cs="Arial"/>
          <w:color w:val="000000" w:themeColor="text1"/>
          <w:sz w:val="22"/>
          <w:szCs w:val="22"/>
        </w:rPr>
        <w:t xml:space="preserve">n, </w:t>
      </w:r>
      <w:r w:rsidR="001E4184">
        <w:rPr>
          <w:rFonts w:ascii="Arial" w:hAnsi="Arial" w:cs="Arial"/>
          <w:color w:val="000000" w:themeColor="text1"/>
          <w:sz w:val="22"/>
          <w:szCs w:val="22"/>
        </w:rPr>
        <w:t xml:space="preserve">matrix size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x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voxels</w:t>
      </w:r>
      <w:r w:rsidR="00246E4A">
        <w:rPr>
          <w:rFonts w:ascii="Arial" w:hAnsi="Arial" w:cs="Arial"/>
          <w:color w:val="000000" w:themeColor="text1"/>
          <w:sz w:val="22"/>
          <w:szCs w:val="22"/>
        </w:rPr>
        <w:t xml:space="preserve">, and </w:t>
      </w:r>
      <w:r w:rsidR="00D77FEB">
        <w:rPr>
          <w:rFonts w:ascii="Arial" w:hAnsi="Arial" w:cs="Arial"/>
          <w:color w:val="000000" w:themeColor="text1"/>
          <w:sz w:val="22"/>
          <w:szCs w:val="22"/>
        </w:rPr>
        <w:t>field of view</w:t>
      </w:r>
      <w:r w:rsidR="00246E4A">
        <w:rPr>
          <w:rFonts w:ascii="Arial" w:hAnsi="Arial" w:cs="Arial"/>
          <w:color w:val="000000" w:themeColor="text1"/>
          <w:sz w:val="22"/>
          <w:szCs w:val="22"/>
        </w:rPr>
        <w:t xml:space="preserve"> </w:t>
      </w:r>
      <w:r w:rsidR="001E3C07">
        <w:rPr>
          <w:rFonts w:ascii="Arial" w:hAnsi="Arial" w:cs="Arial"/>
          <w:color w:val="000000" w:themeColor="text1"/>
          <w:sz w:val="22"/>
          <w:szCs w:val="22"/>
        </w:rPr>
        <w:t xml:space="preserve">208mm x 208mm. </w:t>
      </w:r>
      <w:r w:rsidR="0006113F" w:rsidRPr="00244866">
        <w:rPr>
          <w:rFonts w:ascii="Arial" w:hAnsi="Arial" w:cs="Arial"/>
          <w:color w:val="000000" w:themeColor="text1"/>
          <w:sz w:val="22"/>
          <w:szCs w:val="22"/>
        </w:rPr>
        <w:t xml:space="preserve">A 1mm </w:t>
      </w:r>
      <w:r w:rsidR="0083633E" w:rsidRPr="00244866">
        <w:rPr>
          <w:rFonts w:ascii="Arial" w:hAnsi="Arial" w:cs="Arial"/>
          <w:color w:val="000000" w:themeColor="text1"/>
          <w:sz w:val="22"/>
          <w:szCs w:val="22"/>
        </w:rPr>
        <w:t>isotropic T1-weighted structural scan was acquired</w:t>
      </w:r>
      <w:r w:rsidR="00F46B30">
        <w:rPr>
          <w:rFonts w:ascii="Arial" w:hAnsi="Arial" w:cs="Arial"/>
          <w:color w:val="000000" w:themeColor="text1"/>
          <w:sz w:val="22"/>
          <w:szCs w:val="22"/>
        </w:rPr>
        <w:t xml:space="preserve"> on Day 0 session</w:t>
      </w:r>
      <w:r w:rsidR="0083633E" w:rsidRPr="00244866">
        <w:rPr>
          <w:rFonts w:ascii="Arial" w:hAnsi="Arial" w:cs="Arial"/>
          <w:color w:val="000000" w:themeColor="text1"/>
          <w:sz w:val="22"/>
          <w:szCs w:val="22"/>
        </w:rPr>
        <w:t xml:space="preserve"> for neuronavigation during TMS and to aid spatial normalization. </w:t>
      </w:r>
    </w:p>
    <w:p w14:paraId="05D8568C" w14:textId="57613539" w:rsidR="00D31818" w:rsidRPr="00C27B5C" w:rsidRDefault="006B46E7" w:rsidP="0091089C">
      <w:pPr>
        <w:pStyle w:val="Heading4"/>
        <w:spacing w:before="0" w:after="120"/>
        <w:rPr>
          <w:rFonts w:ascii="Arial" w:hAnsi="Arial" w:cs="Arial"/>
          <w:b/>
          <w:bCs/>
          <w:i w:val="0"/>
          <w:iCs w:val="0"/>
          <w:color w:val="000000" w:themeColor="text1"/>
          <w:sz w:val="22"/>
          <w:szCs w:val="22"/>
        </w:rPr>
      </w:pPr>
      <w:r w:rsidRPr="00C27B5C">
        <w:rPr>
          <w:rFonts w:ascii="Arial" w:hAnsi="Arial" w:cs="Arial"/>
          <w:b/>
          <w:bCs/>
          <w:i w:val="0"/>
          <w:iCs w:val="0"/>
          <w:color w:val="000000" w:themeColor="text1"/>
          <w:sz w:val="22"/>
          <w:szCs w:val="22"/>
        </w:rPr>
        <w:t>Coordination selection for network-targeted TMS</w:t>
      </w:r>
    </w:p>
    <w:p w14:paraId="4D02A4D2" w14:textId="53212976" w:rsidR="000E3353" w:rsidRDefault="00112357" w:rsidP="0091089C">
      <w:pPr>
        <w:spacing w:after="120"/>
        <w:rPr>
          <w:rFonts w:ascii="Arial" w:hAnsi="Arial" w:cs="Arial"/>
          <w:color w:val="000000" w:themeColor="text1"/>
          <w:sz w:val="22"/>
          <w:szCs w:val="22"/>
        </w:rPr>
      </w:pPr>
      <w:r w:rsidRPr="00C27B5C">
        <w:rPr>
          <w:rFonts w:ascii="Arial" w:hAnsi="Arial" w:cs="Arial"/>
          <w:color w:val="000000" w:themeColor="text1"/>
          <w:sz w:val="22"/>
          <w:szCs w:val="22"/>
        </w:rPr>
        <w:t xml:space="preserve">The stimulation coordinates were </w:t>
      </w:r>
      <w:r w:rsidR="00C60946" w:rsidRPr="00C27B5C">
        <w:rPr>
          <w:rFonts w:ascii="Arial" w:hAnsi="Arial" w:cs="Arial"/>
          <w:color w:val="000000" w:themeColor="text1"/>
          <w:sz w:val="22"/>
          <w:szCs w:val="22"/>
        </w:rPr>
        <w:t>computed</w:t>
      </w:r>
      <w:r w:rsidRPr="00C27B5C">
        <w:rPr>
          <w:rFonts w:ascii="Arial" w:hAnsi="Arial" w:cs="Arial"/>
          <w:color w:val="000000" w:themeColor="text1"/>
          <w:sz w:val="22"/>
          <w:szCs w:val="22"/>
        </w:rPr>
        <w:t xml:space="preserve"> based on the multi-echo resting-state MRI data</w:t>
      </w:r>
      <w:r w:rsidR="00E121A7" w:rsidRPr="00C27B5C">
        <w:rPr>
          <w:rFonts w:ascii="Arial" w:hAnsi="Arial" w:cs="Arial"/>
          <w:color w:val="000000" w:themeColor="text1"/>
          <w:sz w:val="22"/>
          <w:szCs w:val="22"/>
        </w:rPr>
        <w:t xml:space="preserve"> collected</w:t>
      </w:r>
      <w:r w:rsidRPr="00C27B5C">
        <w:rPr>
          <w:rFonts w:ascii="Arial" w:hAnsi="Arial" w:cs="Arial"/>
          <w:color w:val="000000" w:themeColor="text1"/>
          <w:sz w:val="22"/>
          <w:szCs w:val="22"/>
        </w:rPr>
        <w:t xml:space="preserve"> from </w:t>
      </w:r>
      <w:r w:rsidR="00AE68B6" w:rsidRPr="00C27B5C">
        <w:rPr>
          <w:rFonts w:ascii="Arial" w:hAnsi="Arial" w:cs="Arial"/>
          <w:color w:val="000000" w:themeColor="text1"/>
          <w:sz w:val="22"/>
          <w:szCs w:val="22"/>
        </w:rPr>
        <w:t>the</w:t>
      </w:r>
      <w:r w:rsidRPr="00C27B5C">
        <w:rPr>
          <w:rFonts w:ascii="Arial" w:hAnsi="Arial" w:cs="Arial"/>
          <w:color w:val="000000" w:themeColor="text1"/>
          <w:sz w:val="22"/>
          <w:szCs w:val="22"/>
        </w:rPr>
        <w:t xml:space="preserve"> Day 0 session.</w:t>
      </w:r>
      <w:r w:rsidR="00610E5F"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defined our stimulation targets </w:t>
      </w:r>
      <w:r w:rsidR="00217861" w:rsidRPr="00C27B5C">
        <w:rPr>
          <w:rFonts w:ascii="Arial" w:hAnsi="Arial" w:cs="Arial"/>
          <w:color w:val="000000" w:themeColor="text1"/>
          <w:sz w:val="22"/>
          <w:szCs w:val="22"/>
        </w:rPr>
        <w:t>in the right hemisphere’s</w:t>
      </w:r>
      <w:r w:rsidRPr="00C27B5C">
        <w:rPr>
          <w:rFonts w:ascii="Arial" w:hAnsi="Arial" w:cs="Arial"/>
          <w:color w:val="000000" w:themeColor="text1"/>
          <w:sz w:val="22"/>
          <w:szCs w:val="22"/>
        </w:rPr>
        <w:t xml:space="preserve"> aOFC and pOFC </w:t>
      </w:r>
      <w:r w:rsidR="00217861" w:rsidRPr="00C27B5C">
        <w:rPr>
          <w:rFonts w:ascii="Arial" w:hAnsi="Arial" w:cs="Arial"/>
          <w:color w:val="000000" w:themeColor="text1"/>
          <w:sz w:val="22"/>
          <w:szCs w:val="22"/>
        </w:rPr>
        <w:t xml:space="preserve">using </w:t>
      </w:r>
      <w:r w:rsidRPr="00C27B5C">
        <w:rPr>
          <w:rFonts w:ascii="Arial" w:hAnsi="Arial" w:cs="Arial"/>
          <w:color w:val="000000" w:themeColor="text1"/>
          <w:sz w:val="22"/>
          <w:szCs w:val="22"/>
        </w:rPr>
        <w:t xml:space="preserve">MNI </w:t>
      </w:r>
      <w:r w:rsidR="00217861" w:rsidRPr="00C27B5C">
        <w:rPr>
          <w:rFonts w:ascii="Arial" w:hAnsi="Arial" w:cs="Arial"/>
          <w:color w:val="000000" w:themeColor="text1"/>
          <w:sz w:val="22"/>
          <w:szCs w:val="22"/>
        </w:rPr>
        <w:t xml:space="preserve">coordinates: </w:t>
      </w:r>
      <w:r w:rsidRPr="00C27B5C">
        <w:rPr>
          <w:rFonts w:ascii="Arial" w:hAnsi="Arial" w:cs="Arial"/>
          <w:color w:val="000000" w:themeColor="text1"/>
          <w:sz w:val="22"/>
          <w:szCs w:val="22"/>
        </w:rPr>
        <w:t>aOFC [34, 54, -14] and pOFC [28, 38, -16]</w:t>
      </w:r>
      <w:r w:rsidR="00F312A9" w:rsidRPr="00C27B5C">
        <w:rPr>
          <w:rFonts w:ascii="Arial" w:hAnsi="Arial" w:cs="Arial"/>
          <w:color w:val="000000" w:themeColor="text1"/>
          <w:sz w:val="22"/>
          <w:szCs w:val="22"/>
        </w:rPr>
        <w:t>. T</w:t>
      </w:r>
      <w:r w:rsidRPr="00C27B5C">
        <w:rPr>
          <w:rFonts w:ascii="Arial" w:hAnsi="Arial" w:cs="Arial"/>
          <w:color w:val="000000" w:themeColor="text1"/>
          <w:sz w:val="22"/>
          <w:szCs w:val="22"/>
        </w:rPr>
        <w:t xml:space="preserve">he pOFC coordinates were identical to </w:t>
      </w:r>
      <w:r w:rsidR="009E3979" w:rsidRPr="00C27B5C">
        <w:rPr>
          <w:rFonts w:ascii="Arial" w:hAnsi="Arial" w:cs="Arial"/>
          <w:color w:val="000000" w:themeColor="text1"/>
          <w:sz w:val="22"/>
          <w:szCs w:val="22"/>
        </w:rPr>
        <w:t>those</w:t>
      </w:r>
      <w:r w:rsidRPr="00C27B5C">
        <w:rPr>
          <w:rFonts w:ascii="Arial" w:hAnsi="Arial" w:cs="Arial"/>
          <w:color w:val="000000" w:themeColor="text1"/>
          <w:sz w:val="22"/>
          <w:szCs w:val="22"/>
        </w:rPr>
        <w:t xml:space="preserve"> used in</w:t>
      </w:r>
      <w:r w:rsidR="00F933B0" w:rsidRPr="00C27B5C">
        <w:rPr>
          <w:rFonts w:ascii="Arial" w:hAnsi="Arial" w:cs="Arial"/>
          <w:color w:val="000000" w:themeColor="text1"/>
          <w:sz w:val="22"/>
          <w:szCs w:val="22"/>
        </w:rPr>
        <w:t xml:space="preserve"> our</w:t>
      </w:r>
      <w:r w:rsidRPr="00C27B5C">
        <w:rPr>
          <w:rFonts w:ascii="Arial" w:hAnsi="Arial" w:cs="Arial"/>
          <w:color w:val="000000" w:themeColor="text1"/>
          <w:sz w:val="22"/>
          <w:szCs w:val="22"/>
        </w:rPr>
        <w:t xml:space="preserve"> previous network-targeted TMS studies</w:t>
      </w:r>
      <w:r w:rsidR="009E0CF2"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dW0+NTM2PC9SZWNOdW0+PERpc3BsYXlUZXh0PjxzdHlsZSBmYWNlPSJzdXBlcnNjcmlwdCI+NSw0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MDIwLzA5LzE4LzAxOjQ4OjMzPC9hY2Nlc3MtZGF0ZT48L3JlY29yZD48L0NpdGU+PENpdGU+PEF1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dW0+NTM2PC9SZWNOdW0+PERpc3BsYXlUZXh0PjxzdHlsZSBmYWNlPSJzdXBlcnNjcmlwdCI+NSw0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MDIwLzA5LzE4LzAxOjQ4OjMzPC9hY2Nlc3MtZGF0ZT48L3JlY29yZD48L0NpdGU+PENpdGU+PEF1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E0CF2" w:rsidRPr="00C27B5C">
        <w:rPr>
          <w:rFonts w:ascii="Arial" w:hAnsi="Arial" w:cs="Arial"/>
          <w:color w:val="000000" w:themeColor="text1"/>
          <w:sz w:val="22"/>
          <w:szCs w:val="22"/>
        </w:rPr>
      </w:r>
      <w:r w:rsidR="009E0CF2" w:rsidRPr="00C27B5C">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5,41,52,53</w:t>
      </w:r>
      <w:r w:rsidR="009E0CF2" w:rsidRPr="00C27B5C">
        <w:rPr>
          <w:rFonts w:ascii="Arial" w:hAnsi="Arial" w:cs="Arial"/>
          <w:color w:val="000000" w:themeColor="text1"/>
          <w:sz w:val="22"/>
          <w:szCs w:val="22"/>
        </w:rPr>
        <w:fldChar w:fldCharType="end"/>
      </w:r>
      <w:r w:rsidR="00E9302D" w:rsidRPr="00C27B5C">
        <w:rPr>
          <w:rFonts w:ascii="Arial" w:hAnsi="Arial" w:cs="Arial"/>
          <w:color w:val="000000" w:themeColor="text1"/>
          <w:sz w:val="22"/>
          <w:szCs w:val="22"/>
        </w:rPr>
        <w:t>, which ha</w:t>
      </w:r>
      <w:r w:rsidR="002515F0" w:rsidRPr="00C27B5C">
        <w:rPr>
          <w:rFonts w:ascii="Arial" w:hAnsi="Arial" w:cs="Arial"/>
          <w:color w:val="000000" w:themeColor="text1"/>
          <w:sz w:val="22"/>
          <w:szCs w:val="22"/>
        </w:rPr>
        <w:t>ve</w:t>
      </w:r>
      <w:r w:rsidR="00E9302D" w:rsidRPr="00C27B5C">
        <w:rPr>
          <w:rFonts w:ascii="Arial" w:hAnsi="Arial" w:cs="Arial"/>
          <w:color w:val="000000" w:themeColor="text1"/>
          <w:sz w:val="22"/>
          <w:szCs w:val="22"/>
        </w:rPr>
        <w:t xml:space="preserve"> been found to correlate with the identity of reward outcomes</w:t>
      </w:r>
      <w:r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TnVtPjQ8L1JlY051bT48RGlzcGxheVRleHQ+PHN0eWxlIGZhY2U9InN1cGVyc2NyaXB0Ij41LDUy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TnVtPjQ8L1JlY051bT48RGlzcGxheVRleHQ+PHN0eWxlIGZhY2U9InN1cGVyc2NyaXB0Ij41LDUy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Pr="00C27B5C">
        <w:rPr>
          <w:rFonts w:ascii="Arial" w:hAnsi="Arial" w:cs="Arial"/>
          <w:color w:val="000000" w:themeColor="text1"/>
          <w:sz w:val="22"/>
          <w:szCs w:val="22"/>
        </w:rPr>
      </w:r>
      <w:r w:rsidRPr="00C27B5C">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5,52</w:t>
      </w:r>
      <w:r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t xml:space="preserve">. </w:t>
      </w:r>
      <w:r w:rsidR="00DB51FE" w:rsidRPr="00C27B5C">
        <w:rPr>
          <w:rFonts w:ascii="Arial" w:hAnsi="Arial" w:cs="Arial"/>
          <w:color w:val="000000" w:themeColor="text1"/>
          <w:sz w:val="22"/>
          <w:szCs w:val="22"/>
        </w:rPr>
        <w:t>Eac</w:t>
      </w:r>
      <w:r w:rsidR="002515F0" w:rsidRPr="00C27B5C">
        <w:rPr>
          <w:rFonts w:ascii="Arial" w:hAnsi="Arial" w:cs="Arial"/>
          <w:color w:val="000000" w:themeColor="text1"/>
          <w:sz w:val="22"/>
          <w:szCs w:val="22"/>
        </w:rPr>
        <w:t xml:space="preserve">h </w:t>
      </w:r>
      <w:r w:rsidR="00727FF4" w:rsidRPr="00C27B5C">
        <w:rPr>
          <w:rFonts w:ascii="Arial" w:hAnsi="Arial" w:cs="Arial"/>
          <w:color w:val="000000" w:themeColor="text1"/>
          <w:sz w:val="22"/>
          <w:szCs w:val="22"/>
        </w:rPr>
        <w:t>target</w:t>
      </w:r>
      <w:r w:rsidR="004F16DF" w:rsidRPr="00C27B5C">
        <w:rPr>
          <w:rFonts w:ascii="Arial" w:hAnsi="Arial" w:cs="Arial"/>
          <w:color w:val="000000" w:themeColor="text1"/>
          <w:sz w:val="22"/>
          <w:szCs w:val="22"/>
        </w:rPr>
        <w:t>ed coordinate</w:t>
      </w:r>
      <w:r w:rsidR="00444759" w:rsidRPr="00C27B5C">
        <w:rPr>
          <w:rFonts w:ascii="Arial" w:hAnsi="Arial" w:cs="Arial"/>
          <w:color w:val="000000" w:themeColor="text1"/>
          <w:sz w:val="22"/>
          <w:szCs w:val="22"/>
        </w:rPr>
        <w:t xml:space="preserve"> </w:t>
      </w:r>
      <w:r w:rsidR="002515F0" w:rsidRPr="00C27B5C">
        <w:rPr>
          <w:rFonts w:ascii="Arial" w:hAnsi="Arial" w:cs="Arial"/>
          <w:color w:val="000000" w:themeColor="text1"/>
          <w:sz w:val="22"/>
          <w:szCs w:val="22"/>
        </w:rPr>
        <w:t xml:space="preserve">in </w:t>
      </w:r>
      <w:r w:rsidR="00444759" w:rsidRPr="00C27B5C">
        <w:rPr>
          <w:rFonts w:ascii="Arial" w:hAnsi="Arial" w:cs="Arial"/>
          <w:color w:val="000000" w:themeColor="text1"/>
          <w:sz w:val="22"/>
          <w:szCs w:val="22"/>
        </w:rPr>
        <w:t>the aOFC and pOFC</w:t>
      </w:r>
      <w:r w:rsidR="00727FF4"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exhibited</w:t>
      </w:r>
      <w:r w:rsidR="00727FF4" w:rsidRPr="00C27B5C">
        <w:rPr>
          <w:rFonts w:ascii="Arial" w:hAnsi="Arial" w:cs="Arial"/>
          <w:color w:val="000000" w:themeColor="text1"/>
          <w:sz w:val="22"/>
          <w:szCs w:val="22"/>
        </w:rPr>
        <w:t xml:space="preserve"> strong functional connectivity with </w:t>
      </w:r>
      <w:r w:rsidR="00DF6943" w:rsidRPr="00C27B5C">
        <w:rPr>
          <w:rFonts w:ascii="Arial" w:hAnsi="Arial" w:cs="Arial"/>
          <w:color w:val="000000" w:themeColor="text1"/>
          <w:sz w:val="22"/>
          <w:szCs w:val="22"/>
        </w:rPr>
        <w:t>separate</w:t>
      </w:r>
      <w:r w:rsidR="00727FF4" w:rsidRPr="00C27B5C">
        <w:rPr>
          <w:rFonts w:ascii="Arial" w:hAnsi="Arial" w:cs="Arial"/>
          <w:color w:val="000000" w:themeColor="text1"/>
          <w:sz w:val="22"/>
          <w:szCs w:val="22"/>
        </w:rPr>
        <w:t xml:space="preserve"> LPFC cluster</w:t>
      </w:r>
      <w:r w:rsidR="00DF6943" w:rsidRPr="00C27B5C">
        <w:rPr>
          <w:rFonts w:ascii="Arial" w:hAnsi="Arial" w:cs="Arial"/>
          <w:color w:val="000000" w:themeColor="text1"/>
          <w:sz w:val="22"/>
          <w:szCs w:val="22"/>
        </w:rPr>
        <w:t>s</w:t>
      </w:r>
      <w:r w:rsidR="00451D6F" w:rsidRPr="00C27B5C">
        <w:rPr>
          <w:rFonts w:ascii="Arial" w:hAnsi="Arial" w:cs="Arial"/>
          <w:color w:val="000000" w:themeColor="text1"/>
          <w:sz w:val="22"/>
          <w:szCs w:val="22"/>
        </w:rPr>
        <w:t xml:space="preserve"> with</w:t>
      </w:r>
      <w:r w:rsidR="00015915" w:rsidRPr="00C27B5C">
        <w:rPr>
          <w:rFonts w:ascii="Arial" w:hAnsi="Arial" w:cs="Arial"/>
          <w:color w:val="000000" w:themeColor="text1"/>
          <w:sz w:val="22"/>
          <w:szCs w:val="22"/>
        </w:rPr>
        <w:t xml:space="preserve"> peak</w:t>
      </w:r>
      <w:r w:rsidR="00451D6F" w:rsidRPr="00C27B5C">
        <w:rPr>
          <w:rFonts w:ascii="Arial" w:hAnsi="Arial" w:cs="Arial"/>
          <w:color w:val="000000" w:themeColor="text1"/>
          <w:sz w:val="22"/>
          <w:szCs w:val="22"/>
        </w:rPr>
        <w:t xml:space="preserve"> coordinate of</w:t>
      </w:r>
      <w:r w:rsidR="008818EC" w:rsidRPr="00C27B5C">
        <w:rPr>
          <w:rFonts w:ascii="Arial" w:hAnsi="Arial" w:cs="Arial"/>
          <w:color w:val="000000" w:themeColor="text1"/>
          <w:sz w:val="22"/>
          <w:szCs w:val="22"/>
        </w:rPr>
        <w:t xml:space="preserve"> </w:t>
      </w:r>
      <w:r w:rsidR="00BD3B1C" w:rsidRPr="00C27B5C">
        <w:rPr>
          <w:rFonts w:ascii="Arial" w:hAnsi="Arial" w:cs="Arial"/>
          <w:color w:val="000000" w:themeColor="text1"/>
          <w:sz w:val="22"/>
          <w:szCs w:val="22"/>
        </w:rPr>
        <w:t>[</w:t>
      </w:r>
      <w:r w:rsidR="00BC5DC9" w:rsidRPr="00C27B5C">
        <w:rPr>
          <w:rFonts w:ascii="Arial" w:hAnsi="Arial" w:cs="Arial"/>
          <w:color w:val="000000" w:themeColor="text1"/>
          <w:sz w:val="22"/>
          <w:szCs w:val="22"/>
        </w:rPr>
        <w:t>44, 28, 38</w:t>
      </w:r>
      <w:r w:rsidR="00BD3B1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xml:space="preserve"> and </w:t>
      </w:r>
      <w:r w:rsidR="0052344C" w:rsidRPr="00C27B5C">
        <w:rPr>
          <w:rFonts w:ascii="Arial" w:hAnsi="Arial" w:cs="Arial"/>
          <w:color w:val="000000" w:themeColor="text1"/>
          <w:sz w:val="22"/>
          <w:szCs w:val="22"/>
        </w:rPr>
        <w:t>[</w:t>
      </w:r>
      <w:r w:rsidR="00C97795" w:rsidRPr="00C27B5C">
        <w:rPr>
          <w:rFonts w:ascii="Arial" w:hAnsi="Arial" w:cs="Arial"/>
          <w:color w:val="000000" w:themeColor="text1"/>
          <w:sz w:val="22"/>
          <w:szCs w:val="22"/>
        </w:rPr>
        <w:t>46, 38, 14</w:t>
      </w:r>
      <w:r w:rsidR="0052344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respectivel</w:t>
      </w:r>
      <w:r w:rsidR="002D5A7D" w:rsidRPr="00C27B5C">
        <w:rPr>
          <w:rFonts w:ascii="Arial" w:hAnsi="Arial" w:cs="Arial"/>
          <w:color w:val="000000" w:themeColor="text1"/>
          <w:sz w:val="22"/>
          <w:szCs w:val="22"/>
        </w:rPr>
        <w:t>y</w:t>
      </w:r>
      <w:r w:rsidR="00451D6F" w:rsidRPr="00C27B5C">
        <w:rPr>
          <w:rFonts w:ascii="Arial" w:hAnsi="Arial" w:cs="Arial"/>
          <w:color w:val="000000" w:themeColor="text1"/>
          <w:sz w:val="22"/>
          <w:szCs w:val="22"/>
        </w:rPr>
        <w:t xml:space="preserve">. </w:t>
      </w:r>
      <w:r w:rsidR="008818EC" w:rsidRPr="00C27B5C">
        <w:rPr>
          <w:rFonts w:ascii="Arial" w:hAnsi="Arial" w:cs="Arial"/>
          <w:color w:val="000000" w:themeColor="text1"/>
          <w:sz w:val="22"/>
          <w:szCs w:val="22"/>
        </w:rPr>
        <w:t>This functional connectivity</w:t>
      </w:r>
      <w:r w:rsidR="00015915" w:rsidRPr="00C27B5C">
        <w:rPr>
          <w:rFonts w:ascii="Arial" w:hAnsi="Arial" w:cs="Arial"/>
          <w:color w:val="000000" w:themeColor="text1"/>
          <w:sz w:val="22"/>
          <w:szCs w:val="22"/>
        </w:rPr>
        <w:t xml:space="preserve"> was determined based </w:t>
      </w:r>
      <w:r w:rsidR="008818EC" w:rsidRPr="00C27B5C">
        <w:rPr>
          <w:rFonts w:ascii="Arial" w:hAnsi="Arial" w:cs="Arial"/>
          <w:color w:val="000000" w:themeColor="text1"/>
          <w:sz w:val="22"/>
          <w:szCs w:val="22"/>
        </w:rPr>
        <w:t xml:space="preserve">on </w:t>
      </w:r>
      <w:r w:rsidR="00015915" w:rsidRPr="00C27B5C">
        <w:rPr>
          <w:rFonts w:ascii="Arial" w:hAnsi="Arial" w:cs="Arial"/>
          <w:color w:val="000000" w:themeColor="text1"/>
          <w:sz w:val="22"/>
          <w:szCs w:val="22"/>
        </w:rPr>
        <w:t xml:space="preserve">a </w:t>
      </w:r>
      <w:r w:rsidR="008818EC" w:rsidRPr="00C27B5C">
        <w:rPr>
          <w:rFonts w:ascii="Arial" w:hAnsi="Arial" w:cs="Arial"/>
          <w:color w:val="000000" w:themeColor="text1"/>
          <w:sz w:val="22"/>
          <w:szCs w:val="22"/>
        </w:rPr>
        <w:t xml:space="preserve">meta-analysis </w:t>
      </w:r>
      <w:r w:rsidR="00015915" w:rsidRPr="00C27B5C">
        <w:rPr>
          <w:rFonts w:ascii="Arial" w:hAnsi="Arial" w:cs="Arial"/>
          <w:color w:val="000000" w:themeColor="text1"/>
          <w:sz w:val="22"/>
          <w:szCs w:val="22"/>
        </w:rPr>
        <w:t>from</w:t>
      </w:r>
      <w:r w:rsidR="008818EC" w:rsidRPr="00C27B5C">
        <w:rPr>
          <w:rFonts w:ascii="Arial" w:hAnsi="Arial" w:cs="Arial"/>
          <w:color w:val="000000" w:themeColor="text1"/>
          <w:sz w:val="22"/>
          <w:szCs w:val="22"/>
        </w:rPr>
        <w:t xml:space="preserve"> Neurosynth.org</w:t>
      </w:r>
      <w:r w:rsidR="00EE3015"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involving</w:t>
      </w:r>
      <w:r w:rsidR="008818EC" w:rsidRPr="00C27B5C">
        <w:rPr>
          <w:rFonts w:ascii="Arial" w:hAnsi="Arial" w:cs="Arial"/>
          <w:color w:val="000000" w:themeColor="text1"/>
          <w:sz w:val="22"/>
          <w:szCs w:val="22"/>
        </w:rPr>
        <w:t xml:space="preserve"> a sample of 1,000 subjects</w:t>
      </w:r>
      <w:r w:rsidR="00EE3015"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w:t>
      </w:r>
      <w:r w:rsidR="0002026A" w:rsidRPr="00C27B5C">
        <w:rPr>
          <w:rFonts w:ascii="Arial" w:hAnsi="Arial" w:cs="Arial"/>
          <w:color w:val="000000" w:themeColor="text1"/>
          <w:sz w:val="22"/>
          <w:szCs w:val="22"/>
        </w:rPr>
        <w:t>e</w:t>
      </w:r>
      <w:r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then specified two resting-state fMRI</w:t>
      </w:r>
      <w:r w:rsidR="000E3353" w:rsidRPr="00C27B5C" w:rsidDel="00403B08">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functional connectivity analyses (one per </w:t>
      </w:r>
      <w:r w:rsidR="00F132D1" w:rsidRPr="00C27B5C">
        <w:rPr>
          <w:rFonts w:ascii="Arial" w:hAnsi="Arial" w:cs="Arial"/>
          <w:color w:val="000000" w:themeColor="text1"/>
          <w:sz w:val="22"/>
          <w:szCs w:val="22"/>
        </w:rPr>
        <w:t>region</w:t>
      </w:r>
      <w:r w:rsidR="000E3353" w:rsidRPr="00C27B5C">
        <w:rPr>
          <w:rFonts w:ascii="Arial" w:hAnsi="Arial" w:cs="Arial"/>
          <w:color w:val="000000" w:themeColor="text1"/>
          <w:sz w:val="22"/>
          <w:szCs w:val="22"/>
        </w:rPr>
        <w:t>) for each subject, using individual OFC masks as the seed region and motion parameters from the realignment</w:t>
      </w:r>
      <w:r w:rsidR="00062CC2" w:rsidRPr="00C27B5C">
        <w:rPr>
          <w:rFonts w:ascii="Arial" w:hAnsi="Arial" w:cs="Arial"/>
          <w:color w:val="000000" w:themeColor="text1"/>
          <w:sz w:val="22"/>
          <w:szCs w:val="22"/>
        </w:rPr>
        <w:t xml:space="preserve"> of the first echo</w:t>
      </w:r>
      <w:r w:rsidR="000E3353" w:rsidRPr="00C27B5C">
        <w:rPr>
          <w:rFonts w:ascii="Arial" w:hAnsi="Arial" w:cs="Arial"/>
          <w:color w:val="000000" w:themeColor="text1"/>
          <w:sz w:val="22"/>
          <w:szCs w:val="22"/>
        </w:rPr>
        <w:t xml:space="preserve"> as regressors of no interest. Finally, stimulation coordinates were defined as the voxels within the right LPFC masks with the strongest functional connectivity to the right </w:t>
      </w:r>
      <w:r w:rsidR="00D42CB9" w:rsidRPr="00C27B5C">
        <w:rPr>
          <w:rFonts w:ascii="Arial" w:hAnsi="Arial" w:cs="Arial"/>
          <w:color w:val="000000" w:themeColor="text1"/>
          <w:sz w:val="22"/>
          <w:szCs w:val="22"/>
        </w:rPr>
        <w:t>a</w:t>
      </w:r>
      <w:r w:rsidR="000E3353" w:rsidRPr="00C27B5C">
        <w:rPr>
          <w:rFonts w:ascii="Arial" w:hAnsi="Arial" w:cs="Arial"/>
          <w:color w:val="000000" w:themeColor="text1"/>
          <w:sz w:val="22"/>
          <w:szCs w:val="22"/>
        </w:rPr>
        <w:t>OFC</w:t>
      </w:r>
      <w:r w:rsidR="00D42CB9" w:rsidRPr="00C27B5C">
        <w:rPr>
          <w:rFonts w:ascii="Arial" w:hAnsi="Arial" w:cs="Arial"/>
          <w:color w:val="000000" w:themeColor="text1"/>
          <w:sz w:val="22"/>
          <w:szCs w:val="22"/>
        </w:rPr>
        <w:t xml:space="preserve"> and pOFC</w:t>
      </w:r>
      <w:r w:rsidR="000E3353" w:rsidRPr="00C27B5C">
        <w:rPr>
          <w:rFonts w:ascii="Arial" w:hAnsi="Arial" w:cs="Arial"/>
          <w:color w:val="000000" w:themeColor="text1"/>
          <w:sz w:val="22"/>
          <w:szCs w:val="22"/>
        </w:rPr>
        <w:t xml:space="preserve"> seed regions, respectively.</w:t>
      </w:r>
      <w:r w:rsidR="00AD4F28"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used infrared MRI-guided stereotactic neuronavigation (LOCALITE) to apply stimulation to these two</w:t>
      </w:r>
      <w:r w:rsidR="00C9356A" w:rsidRPr="00C27B5C">
        <w:rPr>
          <w:rFonts w:ascii="Arial" w:hAnsi="Arial" w:cs="Arial"/>
          <w:color w:val="000000" w:themeColor="text1"/>
          <w:sz w:val="22"/>
          <w:szCs w:val="22"/>
        </w:rPr>
        <w:t xml:space="preserve"> individual</w:t>
      </w:r>
      <w:r w:rsidR="000E3353" w:rsidRPr="00C27B5C">
        <w:rPr>
          <w:rFonts w:ascii="Arial" w:hAnsi="Arial" w:cs="Arial"/>
          <w:color w:val="000000" w:themeColor="text1"/>
          <w:sz w:val="22"/>
          <w:szCs w:val="22"/>
        </w:rPr>
        <w:t xml:space="preserve"> LPFC coordinates.</w:t>
      </w:r>
    </w:p>
    <w:p w14:paraId="2890B26C" w14:textId="5089598C" w:rsidR="008274B4" w:rsidRPr="003F2BF1" w:rsidRDefault="008274B4" w:rsidP="00B54D13">
      <w:pPr>
        <w:pStyle w:val="Heading4"/>
        <w:spacing w:before="0" w:after="120"/>
        <w:rPr>
          <w:rFonts w:ascii="Arial" w:hAnsi="Arial" w:cs="Arial"/>
          <w:b/>
          <w:bCs/>
          <w:i w:val="0"/>
          <w:iCs w:val="0"/>
          <w:color w:val="000000" w:themeColor="text1"/>
          <w:sz w:val="22"/>
          <w:szCs w:val="22"/>
        </w:rPr>
      </w:pPr>
      <w:r w:rsidRPr="003F2BF1">
        <w:rPr>
          <w:rFonts w:ascii="Arial" w:hAnsi="Arial" w:cs="Arial"/>
          <w:b/>
          <w:bCs/>
          <w:i w:val="0"/>
          <w:iCs w:val="0"/>
          <w:color w:val="000000" w:themeColor="text1"/>
          <w:sz w:val="22"/>
          <w:szCs w:val="22"/>
        </w:rPr>
        <w:t>T</w:t>
      </w:r>
      <w:r w:rsidR="003E232A" w:rsidRPr="003F2BF1">
        <w:rPr>
          <w:rFonts w:ascii="Arial" w:hAnsi="Arial" w:cs="Arial"/>
          <w:b/>
          <w:bCs/>
          <w:i w:val="0"/>
          <w:iCs w:val="0"/>
          <w:color w:val="000000" w:themeColor="text1"/>
          <w:sz w:val="22"/>
          <w:szCs w:val="22"/>
        </w:rPr>
        <w:t>ranscranial magnetic stimulation</w:t>
      </w:r>
    </w:p>
    <w:p w14:paraId="419F9B00" w14:textId="2E833BA4"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 xml:space="preserve">Similar to our previous work, the target coordinates were defined as the locations in the right LPFC with the strongest functional connectivity with the right OFC seed regions (see details </w:t>
      </w:r>
      <w:r w:rsidR="00226589" w:rsidRPr="003F2BF1">
        <w:rPr>
          <w:rFonts w:ascii="Arial" w:hAnsi="Arial" w:cs="Arial"/>
          <w:color w:val="000000" w:themeColor="text1"/>
          <w:sz w:val="22"/>
          <w:szCs w:val="22"/>
        </w:rPr>
        <w:t>above</w:t>
      </w:r>
      <w:r w:rsidRPr="003F2BF1">
        <w:rPr>
          <w:rFonts w:ascii="Arial" w:hAnsi="Arial" w:cs="Arial"/>
          <w:color w:val="000000" w:themeColor="text1"/>
          <w:sz w:val="22"/>
          <w:szCs w:val="22"/>
        </w:rPr>
        <w:t xml:space="preserve">). The </w:t>
      </w:r>
      <w:r w:rsidR="00315FFB">
        <w:rPr>
          <w:rFonts w:ascii="Arial" w:hAnsi="Arial" w:cs="Arial"/>
          <w:color w:val="000000" w:themeColor="text1"/>
          <w:sz w:val="22"/>
          <w:szCs w:val="22"/>
        </w:rPr>
        <w:t>Fig.</w:t>
      </w:r>
      <w:r w:rsidRPr="003F2BF1">
        <w:rPr>
          <w:rFonts w:ascii="Arial" w:hAnsi="Arial" w:cs="Arial"/>
          <w:color w:val="000000" w:themeColor="text1"/>
          <w:sz w:val="22"/>
          <w:szCs w:val="22"/>
        </w:rPr>
        <w:t>-of-eight coil was tilted so that its long axis was approximately perpendicular to the long axis of the middle frontal gyrus. Whereas cTBS was delivered by positioning the active side of the A/P coil to modulate neural tissue, sham cTBS was applied with the placebo side of the A/P coil, producing similar somatosensory and auditory experiences for the subject without modulating neural tissue. Electrodes were placed on subjects’ forehead and direct current stimulation was applied in synchrony with the TMS pulses to mask TMS effects and enhance the similarity between cTBS and sham sessions.</w:t>
      </w:r>
    </w:p>
    <w:p w14:paraId="230A355B" w14:textId="1290316A"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lastRenderedPageBreak/>
        <w:t>Subjects were informed about potential muscle twitches in the face, eyes, and jaw during the simulation. To test for tolerability, two single pulses were applied over the stimulation coordinates before administering cTBS. We assessed subjects’ discomfort and perceived stimulation intensity after each TMS session. The cTBS session was generally perceived as more uncomfortable and intense compared to the sham session. On a scale from 0 (not uncomfortable at all) to 10 (extremely uncomfortable), the mean discomfort ratings were 3.38 for sham and 5.8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 </w:t>
      </w:r>
      <w:r w:rsidRPr="003F2BF1">
        <w:rPr>
          <w:rFonts w:ascii="Arial" w:hAnsi="Arial" w:cs="Arial"/>
          <w:sz w:val="22"/>
          <w:szCs w:val="22"/>
        </w:rPr>
        <w:t>2.2e</w:t>
      </w:r>
      <w:r w:rsidRPr="003F2BF1">
        <w:rPr>
          <w:rFonts w:ascii="Arial" w:hAnsi="Arial" w:cs="Arial"/>
          <w:color w:val="000000" w:themeColor="text1"/>
          <w:sz w:val="22"/>
          <w:szCs w:val="22"/>
        </w:rPr>
        <w:t>-16, linear mixed effects model). Similarly, on a scale from 0 (not strong at all) to 10 (extremely strong), the mean intensity ratings were 3.79 for sham and 6.23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xml:space="preserve"> = 2.2e–16, linear mixed effects model). Neither discomfort nor intensity ratings </w:t>
      </w:r>
      <w:r w:rsidR="00F77CAA" w:rsidRPr="003F2BF1">
        <w:rPr>
          <w:rFonts w:ascii="Arial" w:hAnsi="Arial" w:cs="Arial"/>
          <w:color w:val="000000" w:themeColor="text1"/>
          <w:sz w:val="22"/>
          <w:szCs w:val="22"/>
        </w:rPr>
        <w:t>differed between</w:t>
      </w:r>
      <w:r w:rsidRPr="003F2BF1">
        <w:rPr>
          <w:rFonts w:ascii="Arial" w:hAnsi="Arial" w:cs="Arial"/>
          <w:color w:val="000000" w:themeColor="text1"/>
          <w:sz w:val="22"/>
          <w:szCs w:val="22"/>
        </w:rPr>
        <w:t xml:space="preserve"> aOFC or pOFC-targeted cTBS (all p &gt; 0.6). In analyses involving cTBS effects</w:t>
      </w:r>
      <w:r w:rsidR="00555E1E" w:rsidRPr="003F2BF1">
        <w:rPr>
          <w:rFonts w:ascii="Arial" w:hAnsi="Arial" w:cs="Arial"/>
          <w:color w:val="000000" w:themeColor="text1"/>
          <w:sz w:val="22"/>
          <w:szCs w:val="22"/>
        </w:rPr>
        <w:t xml:space="preserve"> (Day 1 or Day 2 TMS)</w:t>
      </w:r>
      <w:r w:rsidRPr="003F2BF1">
        <w:rPr>
          <w:rFonts w:ascii="Arial" w:hAnsi="Arial" w:cs="Arial"/>
          <w:color w:val="000000" w:themeColor="text1"/>
          <w:sz w:val="22"/>
          <w:szCs w:val="22"/>
        </w:rPr>
        <w:t>, we used standardized discomfort and intensity ratings to correlate or regress against other variables to determine if the observed cTBS effects were driven by subjective discomfort or perceived TMS intensity.</w:t>
      </w:r>
    </w:p>
    <w:p w14:paraId="52F2783D" w14:textId="472EBE5C" w:rsidR="00E648E3" w:rsidRDefault="00892C6C" w:rsidP="0091089C">
      <w:pPr>
        <w:spacing w:after="120"/>
        <w:rPr>
          <w:rFonts w:ascii="Arial" w:hAnsi="Arial" w:cs="Arial"/>
          <w:color w:val="000000" w:themeColor="text1"/>
          <w:sz w:val="22"/>
          <w:szCs w:val="22"/>
        </w:rPr>
      </w:pPr>
      <w:r w:rsidRPr="00892C6C">
        <w:rPr>
          <w:rFonts w:ascii="Arial" w:hAnsi="Arial" w:cs="Arial"/>
          <w:color w:val="000000" w:themeColor="text1"/>
          <w:sz w:val="22"/>
          <w:szCs w:val="22"/>
        </w:rPr>
        <w:t>We compared participants’ motion during the resting-state scan after different types of TMS (sham vs. cTBS) and stimulation locations (anterior vs. posterior OFC). Specifically, we computed the framewise displacement (FD) per volume and summed that across volumes</w:t>
      </w:r>
      <w:r w:rsidR="00A7118E" w:rsidRPr="009C068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&lt;EndNote&gt;&lt;Cite&gt;&lt;Author&gt;Power&lt;/Author&gt;&lt;Year&gt;2012&lt;/Year&gt;&lt;RecNum&gt;521&lt;/RecNum&gt;&lt;DisplayText&gt;&lt;style face="superscript"&gt;54&lt;/style&gt;&lt;/DisplayText&gt;&lt;record&gt;&lt;rec-number&gt;521&lt;/rec-number&gt;&lt;foreign-keys&gt;&lt;key app="EN" db-id="zaf922assa05plerwwupfssvrzteappvax2x" timestamp="1705443154"&gt;521&lt;/key&gt;&lt;/foreign-keys&gt;&lt;ref-type name="Journal Article"&gt;17&lt;/ref-type&gt;&lt;contributors&gt;&lt;authors&gt;&lt;author&gt;Power, J. D.&lt;/author&gt;&lt;author&gt;Barnes, K. A.&lt;/author&gt;&lt;author&gt;Snyder, A. Z.&lt;/author&gt;&lt;author&gt;Schlaggar, B. L.&lt;/author&gt;&lt;author&gt;Petersen, S. E.&lt;/author&gt;&lt;/authors&gt;&lt;/contributors&gt;&lt;auth-address&gt;Department of Neurology, Washington University School of Medicine, St. Louis, MO 63110, USA. powerj@wusm.wustl.edu&lt;/auth-address&gt;&lt;titles&gt;&lt;title&gt;Spurious but systematic correlations in functional connectivity MRI networks arise from subject motion&lt;/title&gt;&lt;secondary-title&gt;Neuroimage&lt;/secondary-title&gt;&lt;/titles&gt;&lt;periodical&gt;&lt;full-title&gt;NeuroImage&lt;/full-title&gt;&lt;abbr-1&gt;NeuroImage&lt;/abbr-1&gt;&lt;/periodical&gt;&lt;pages&gt;2142-54&lt;/pages&gt;&lt;volume&gt;59&lt;/volume&gt;&lt;number&gt;3&lt;/number&gt;&lt;edition&gt;20111014&lt;/edition&gt;&lt;keywords&gt;&lt;keyword&gt;Algorithms&lt;/keyword&gt;&lt;keyword&gt;Artifacts&lt;/keyword&gt;&lt;keyword&gt;Brain/anatomy &amp;amp; histology&lt;/keyword&gt;&lt;keyword&gt;Cohort Studies&lt;/keyword&gt;&lt;keyword&gt;*Head Movements&lt;/keyword&gt;&lt;keyword&gt;Humans&lt;/keyword&gt;&lt;keyword&gt;Image Processing, Computer-Assisted/*methods&lt;/keyword&gt;&lt;keyword&gt;Magnetic Resonance Imaging/instrumentation/*methods&lt;/keyword&gt;&lt;keyword&gt;Motion&lt;/keyword&gt;&lt;keyword&gt;Oxygen/blood&lt;/keyword&gt;&lt;keyword&gt;Software&lt;/keyword&gt;&lt;/keywords&gt;&lt;dates&gt;&lt;year&gt;2012&lt;/year&gt;&lt;pub-dates&gt;&lt;date&gt;Feb 1&lt;/date&gt;&lt;/pub-dates&gt;&lt;/dates&gt;&lt;isbn&gt;1095-9572 (Electronic)&amp;#xD;1053-8119 (Print)&amp;#xD;1053-8119 (Linking)&lt;/isbn&gt;&lt;accession-num&gt;22019881&lt;/accession-num&gt;&lt;urls&gt;&lt;related-urls&gt;&lt;url&gt;https://www.ncbi.nlm.nih.gov/pubmed/22019881&lt;/url&gt;&lt;/related-urls&gt;&lt;/urls&gt;&lt;custom2&gt;PMC3254728&lt;/custom2&gt;&lt;electronic-resource-num&gt;10.1016/j.neuroimage.2011.10.018&lt;/electronic-resource-num&gt;&lt;remote-database-name&gt;Medline&lt;/remote-database-name&gt;&lt;remote-database-provider&gt;NLM&lt;/remote-database-provider&gt;&lt;/record&gt;&lt;/Cite&gt;&lt;/EndNote&gt;</w:instrText>
      </w:r>
      <w:r w:rsidR="00A7118E" w:rsidRPr="009C068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54</w:t>
      </w:r>
      <w:r w:rsidR="00A7118E" w:rsidRPr="009C0684">
        <w:rPr>
          <w:rFonts w:ascii="Arial" w:hAnsi="Arial" w:cs="Arial"/>
          <w:color w:val="000000" w:themeColor="text1"/>
          <w:sz w:val="22"/>
          <w:szCs w:val="22"/>
        </w:rPr>
        <w:fldChar w:fldCharType="end"/>
      </w:r>
      <w:r w:rsidRPr="00892C6C">
        <w:rPr>
          <w:rFonts w:ascii="Arial" w:hAnsi="Arial" w:cs="Arial"/>
          <w:color w:val="000000" w:themeColor="text1"/>
          <w:sz w:val="22"/>
          <w:szCs w:val="22"/>
        </w:rPr>
        <w:t>.</w:t>
      </w:r>
      <w:r w:rsidR="00A7118E" w:rsidRPr="009C0684">
        <w:rPr>
          <w:rFonts w:ascii="Arial" w:hAnsi="Arial" w:cs="Arial"/>
          <w:color w:val="000000" w:themeColor="text1"/>
          <w:sz w:val="22"/>
          <w:szCs w:val="22"/>
        </w:rPr>
        <w:t xml:space="preserve"> </w:t>
      </w:r>
      <w:r w:rsidR="00314AAB" w:rsidRPr="009C0684">
        <w:rPr>
          <w:rFonts w:ascii="Arial" w:hAnsi="Arial" w:cs="Arial"/>
          <w:color w:val="000000" w:themeColor="text1"/>
          <w:sz w:val="22"/>
          <w:szCs w:val="22"/>
        </w:rPr>
        <w:t>No</w:t>
      </w:r>
      <w:r w:rsidRPr="00892C6C">
        <w:rPr>
          <w:rFonts w:ascii="Arial" w:hAnsi="Arial" w:cs="Arial"/>
          <w:color w:val="000000" w:themeColor="text1"/>
          <w:sz w:val="22"/>
          <w:szCs w:val="22"/>
        </w:rPr>
        <w:t xml:space="preserve"> significant differences were found between TMS types or stimulation locations</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(all p</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&gt;</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 xml:space="preserve">0.8). </w:t>
      </w:r>
      <w:r w:rsidRPr="00892C6C">
        <w:rPr>
          <w:rFonts w:ascii="Arial" w:hAnsi="Arial" w:cs="Arial"/>
          <w:color w:val="000000" w:themeColor="text1"/>
          <w:sz w:val="22"/>
          <w:szCs w:val="22"/>
        </w:rPr>
        <w:t xml:space="preserve">FD for cTBS </w:t>
      </w:r>
      <w:r w:rsidR="0081079E" w:rsidRPr="009C0684">
        <w:rPr>
          <w:rFonts w:ascii="Arial" w:hAnsi="Arial" w:cs="Arial"/>
          <w:color w:val="000000" w:themeColor="text1"/>
          <w:sz w:val="22"/>
          <w:szCs w:val="22"/>
        </w:rPr>
        <w:t>was</w:t>
      </w:r>
      <w:r w:rsidRPr="00892C6C">
        <w:rPr>
          <w:rFonts w:ascii="Arial" w:hAnsi="Arial" w:cs="Arial"/>
          <w:color w:val="000000" w:themeColor="text1"/>
          <w:sz w:val="22"/>
          <w:szCs w:val="22"/>
        </w:rPr>
        <w:t xml:space="preserve"> 38.3</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(±10.8</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w:t>
      </w:r>
      <w:r w:rsidR="0081079E" w:rsidRPr="009C0684">
        <w:rPr>
          <w:rFonts w:ascii="Arial" w:hAnsi="Arial" w:cs="Arial"/>
          <w:color w:val="000000" w:themeColor="text1"/>
          <w:sz w:val="22"/>
          <w:szCs w:val="22"/>
        </w:rPr>
        <w:t xml:space="preserve"> at the anterior OFC and </w:t>
      </w:r>
      <w:r w:rsidR="0081079E" w:rsidRPr="00892C6C">
        <w:rPr>
          <w:rFonts w:ascii="Arial" w:hAnsi="Arial" w:cs="Arial"/>
          <w:color w:val="000000" w:themeColor="text1"/>
          <w:sz w:val="22"/>
          <w:szCs w:val="22"/>
        </w:rPr>
        <w:t>41.3</w:t>
      </w:r>
      <w:r w:rsidR="0081079E" w:rsidRPr="009C0684">
        <w:rPr>
          <w:rFonts w:ascii="Arial" w:hAnsi="Arial" w:cs="Arial"/>
          <w:color w:val="000000" w:themeColor="text1"/>
          <w:sz w:val="22"/>
          <w:szCs w:val="22"/>
        </w:rPr>
        <w:t>mm</w:t>
      </w:r>
      <w:r w:rsidR="0081079E" w:rsidRPr="00892C6C">
        <w:rPr>
          <w:rFonts w:ascii="Arial" w:hAnsi="Arial" w:cs="Arial"/>
          <w:color w:val="000000" w:themeColor="text1"/>
          <w:sz w:val="22"/>
          <w:szCs w:val="22"/>
        </w:rPr>
        <w:t xml:space="preserve"> (±17.8</w:t>
      </w:r>
      <w:r w:rsidR="0081079E" w:rsidRPr="009C0684">
        <w:rPr>
          <w:rFonts w:ascii="Arial" w:hAnsi="Arial" w:cs="Arial"/>
          <w:color w:val="000000" w:themeColor="text1"/>
          <w:sz w:val="22"/>
          <w:szCs w:val="22"/>
        </w:rPr>
        <w:t>mm</w:t>
      </w:r>
      <w:r w:rsidR="0081079E" w:rsidRPr="00892C6C">
        <w:rPr>
          <w:rFonts w:ascii="Arial" w:hAnsi="Arial" w:cs="Arial"/>
          <w:color w:val="000000" w:themeColor="text1"/>
          <w:sz w:val="22"/>
          <w:szCs w:val="22"/>
        </w:rPr>
        <w:t>)</w:t>
      </w:r>
      <w:r w:rsidR="0081079E" w:rsidRPr="009C0684">
        <w:rPr>
          <w:rFonts w:ascii="Arial" w:hAnsi="Arial" w:cs="Arial"/>
          <w:color w:val="000000" w:themeColor="text1"/>
          <w:sz w:val="22"/>
          <w:szCs w:val="22"/>
        </w:rPr>
        <w:t xml:space="preserve"> at </w:t>
      </w:r>
      <w:r w:rsidR="00DF295E" w:rsidRPr="009C0684">
        <w:rPr>
          <w:rFonts w:ascii="Arial" w:hAnsi="Arial" w:cs="Arial"/>
          <w:color w:val="000000" w:themeColor="text1"/>
          <w:sz w:val="22"/>
          <w:szCs w:val="22"/>
        </w:rPr>
        <w:t xml:space="preserve">the </w:t>
      </w:r>
      <w:r w:rsidRPr="00892C6C">
        <w:rPr>
          <w:rFonts w:ascii="Arial" w:hAnsi="Arial" w:cs="Arial"/>
          <w:color w:val="000000" w:themeColor="text1"/>
          <w:sz w:val="22"/>
          <w:szCs w:val="22"/>
        </w:rPr>
        <w:t>posterior OFC. For sham, FD was 41.0</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(±16.7</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at the anterior OFC and 39.6</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(±15.8</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at the posterior OFC.</w:t>
      </w:r>
    </w:p>
    <w:p w14:paraId="0DDFF482" w14:textId="4E1324B2" w:rsidR="004F3177" w:rsidRPr="009D07E3" w:rsidRDefault="004F3177" w:rsidP="0091089C">
      <w:pPr>
        <w:pStyle w:val="Heading4"/>
        <w:spacing w:before="0" w:after="120"/>
        <w:rPr>
          <w:rFonts w:ascii="Arial" w:hAnsi="Arial" w:cs="Arial"/>
          <w:b/>
          <w:bCs/>
          <w:i w:val="0"/>
          <w:iCs w:val="0"/>
          <w:color w:val="000000" w:themeColor="text1"/>
          <w:sz w:val="22"/>
          <w:szCs w:val="22"/>
        </w:rPr>
      </w:pPr>
      <w:r w:rsidRPr="009D07E3">
        <w:rPr>
          <w:rFonts w:ascii="Arial" w:hAnsi="Arial" w:cs="Arial"/>
          <w:b/>
          <w:bCs/>
          <w:i w:val="0"/>
          <w:iCs w:val="0"/>
          <w:color w:val="000000" w:themeColor="text1"/>
          <w:sz w:val="22"/>
          <w:szCs w:val="22"/>
        </w:rPr>
        <w:t xml:space="preserve">Meal consumption </w:t>
      </w:r>
    </w:p>
    <w:p w14:paraId="1C5F807C" w14:textId="140C63A9" w:rsidR="00473131" w:rsidRPr="009D07E3" w:rsidRDefault="00D57106"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Day 2, </w:t>
      </w:r>
      <w:r w:rsidR="00BF6B64" w:rsidRPr="009D07E3">
        <w:rPr>
          <w:rFonts w:ascii="Arial" w:hAnsi="Arial" w:cs="Arial"/>
          <w:color w:val="000000" w:themeColor="text1"/>
          <w:sz w:val="22"/>
          <w:szCs w:val="22"/>
        </w:rPr>
        <w:t xml:space="preserve">participants </w:t>
      </w:r>
      <w:r w:rsidRPr="009D07E3">
        <w:rPr>
          <w:rFonts w:ascii="Arial" w:hAnsi="Arial" w:cs="Arial"/>
          <w:color w:val="000000" w:themeColor="text1"/>
          <w:sz w:val="22"/>
          <w:szCs w:val="22"/>
        </w:rPr>
        <w:t>were asked to</w:t>
      </w:r>
      <w:r w:rsidR="00BF6B64" w:rsidRPr="009D07E3">
        <w:rPr>
          <w:rFonts w:ascii="Arial" w:hAnsi="Arial" w:cs="Arial"/>
          <w:color w:val="000000" w:themeColor="text1"/>
          <w:sz w:val="22"/>
          <w:szCs w:val="22"/>
        </w:rPr>
        <w:t xml:space="preserve"> eat a meal </w:t>
      </w:r>
      <w:r w:rsidR="00CE5316" w:rsidRPr="009D07E3">
        <w:rPr>
          <w:rFonts w:ascii="Arial" w:hAnsi="Arial" w:cs="Arial"/>
          <w:color w:val="000000" w:themeColor="text1"/>
          <w:sz w:val="22"/>
          <w:szCs w:val="22"/>
        </w:rPr>
        <w:t xml:space="preserve">after the TMS session </w:t>
      </w:r>
      <w:r w:rsidR="00BF6B64" w:rsidRPr="009D07E3">
        <w:rPr>
          <w:rFonts w:ascii="Arial" w:hAnsi="Arial" w:cs="Arial"/>
          <w:color w:val="000000" w:themeColor="text1"/>
          <w:sz w:val="22"/>
          <w:szCs w:val="22"/>
        </w:rPr>
        <w:t>to selective</w:t>
      </w:r>
      <w:r w:rsidR="00B97462" w:rsidRPr="009D07E3">
        <w:rPr>
          <w:rFonts w:ascii="Arial" w:hAnsi="Arial" w:cs="Arial"/>
          <w:color w:val="000000" w:themeColor="text1"/>
          <w:sz w:val="22"/>
          <w:szCs w:val="22"/>
        </w:rPr>
        <w:t>ly</w:t>
      </w:r>
      <w:r w:rsidR="00BF6B64" w:rsidRPr="009D07E3">
        <w:rPr>
          <w:rFonts w:ascii="Arial" w:hAnsi="Arial" w:cs="Arial"/>
          <w:color w:val="000000" w:themeColor="text1"/>
          <w:sz w:val="22"/>
          <w:szCs w:val="22"/>
        </w:rPr>
        <w:t xml:space="preserve"> satiate one of the two food odors. F</w:t>
      </w:r>
      <w:r w:rsidR="00D2405B" w:rsidRPr="009D07E3">
        <w:rPr>
          <w:rFonts w:ascii="Arial" w:hAnsi="Arial" w:cs="Arial"/>
          <w:color w:val="000000" w:themeColor="text1"/>
          <w:sz w:val="22"/>
          <w:szCs w:val="22"/>
        </w:rPr>
        <w:t xml:space="preserve">ood items were </w:t>
      </w:r>
      <w:r w:rsidR="00D35221" w:rsidRPr="009D07E3">
        <w:rPr>
          <w:rFonts w:ascii="Arial" w:hAnsi="Arial" w:cs="Arial"/>
          <w:color w:val="000000" w:themeColor="text1"/>
          <w:sz w:val="22"/>
          <w:szCs w:val="22"/>
        </w:rPr>
        <w:t>chosen</w:t>
      </w:r>
      <w:r w:rsidR="00D2405B" w:rsidRPr="009D07E3">
        <w:rPr>
          <w:rFonts w:ascii="Arial" w:hAnsi="Arial" w:cs="Arial"/>
          <w:color w:val="000000" w:themeColor="text1"/>
          <w:sz w:val="22"/>
          <w:szCs w:val="22"/>
        </w:rPr>
        <w:t xml:space="preserve"> to</w:t>
      </w:r>
      <w:r w:rsidR="00D35221" w:rsidRPr="009D07E3">
        <w:rPr>
          <w:rFonts w:ascii="Arial" w:hAnsi="Arial" w:cs="Arial"/>
          <w:color w:val="000000" w:themeColor="text1"/>
          <w:sz w:val="22"/>
          <w:szCs w:val="22"/>
        </w:rPr>
        <w:t xml:space="preserve"> closely</w:t>
      </w:r>
      <w:r w:rsidR="00D2405B" w:rsidRPr="009D07E3">
        <w:rPr>
          <w:rFonts w:ascii="Arial" w:hAnsi="Arial" w:cs="Arial"/>
          <w:color w:val="000000" w:themeColor="text1"/>
          <w:sz w:val="22"/>
          <w:szCs w:val="22"/>
        </w:rPr>
        <w:t xml:space="preserve"> match the</w:t>
      </w:r>
      <w:r w:rsidR="00D35221" w:rsidRPr="009D07E3">
        <w:rPr>
          <w:rFonts w:ascii="Arial" w:hAnsi="Arial" w:cs="Arial"/>
          <w:color w:val="000000" w:themeColor="text1"/>
          <w:sz w:val="22"/>
          <w:szCs w:val="22"/>
        </w:rPr>
        <w:t xml:space="preserve"> corresponding</w:t>
      </w:r>
      <w:r w:rsidR="00D2405B" w:rsidRPr="009D07E3">
        <w:rPr>
          <w:rFonts w:ascii="Arial" w:hAnsi="Arial" w:cs="Arial"/>
          <w:color w:val="000000" w:themeColor="text1"/>
          <w:sz w:val="22"/>
          <w:szCs w:val="22"/>
        </w:rPr>
        <w:t xml:space="preserve"> food odors, and water was provided. Participants were instructed to eat as much as they could until they </w:t>
      </w:r>
      <w:r w:rsidR="00D35221" w:rsidRPr="009D07E3">
        <w:rPr>
          <w:rFonts w:ascii="Arial" w:hAnsi="Arial" w:cs="Arial"/>
          <w:color w:val="000000" w:themeColor="text1"/>
          <w:sz w:val="22"/>
          <w:szCs w:val="22"/>
        </w:rPr>
        <w:t>felt</w:t>
      </w:r>
      <w:r w:rsidR="00D2405B" w:rsidRPr="009D07E3">
        <w:rPr>
          <w:rFonts w:ascii="Arial" w:hAnsi="Arial" w:cs="Arial"/>
          <w:color w:val="000000" w:themeColor="text1"/>
          <w:sz w:val="22"/>
          <w:szCs w:val="22"/>
        </w:rPr>
        <w:t xml:space="preserve"> very full</w:t>
      </w:r>
      <w:r w:rsidR="00D35221" w:rsidRPr="009D07E3">
        <w:rPr>
          <w:rFonts w:ascii="Arial" w:hAnsi="Arial" w:cs="Arial"/>
          <w:color w:val="000000" w:themeColor="text1"/>
          <w:sz w:val="22"/>
          <w:szCs w:val="22"/>
        </w:rPr>
        <w:t xml:space="preserve"> </w:t>
      </w:r>
      <w:r w:rsidR="00D2405B" w:rsidRPr="009D07E3">
        <w:rPr>
          <w:rFonts w:ascii="Arial" w:hAnsi="Arial" w:cs="Arial"/>
          <w:color w:val="000000" w:themeColor="text1"/>
          <w:sz w:val="22"/>
          <w:szCs w:val="22"/>
        </w:rPr>
        <w:t>and were</w:t>
      </w:r>
      <w:r w:rsidR="00473131" w:rsidRPr="009D07E3">
        <w:rPr>
          <w:rFonts w:ascii="Arial" w:hAnsi="Arial" w:cs="Arial"/>
          <w:color w:val="000000" w:themeColor="text1"/>
          <w:sz w:val="22"/>
          <w:szCs w:val="22"/>
        </w:rPr>
        <w:t xml:space="preserve"> then</w:t>
      </w:r>
      <w:r w:rsidR="00D2405B" w:rsidRPr="009D07E3">
        <w:rPr>
          <w:rFonts w:ascii="Arial" w:hAnsi="Arial" w:cs="Arial"/>
          <w:color w:val="000000" w:themeColor="text1"/>
          <w:sz w:val="22"/>
          <w:szCs w:val="22"/>
        </w:rPr>
        <w:t xml:space="preserve"> left alone for 15 minutes.</w:t>
      </w:r>
      <w:r w:rsidR="007326D7" w:rsidRPr="009D07E3">
        <w:rPr>
          <w:rFonts w:ascii="Arial" w:hAnsi="Arial" w:cs="Arial"/>
          <w:color w:val="000000" w:themeColor="text1"/>
          <w:sz w:val="22"/>
          <w:szCs w:val="22"/>
        </w:rPr>
        <w:t xml:space="preserve"> </w:t>
      </w:r>
      <w:r w:rsidR="00473131" w:rsidRPr="009D07E3">
        <w:rPr>
          <w:rFonts w:ascii="Arial" w:hAnsi="Arial" w:cs="Arial"/>
          <w:color w:val="000000" w:themeColor="text1"/>
          <w:sz w:val="22"/>
          <w:szCs w:val="22"/>
        </w:rPr>
        <w:t>After the meal, participants immediately rated the pleasantness of the odors and proceeded to the post-meal choice task.</w:t>
      </w:r>
    </w:p>
    <w:p w14:paraId="0BFC24A7" w14:textId="6316E4B2" w:rsidR="00065E10" w:rsidRDefault="00B87F07"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average, participants consumed 669.89 ± 44.16 calories (SEM) during the meal. </w:t>
      </w:r>
      <w:r w:rsidR="0088144E" w:rsidRPr="009D07E3">
        <w:rPr>
          <w:rFonts w:ascii="Arial" w:hAnsi="Arial" w:cs="Arial"/>
          <w:color w:val="000000" w:themeColor="text1"/>
          <w:sz w:val="22"/>
          <w:szCs w:val="22"/>
        </w:rPr>
        <w:t>To examine the relationship between these ratings and task behavior,</w:t>
      </w:r>
      <w:r w:rsidR="00744B31" w:rsidRPr="009D07E3">
        <w:rPr>
          <w:rFonts w:ascii="Arial" w:hAnsi="Arial" w:cs="Arial"/>
          <w:color w:val="000000" w:themeColor="text1"/>
          <w:sz w:val="22"/>
          <w:szCs w:val="22"/>
        </w:rPr>
        <w:t xml:space="preserve"> we standardized the ratings for each participant and calculated a selective satiation measure by determining the change in odor pleasantness before and after the meal (post-meal minus pre-meal) for both sated and non-sated odors, then subtracting the change for non-sated odors from the change for sated odors.</w:t>
      </w:r>
    </w:p>
    <w:p w14:paraId="32739EC6" w14:textId="1844AA53" w:rsidR="0031357B" w:rsidRPr="005876BE" w:rsidRDefault="008C378C" w:rsidP="008D3771">
      <w:pPr>
        <w:pStyle w:val="Heading4"/>
        <w:spacing w:before="0" w:after="120"/>
        <w:rPr>
          <w:rFonts w:ascii="Arial" w:hAnsi="Arial" w:cs="Arial"/>
          <w:b/>
          <w:bCs/>
          <w:i w:val="0"/>
          <w:iCs w:val="0"/>
          <w:color w:val="000000" w:themeColor="text1"/>
          <w:sz w:val="22"/>
          <w:szCs w:val="22"/>
        </w:rPr>
      </w:pPr>
      <w:r w:rsidRPr="005876BE">
        <w:rPr>
          <w:rFonts w:ascii="Arial" w:hAnsi="Arial" w:cs="Arial"/>
          <w:b/>
          <w:bCs/>
          <w:i w:val="0"/>
          <w:iCs w:val="0"/>
          <w:color w:val="000000" w:themeColor="text1"/>
          <w:sz w:val="22"/>
          <w:szCs w:val="22"/>
        </w:rPr>
        <w:t>M</w:t>
      </w:r>
      <w:r w:rsidR="0031357B" w:rsidRPr="005876BE">
        <w:rPr>
          <w:rFonts w:ascii="Arial" w:hAnsi="Arial" w:cs="Arial"/>
          <w:b/>
          <w:bCs/>
          <w:i w:val="0"/>
          <w:iCs w:val="0"/>
          <w:color w:val="000000" w:themeColor="text1"/>
          <w:sz w:val="22"/>
          <w:szCs w:val="22"/>
        </w:rPr>
        <w:t>odeling</w:t>
      </w:r>
      <w:r w:rsidRPr="005876BE">
        <w:rPr>
          <w:rFonts w:ascii="Arial" w:hAnsi="Arial" w:cs="Arial"/>
          <w:b/>
          <w:bCs/>
          <w:i w:val="0"/>
          <w:iCs w:val="0"/>
          <w:color w:val="000000" w:themeColor="text1"/>
          <w:sz w:val="22"/>
          <w:szCs w:val="22"/>
        </w:rPr>
        <w:t xml:space="preserve"> learning process</w:t>
      </w:r>
    </w:p>
    <w:p w14:paraId="132C2CA1" w14:textId="06F64A33" w:rsidR="00C1312E" w:rsidRP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We used a Rescorla-Wagner model to describe the learning process during the discrimination task. In this task, participants selected between two stimuli, one leading to an odor and the other to odorless air. Since no stimuli were shared across pairs, we modeled learning at the level of each stimulus pair rather than individual stimuli, with the strength of each pair (S) representing how well it is learned.</w:t>
      </w:r>
    </w:p>
    <w:p w14:paraId="53EC5418" w14:textId="4A39509C" w:rsidR="00C1312E" w:rsidRPr="00AC150C"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 xml:space="preserve">The model updates the strength S for each pair based on prediction error, calculated as the difference between the </w:t>
      </w:r>
      <w:r w:rsidR="004271DC">
        <w:rPr>
          <w:rFonts w:ascii="Arial" w:hAnsi="Arial" w:cs="Arial"/>
          <w:color w:val="000000" w:themeColor="text1"/>
          <w:sz w:val="22"/>
          <w:szCs w:val="22"/>
        </w:rPr>
        <w:t xml:space="preserve">actual strength (S=1) and the expected strength </w:t>
      </w:r>
      <w:r w:rsidRPr="00C1312E">
        <w:rPr>
          <w:rFonts w:ascii="Arial" w:hAnsi="Arial" w:cs="Arial"/>
          <w:color w:val="000000" w:themeColor="text1"/>
          <w:sz w:val="22"/>
          <w:szCs w:val="22"/>
        </w:rPr>
        <w:t>on each trial. The learning rate (α) determines the rate at which S is adjusted across trials. Initially, S is set to 0.5, and S = 1 indicates that the stimulus pair is perfectly learned. Discrimination choices were modeled using a Bernoulli process, with S as the probability parameter.</w:t>
      </w:r>
    </w:p>
    <w:p w14:paraId="0E1E0C17" w14:textId="62EB8C5F" w:rsidR="008762EE" w:rsidRPr="008D3771" w:rsidRDefault="008762EE"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Multi-echo </w:t>
      </w:r>
      <w:r w:rsidR="000E6F7D" w:rsidRPr="008D3771">
        <w:rPr>
          <w:rFonts w:ascii="Arial" w:hAnsi="Arial" w:cs="Arial"/>
          <w:b/>
          <w:bCs/>
          <w:i w:val="0"/>
          <w:iCs w:val="0"/>
          <w:color w:val="000000" w:themeColor="text1"/>
          <w:sz w:val="22"/>
          <w:szCs w:val="22"/>
        </w:rPr>
        <w:t xml:space="preserve">MRI </w:t>
      </w:r>
      <w:r w:rsidRPr="008D3771">
        <w:rPr>
          <w:rFonts w:ascii="Arial" w:hAnsi="Arial" w:cs="Arial"/>
          <w:b/>
          <w:bCs/>
          <w:i w:val="0"/>
          <w:iCs w:val="0"/>
          <w:color w:val="000000" w:themeColor="text1"/>
          <w:sz w:val="22"/>
          <w:szCs w:val="22"/>
        </w:rPr>
        <w:t>data processing</w:t>
      </w:r>
    </w:p>
    <w:p w14:paraId="2DBBD488" w14:textId="0BE672AF" w:rsidR="009E5CA8" w:rsidRDefault="000323A5" w:rsidP="0091089C">
      <w:pPr>
        <w:spacing w:after="120"/>
        <w:rPr>
          <w:rFonts w:ascii="Arial" w:hAnsi="Arial" w:cs="Arial"/>
          <w:color w:val="000000" w:themeColor="text1"/>
          <w:sz w:val="22"/>
          <w:szCs w:val="22"/>
        </w:rPr>
      </w:pPr>
      <w:r>
        <w:rPr>
          <w:rFonts w:ascii="Arial" w:hAnsi="Arial" w:cs="Arial"/>
          <w:color w:val="000000" w:themeColor="text1"/>
          <w:sz w:val="22"/>
          <w:szCs w:val="22"/>
        </w:rPr>
        <w:t>P</w:t>
      </w:r>
      <w:r w:rsidR="009F2308">
        <w:rPr>
          <w:rFonts w:ascii="Arial" w:hAnsi="Arial" w:cs="Arial"/>
          <w:color w:val="000000" w:themeColor="text1"/>
          <w:sz w:val="22"/>
          <w:szCs w:val="22"/>
        </w:rPr>
        <w:t xml:space="preserve">reprocessing of the multi-echo resting-state fMRI data involved several steps. </w:t>
      </w:r>
      <w:r>
        <w:rPr>
          <w:rFonts w:ascii="Arial" w:hAnsi="Arial" w:cs="Arial"/>
          <w:color w:val="000000" w:themeColor="text1"/>
          <w:sz w:val="22"/>
          <w:szCs w:val="22"/>
        </w:rPr>
        <w:t>First, a</w:t>
      </w:r>
      <w:r w:rsidR="009E5CA8" w:rsidRPr="009E5CA8">
        <w:rPr>
          <w:rFonts w:ascii="Arial" w:hAnsi="Arial" w:cs="Arial"/>
          <w:color w:val="000000" w:themeColor="text1"/>
          <w:sz w:val="22"/>
          <w:szCs w:val="22"/>
        </w:rPr>
        <w:t>ll functional images</w:t>
      </w:r>
      <w:r w:rsidR="00FA5970">
        <w:rPr>
          <w:rFonts w:ascii="Arial" w:hAnsi="Arial" w:cs="Arial"/>
          <w:color w:val="000000" w:themeColor="text1"/>
          <w:sz w:val="22"/>
          <w:szCs w:val="22"/>
        </w:rPr>
        <w:t xml:space="preserve"> </w:t>
      </w:r>
      <w:r>
        <w:rPr>
          <w:rFonts w:ascii="Arial" w:hAnsi="Arial" w:cs="Arial"/>
          <w:color w:val="000000" w:themeColor="text1"/>
          <w:sz w:val="22"/>
          <w:szCs w:val="22"/>
        </w:rPr>
        <w:t>from</w:t>
      </w:r>
      <w:r w:rsidR="009E5CA8" w:rsidRPr="009E5CA8">
        <w:rPr>
          <w:rFonts w:ascii="Arial" w:hAnsi="Arial" w:cs="Arial"/>
          <w:color w:val="000000" w:themeColor="text1"/>
          <w:sz w:val="22"/>
          <w:szCs w:val="22"/>
        </w:rPr>
        <w:t xml:space="preserve"> the </w:t>
      </w:r>
      <w:r w:rsidR="009E5CA8">
        <w:rPr>
          <w:rFonts w:ascii="Arial" w:hAnsi="Arial" w:cs="Arial"/>
          <w:color w:val="000000" w:themeColor="text1"/>
          <w:sz w:val="22"/>
          <w:szCs w:val="22"/>
        </w:rPr>
        <w:t>smallest</w:t>
      </w:r>
      <w:r w:rsidR="009E5CA8" w:rsidRPr="009E5CA8">
        <w:rPr>
          <w:rFonts w:ascii="Arial" w:hAnsi="Arial" w:cs="Arial"/>
          <w:color w:val="000000" w:themeColor="text1"/>
          <w:sz w:val="22"/>
          <w:szCs w:val="22"/>
        </w:rPr>
        <w:t xml:space="preserve"> echo</w:t>
      </w:r>
      <w:r>
        <w:rPr>
          <w:rFonts w:ascii="Arial" w:hAnsi="Arial" w:cs="Arial"/>
          <w:color w:val="000000" w:themeColor="text1"/>
          <w:sz w:val="22"/>
          <w:szCs w:val="22"/>
        </w:rPr>
        <w:t xml:space="preserve"> across all rs-fMRI runs</w:t>
      </w:r>
      <w:r w:rsidR="009E5CA8" w:rsidRPr="009E5CA8">
        <w:rPr>
          <w:rFonts w:ascii="Arial" w:hAnsi="Arial" w:cs="Arial"/>
          <w:color w:val="000000" w:themeColor="text1"/>
          <w:sz w:val="22"/>
          <w:szCs w:val="22"/>
        </w:rPr>
        <w:t xml:space="preserve"> were realigned to the first volume </w:t>
      </w:r>
      <w:r w:rsidR="00124BFF">
        <w:rPr>
          <w:rFonts w:ascii="Arial" w:hAnsi="Arial" w:cs="Arial"/>
          <w:color w:val="000000" w:themeColor="text1"/>
          <w:sz w:val="22"/>
          <w:szCs w:val="22"/>
        </w:rPr>
        <w:t>of</w:t>
      </w:r>
      <w:r w:rsidR="009E5CA8" w:rsidRPr="009E5CA8">
        <w:rPr>
          <w:rFonts w:ascii="Arial" w:hAnsi="Arial" w:cs="Arial"/>
          <w:color w:val="000000" w:themeColor="text1"/>
          <w:sz w:val="22"/>
          <w:szCs w:val="22"/>
        </w:rPr>
        <w:t xml:space="preserve"> the first echo</w:t>
      </w:r>
      <w:r w:rsidR="00706630">
        <w:rPr>
          <w:rFonts w:ascii="Arial" w:hAnsi="Arial" w:cs="Arial"/>
          <w:color w:val="000000" w:themeColor="text1"/>
          <w:sz w:val="22"/>
          <w:szCs w:val="22"/>
        </w:rPr>
        <w:t>, and the</w:t>
      </w:r>
      <w:r w:rsidR="006F5C40">
        <w:rPr>
          <w:rFonts w:ascii="Arial" w:hAnsi="Arial" w:cs="Arial"/>
          <w:color w:val="000000" w:themeColor="text1"/>
          <w:sz w:val="22"/>
          <w:szCs w:val="22"/>
        </w:rPr>
        <w:t xml:space="preserve"> resulting </w:t>
      </w:r>
      <w:r w:rsidR="009E5CA8" w:rsidRPr="009E5CA8">
        <w:rPr>
          <w:rFonts w:ascii="Arial" w:hAnsi="Arial" w:cs="Arial"/>
          <w:color w:val="000000" w:themeColor="text1"/>
          <w:sz w:val="22"/>
          <w:szCs w:val="22"/>
        </w:rPr>
        <w:t>voxel-to-world mapping matrix was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applied to the other two echoes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volume by volume. All functional images</w:t>
      </w:r>
      <w:r w:rsidR="00F07796">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were</w:t>
      </w:r>
      <w:r w:rsidR="00706630">
        <w:rPr>
          <w:rFonts w:ascii="Arial" w:hAnsi="Arial" w:cs="Arial"/>
          <w:color w:val="000000" w:themeColor="text1"/>
          <w:sz w:val="22"/>
          <w:szCs w:val="22"/>
        </w:rPr>
        <w:t xml:space="preserve"> then</w:t>
      </w:r>
      <w:r w:rsidR="009E5CA8" w:rsidRPr="009E5CA8">
        <w:rPr>
          <w:rFonts w:ascii="Arial" w:hAnsi="Arial" w:cs="Arial"/>
          <w:color w:val="000000" w:themeColor="text1"/>
          <w:sz w:val="22"/>
          <w:szCs w:val="22"/>
        </w:rPr>
        <w:t xml:space="preserve"> resliced</w:t>
      </w:r>
      <w:r w:rsidR="00706630">
        <w:rPr>
          <w:rFonts w:ascii="Arial" w:hAnsi="Arial" w:cs="Arial"/>
          <w:color w:val="000000" w:themeColor="text1"/>
          <w:sz w:val="22"/>
          <w:szCs w:val="22"/>
        </w:rPr>
        <w:t xml:space="preserve"> for each echo</w:t>
      </w:r>
      <w:r w:rsidR="009E5CA8" w:rsidRPr="009E5CA8">
        <w:rPr>
          <w:rFonts w:ascii="Arial" w:hAnsi="Arial" w:cs="Arial"/>
          <w:color w:val="000000" w:themeColor="text1"/>
          <w:sz w:val="22"/>
          <w:szCs w:val="22"/>
        </w:rPr>
        <w:t xml:space="preserve">. </w:t>
      </w:r>
      <w:r w:rsidR="00901E37">
        <w:rPr>
          <w:rFonts w:ascii="Arial" w:hAnsi="Arial" w:cs="Arial"/>
          <w:color w:val="000000" w:themeColor="text1"/>
          <w:sz w:val="22"/>
          <w:szCs w:val="22"/>
        </w:rPr>
        <w:t>Next,</w:t>
      </w:r>
      <w:r w:rsidR="00087797">
        <w:rPr>
          <w:rFonts w:ascii="Arial" w:hAnsi="Arial" w:cs="Arial"/>
          <w:color w:val="000000" w:themeColor="text1"/>
          <w:sz w:val="22"/>
          <w:szCs w:val="22"/>
        </w:rPr>
        <w:t xml:space="preserve"> the images in each echo were combined </w:t>
      </w:r>
      <w:r w:rsidR="00087797" w:rsidRPr="00244866">
        <w:rPr>
          <w:rFonts w:ascii="Arial" w:hAnsi="Arial" w:cs="Arial"/>
          <w:color w:val="000000" w:themeColor="text1"/>
          <w:sz w:val="22"/>
          <w:szCs w:val="22"/>
        </w:rPr>
        <w:t>using temporal signal-to-noise ratio (tSNR)</w:t>
      </w:r>
      <w:r w:rsidR="00901E37">
        <w:rPr>
          <w:rFonts w:ascii="Arial" w:hAnsi="Arial" w:cs="Arial"/>
          <w:color w:val="000000" w:themeColor="text1"/>
          <w:sz w:val="22"/>
          <w:szCs w:val="22"/>
        </w:rPr>
        <w:t xml:space="preserve"> </w:t>
      </w:r>
      <w:r w:rsidR="00087797" w:rsidRPr="00244866">
        <w:rPr>
          <w:rFonts w:ascii="Arial" w:hAnsi="Arial" w:cs="Arial"/>
          <w:color w:val="000000" w:themeColor="text1"/>
          <w:sz w:val="22"/>
          <w:szCs w:val="22"/>
        </w:rPr>
        <w:t>weight</w:t>
      </w:r>
      <w:r w:rsidR="00901E37">
        <w:rPr>
          <w:rFonts w:ascii="Arial" w:hAnsi="Arial" w:cs="Arial"/>
          <w:color w:val="000000" w:themeColor="text1"/>
          <w:sz w:val="22"/>
          <w:szCs w:val="22"/>
        </w:rPr>
        <w:t>ing</w:t>
      </w:r>
      <w:r w:rsidR="00087797" w:rsidRPr="00244866">
        <w:rPr>
          <w:rFonts w:ascii="Arial" w:hAnsi="Arial" w:cs="Arial"/>
          <w:color w:val="000000" w:themeColor="text1"/>
          <w:sz w:val="22"/>
          <w:szCs w:val="22"/>
        </w:rPr>
        <w:t xml:space="preserve">, </w:t>
      </w:r>
      <w:r w:rsidR="00901E37">
        <w:rPr>
          <w:rFonts w:ascii="Arial" w:hAnsi="Arial" w:cs="Arial"/>
          <w:color w:val="000000" w:themeColor="text1"/>
          <w:sz w:val="22"/>
          <w:szCs w:val="22"/>
        </w:rPr>
        <w:t>following</w:t>
      </w:r>
      <w:r w:rsidR="00087797" w:rsidRPr="00244866">
        <w:rPr>
          <w:rFonts w:ascii="Arial" w:hAnsi="Arial" w:cs="Arial"/>
          <w:color w:val="000000" w:themeColor="text1"/>
          <w:sz w:val="22"/>
          <w:szCs w:val="22"/>
        </w:rPr>
        <w:t xml:space="preserve"> parallel-acquired inhomogeneity desensitized (PAID)</w:t>
      </w:r>
      <w:r w:rsidR="00706630">
        <w:rPr>
          <w:rFonts w:ascii="Arial" w:hAnsi="Arial" w:cs="Arial"/>
          <w:color w:val="000000" w:themeColor="text1"/>
          <w:sz w:val="22"/>
          <w:szCs w:val="22"/>
        </w:rPr>
        <w:t xml:space="preserve"> approach</w:t>
      </w:r>
      <w:r w:rsidR="00087797" w:rsidRPr="00244866">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Y051bT41MjQ8L1JlY051bT48RGlzcGxheVRleHQ+PHN0eWxlIGZhY2U9InN1cGVyc2NyaXB0Ij40
OTwvc3R5bGU+PC9EaXNwbGF5VGV4dD48cmVjb3JkPjxyZWMtbnVtYmVyPjUyNDwvcmVjLW51bWJl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Y051bT41MjQ8L1JlY051bT48RGlzcGxheVRleHQ+PHN0eWxlIGZhY2U9InN1cGVyc2NyaXB0Ij40
OTwvc3R5bGU+PC9EaXNwbGF5VGV4dD48cmVjb3JkPjxyZWMtbnVtYmVyPjUyNDwvcmVjLW51bWJl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087797" w:rsidRPr="00244866">
        <w:rPr>
          <w:rFonts w:ascii="Arial" w:hAnsi="Arial" w:cs="Arial"/>
          <w:color w:val="000000" w:themeColor="text1"/>
          <w:sz w:val="22"/>
          <w:szCs w:val="22"/>
        </w:rPr>
      </w:r>
      <w:r w:rsidR="00087797" w:rsidRPr="00244866">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49</w:t>
      </w:r>
      <w:r w:rsidR="00087797" w:rsidRPr="00244866">
        <w:rPr>
          <w:rFonts w:ascii="Arial" w:hAnsi="Arial" w:cs="Arial"/>
          <w:color w:val="000000" w:themeColor="text1"/>
          <w:sz w:val="22"/>
          <w:szCs w:val="22"/>
        </w:rPr>
        <w:fldChar w:fldCharType="end"/>
      </w:r>
      <w:r w:rsidR="00087797">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Specifically, </w:t>
      </w:r>
      <w:r w:rsidR="00EF0E21">
        <w:rPr>
          <w:rFonts w:ascii="Arial" w:hAnsi="Arial" w:cs="Arial"/>
          <w:color w:val="000000" w:themeColor="text1"/>
          <w:sz w:val="22"/>
          <w:szCs w:val="22"/>
        </w:rPr>
        <w:t xml:space="preserve">voxel-wise tSNR maps were computed for each echo, </w:t>
      </w:r>
      <w:r w:rsidR="00901E37">
        <w:rPr>
          <w:rFonts w:ascii="Arial" w:hAnsi="Arial" w:cs="Arial"/>
          <w:color w:val="000000" w:themeColor="text1"/>
          <w:sz w:val="22"/>
          <w:szCs w:val="22"/>
        </w:rPr>
        <w:t xml:space="preserve">multiplied </w:t>
      </w:r>
      <w:r w:rsidR="00087797">
        <w:rPr>
          <w:rFonts w:ascii="Arial" w:hAnsi="Arial" w:cs="Arial"/>
          <w:color w:val="000000" w:themeColor="text1"/>
          <w:sz w:val="22"/>
          <w:szCs w:val="22"/>
        </w:rPr>
        <w:t xml:space="preserve">by </w:t>
      </w:r>
      <w:r w:rsidR="00901E37">
        <w:rPr>
          <w:rFonts w:ascii="Arial" w:hAnsi="Arial" w:cs="Arial"/>
          <w:color w:val="000000" w:themeColor="text1"/>
          <w:sz w:val="22"/>
          <w:szCs w:val="22"/>
        </w:rPr>
        <w:t>the echo time (TE)</w:t>
      </w:r>
      <w:r w:rsidR="00EF0E21">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and normalized across the three echoes to generate weight maps. </w:t>
      </w:r>
      <w:r w:rsidR="00EF0E21">
        <w:rPr>
          <w:rFonts w:ascii="Arial" w:hAnsi="Arial" w:cs="Arial"/>
          <w:color w:val="000000" w:themeColor="text1"/>
          <w:sz w:val="22"/>
          <w:szCs w:val="22"/>
        </w:rPr>
        <w:t xml:space="preserve">These weight maps were then used to combine the resliced images by </w:t>
      </w:r>
      <w:r w:rsidR="000C0D85" w:rsidRPr="000C0D85">
        <w:rPr>
          <w:rFonts w:ascii="Arial" w:hAnsi="Arial" w:cs="Arial"/>
          <w:color w:val="000000" w:themeColor="text1"/>
          <w:sz w:val="22"/>
          <w:szCs w:val="22"/>
        </w:rPr>
        <w:t xml:space="preserve">multiplying each </w:t>
      </w:r>
      <w:r w:rsidR="000C0D85" w:rsidRPr="000C0D85">
        <w:rPr>
          <w:rFonts w:ascii="Arial" w:hAnsi="Arial" w:cs="Arial"/>
          <w:color w:val="000000" w:themeColor="text1"/>
          <w:sz w:val="22"/>
          <w:szCs w:val="22"/>
        </w:rPr>
        <w:lastRenderedPageBreak/>
        <w:t>volume by its respective weight map.</w:t>
      </w:r>
      <w:r w:rsidR="000C0D85">
        <w:rPr>
          <w:rFonts w:ascii="Arial" w:hAnsi="Arial" w:cs="Arial"/>
          <w:color w:val="000000" w:themeColor="text1"/>
          <w:sz w:val="22"/>
          <w:szCs w:val="22"/>
        </w:rPr>
        <w:t xml:space="preserve"> </w:t>
      </w:r>
      <w:r w:rsidR="00EF0E21">
        <w:rPr>
          <w:rFonts w:ascii="Arial" w:hAnsi="Arial" w:cs="Arial"/>
          <w:color w:val="000000" w:themeColor="text1"/>
          <w:sz w:val="22"/>
          <w:szCs w:val="22"/>
        </w:rPr>
        <w:t xml:space="preserve">Lastly, the </w:t>
      </w:r>
      <w:r w:rsidR="009E5CA8" w:rsidRPr="009E5CA8">
        <w:rPr>
          <w:rFonts w:ascii="Arial" w:hAnsi="Arial" w:cs="Arial"/>
          <w:color w:val="000000" w:themeColor="text1"/>
          <w:sz w:val="22"/>
          <w:szCs w:val="22"/>
        </w:rPr>
        <w:t>combined data</w:t>
      </w:r>
      <w:r w:rsidR="00EF0E21">
        <w:rPr>
          <w:rFonts w:ascii="Arial" w:hAnsi="Arial" w:cs="Arial"/>
          <w:color w:val="000000" w:themeColor="text1"/>
          <w:sz w:val="22"/>
          <w:szCs w:val="22"/>
        </w:rPr>
        <w:t xml:space="preserve"> underwent </w:t>
      </w:r>
      <w:r w:rsidR="009E5CA8" w:rsidRPr="009E5CA8">
        <w:rPr>
          <w:rFonts w:ascii="Arial" w:hAnsi="Arial" w:cs="Arial"/>
          <w:color w:val="000000" w:themeColor="text1"/>
          <w:sz w:val="22"/>
          <w:szCs w:val="22"/>
        </w:rPr>
        <w:t>coregistration, normalization</w:t>
      </w:r>
      <w:r w:rsidR="002768E4">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and smoothing</w:t>
      </w:r>
      <w:r w:rsidR="006C4CBD">
        <w:rPr>
          <w:rFonts w:ascii="Arial" w:hAnsi="Arial" w:cs="Arial"/>
          <w:color w:val="000000" w:themeColor="text1"/>
          <w:sz w:val="22"/>
          <w:szCs w:val="22"/>
        </w:rPr>
        <w:t xml:space="preserve"> </w:t>
      </w:r>
      <w:r w:rsidR="00EF0E21">
        <w:rPr>
          <w:rFonts w:ascii="Arial" w:hAnsi="Arial" w:cs="Arial"/>
          <w:color w:val="000000" w:themeColor="text1"/>
          <w:sz w:val="22"/>
          <w:szCs w:val="22"/>
        </w:rPr>
        <w:t>using</w:t>
      </w:r>
      <w:r w:rsidR="006C4CBD" w:rsidRPr="00244866">
        <w:rPr>
          <w:rFonts w:ascii="Arial" w:hAnsi="Arial" w:cs="Arial"/>
          <w:color w:val="000000" w:themeColor="text1"/>
          <w:sz w:val="22"/>
          <w:szCs w:val="22"/>
        </w:rPr>
        <w:t xml:space="preserve"> a 6 mm</w:t>
      </w:r>
      <w:r w:rsidR="00EF0E21">
        <w:rPr>
          <w:rFonts w:ascii="Arial" w:hAnsi="Arial" w:cs="Arial"/>
          <w:color w:val="000000" w:themeColor="text1"/>
          <w:sz w:val="22"/>
          <w:szCs w:val="22"/>
        </w:rPr>
        <w:t xml:space="preserve"> </w:t>
      </w:r>
      <w:r w:rsidR="005D7D9B">
        <w:rPr>
          <w:rFonts w:ascii="Arial" w:hAnsi="Arial" w:cs="Arial"/>
          <w:color w:val="000000" w:themeColor="text1"/>
          <w:sz w:val="22"/>
          <w:szCs w:val="22"/>
        </w:rPr>
        <w:t xml:space="preserve">FWHM </w:t>
      </w:r>
      <w:r w:rsidR="006C4CBD" w:rsidRPr="00244866">
        <w:rPr>
          <w:rFonts w:ascii="Arial" w:hAnsi="Arial" w:cs="Arial"/>
          <w:color w:val="000000" w:themeColor="text1"/>
          <w:sz w:val="22"/>
          <w:szCs w:val="22"/>
        </w:rPr>
        <w:t>Gaussian kernel</w:t>
      </w:r>
      <w:r w:rsidR="009E5CA8" w:rsidRPr="009E5CA8">
        <w:rPr>
          <w:rFonts w:ascii="Arial" w:hAnsi="Arial" w:cs="Arial"/>
          <w:color w:val="000000" w:themeColor="text1"/>
          <w:sz w:val="22"/>
          <w:szCs w:val="22"/>
        </w:rPr>
        <w:t>.</w:t>
      </w:r>
    </w:p>
    <w:p w14:paraId="6BAB8D58" w14:textId="77777777" w:rsidR="00D04456" w:rsidRDefault="00D04456" w:rsidP="0091089C">
      <w:pPr>
        <w:spacing w:after="120"/>
        <w:rPr>
          <w:rFonts w:ascii="Arial" w:hAnsi="Arial" w:cs="Arial"/>
          <w:color w:val="000000" w:themeColor="text1"/>
          <w:sz w:val="22"/>
          <w:szCs w:val="22"/>
        </w:rPr>
      </w:pPr>
    </w:p>
    <w:p w14:paraId="786EEFE6" w14:textId="77777777" w:rsidR="000C4BC0" w:rsidRDefault="000C4BC0" w:rsidP="0091089C">
      <w:pPr>
        <w:spacing w:after="120"/>
        <w:rPr>
          <w:rFonts w:ascii="Arial" w:hAnsi="Arial" w:cs="Arial"/>
          <w:color w:val="000000" w:themeColor="text1"/>
          <w:sz w:val="22"/>
          <w:szCs w:val="22"/>
        </w:rPr>
      </w:pPr>
    </w:p>
    <w:p w14:paraId="5C550901" w14:textId="77777777" w:rsidR="000C4BC0" w:rsidRDefault="000C4BC0" w:rsidP="0091089C">
      <w:pPr>
        <w:spacing w:after="120"/>
        <w:rPr>
          <w:rFonts w:ascii="Arial" w:hAnsi="Arial" w:cs="Arial"/>
          <w:color w:val="000000" w:themeColor="text1"/>
          <w:sz w:val="22"/>
          <w:szCs w:val="22"/>
        </w:rPr>
      </w:pPr>
    </w:p>
    <w:p w14:paraId="2532D5F5" w14:textId="77777777" w:rsidR="00F223AB" w:rsidRDefault="00F223AB" w:rsidP="00F223AB">
      <w:pPr>
        <w:keepNext/>
      </w:pPr>
      <w:r w:rsidRPr="00E34B8E">
        <w:rPr>
          <w:rFonts w:ascii="Arial" w:hAnsi="Arial" w:cs="Arial"/>
          <w:noProof/>
          <w:color w:val="000000" w:themeColor="text1"/>
          <w:sz w:val="22"/>
          <w:szCs w:val="22"/>
        </w:rPr>
        <w:drawing>
          <wp:inline distT="0" distB="0" distL="0" distR="0" wp14:anchorId="36BC37BF" wp14:editId="24D234D8">
            <wp:extent cx="6400798" cy="2812472"/>
            <wp:effectExtent l="0" t="0" r="635" b="0"/>
            <wp:docPr id="141207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5057"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8" cy="2812472"/>
                    </a:xfrm>
                    <a:prstGeom prst="rect">
                      <a:avLst/>
                    </a:prstGeom>
                  </pic:spPr>
                </pic:pic>
              </a:graphicData>
            </a:graphic>
          </wp:inline>
        </w:drawing>
      </w:r>
    </w:p>
    <w:p w14:paraId="13856DE5" w14:textId="71B28F98" w:rsidR="003F4ACD" w:rsidRDefault="00315FFB" w:rsidP="003F4ACD">
      <w:pPr>
        <w:pStyle w:val="Caption"/>
        <w:jc w:val="both"/>
        <w:rPr>
          <w:i w:val="0"/>
          <w:iCs w:val="0"/>
          <w:color w:val="auto"/>
        </w:rPr>
      </w:pPr>
      <w:r>
        <w:rPr>
          <w:b/>
          <w:bCs/>
          <w:i w:val="0"/>
          <w:iCs w:val="0"/>
          <w:color w:val="auto"/>
        </w:rPr>
        <w:t>Extended Data</w:t>
      </w:r>
      <w:r w:rsidR="0018589D" w:rsidRPr="007073CB">
        <w:rPr>
          <w:b/>
          <w:bCs/>
          <w:i w:val="0"/>
          <w:iCs w:val="0"/>
          <w:color w:val="auto"/>
        </w:rPr>
        <w:t xml:space="preserve"> </w:t>
      </w:r>
      <w:r>
        <w:rPr>
          <w:b/>
          <w:bCs/>
          <w:i w:val="0"/>
          <w:iCs w:val="0"/>
          <w:color w:val="auto"/>
        </w:rPr>
        <w:t>Fig.</w:t>
      </w:r>
      <w:r w:rsidR="0018589D" w:rsidRPr="007073CB">
        <w:rPr>
          <w:b/>
          <w:bCs/>
          <w:i w:val="0"/>
          <w:iCs w:val="0"/>
          <w:color w:val="auto"/>
        </w:rPr>
        <w:t xml:space="preserve"> </w:t>
      </w:r>
      <w:r w:rsidR="0018589D" w:rsidRPr="007073CB">
        <w:rPr>
          <w:b/>
          <w:bCs/>
          <w:i w:val="0"/>
          <w:iCs w:val="0"/>
          <w:color w:val="auto"/>
        </w:rPr>
        <w:fldChar w:fldCharType="begin"/>
      </w:r>
      <w:r w:rsidR="0018589D" w:rsidRPr="007073CB">
        <w:rPr>
          <w:b/>
          <w:bCs/>
          <w:i w:val="0"/>
          <w:iCs w:val="0"/>
          <w:color w:val="auto"/>
        </w:rPr>
        <w:instrText xml:space="preserve"> SEQ Supp._Figure \* ARABIC </w:instrText>
      </w:r>
      <w:r w:rsidR="0018589D" w:rsidRPr="007073CB">
        <w:rPr>
          <w:b/>
          <w:bCs/>
          <w:i w:val="0"/>
          <w:iCs w:val="0"/>
          <w:color w:val="auto"/>
        </w:rPr>
        <w:fldChar w:fldCharType="separate"/>
      </w:r>
      <w:r w:rsidR="0018589D" w:rsidRPr="007073CB">
        <w:rPr>
          <w:b/>
          <w:bCs/>
          <w:i w:val="0"/>
          <w:iCs w:val="0"/>
          <w:noProof/>
          <w:color w:val="auto"/>
        </w:rPr>
        <w:t>1</w:t>
      </w:r>
      <w:r w:rsidR="0018589D" w:rsidRPr="007073CB">
        <w:rPr>
          <w:b/>
          <w:bCs/>
          <w:i w:val="0"/>
          <w:iCs w:val="0"/>
          <w:color w:val="auto"/>
        </w:rPr>
        <w:fldChar w:fldCharType="end"/>
      </w:r>
      <w:r w:rsidR="0018589D" w:rsidRPr="007073CB">
        <w:rPr>
          <w:b/>
          <w:bCs/>
          <w:i w:val="0"/>
          <w:iCs w:val="0"/>
          <w:color w:val="auto"/>
        </w:rPr>
        <w:t xml:space="preserve">. </w:t>
      </w:r>
      <w:r w:rsidR="00F223AB" w:rsidRPr="007073CB">
        <w:rPr>
          <w:b/>
          <w:bCs/>
          <w:i w:val="0"/>
          <w:iCs w:val="0"/>
          <w:color w:val="auto"/>
        </w:rPr>
        <w:t xml:space="preserve"> Supplementary results on cTBS effect on discrimination learning.</w:t>
      </w:r>
      <w:r w:rsidR="00F223AB" w:rsidRPr="007073CB">
        <w:rPr>
          <w:color w:val="auto"/>
        </w:rPr>
        <w:t xml:space="preserve"> </w:t>
      </w:r>
      <w:r w:rsidR="00861219">
        <w:rPr>
          <w:b/>
          <w:bCs/>
          <w:i w:val="0"/>
          <w:iCs w:val="0"/>
          <w:color w:val="auto"/>
        </w:rPr>
        <w:t>A</w:t>
      </w:r>
      <w:r w:rsidR="00861219" w:rsidRPr="00B153BA">
        <w:rPr>
          <w:b/>
          <w:bCs/>
          <w:i w:val="0"/>
          <w:iCs w:val="0"/>
          <w:color w:val="auto"/>
        </w:rPr>
        <w:t>.</w:t>
      </w:r>
      <w:r w:rsidR="00861219">
        <w:rPr>
          <w:i w:val="0"/>
          <w:iCs w:val="0"/>
          <w:color w:val="auto"/>
        </w:rPr>
        <w:t xml:space="preserve"> Change of response times across runs.</w:t>
      </w:r>
      <w:r w:rsidR="00F91E4D">
        <w:rPr>
          <w:i w:val="0"/>
          <w:iCs w:val="0"/>
          <w:color w:val="auto"/>
        </w:rPr>
        <w:t xml:space="preserve"> </w:t>
      </w:r>
      <w:r w:rsidR="003F4ACD">
        <w:rPr>
          <w:b/>
          <w:bCs/>
          <w:i w:val="0"/>
          <w:iCs w:val="0"/>
          <w:color w:val="auto"/>
        </w:rPr>
        <w:t>B</w:t>
      </w:r>
      <w:r w:rsidR="003F4ACD" w:rsidRPr="00B153BA">
        <w:rPr>
          <w:b/>
          <w:bCs/>
          <w:i w:val="0"/>
          <w:iCs w:val="0"/>
          <w:color w:val="auto"/>
        </w:rPr>
        <w:t xml:space="preserve">. </w:t>
      </w:r>
      <w:r w:rsidR="003F4ACD" w:rsidRPr="00E409AC">
        <w:rPr>
          <w:i w:val="0"/>
          <w:iCs w:val="0"/>
          <w:color w:val="auto"/>
        </w:rPr>
        <w:t>Effect of cTBS on estimated learning rates, separated by Day 1 TMS order.</w:t>
      </w:r>
      <w:r w:rsidR="003F4ACD">
        <w:rPr>
          <w:i w:val="0"/>
          <w:iCs w:val="0"/>
          <w:color w:val="auto"/>
        </w:rPr>
        <w:t xml:space="preserve"> </w:t>
      </w:r>
      <w:r w:rsidR="003F4ACD">
        <w:rPr>
          <w:b/>
          <w:bCs/>
          <w:i w:val="0"/>
          <w:iCs w:val="0"/>
          <w:color w:val="auto"/>
        </w:rPr>
        <w:t>C</w:t>
      </w:r>
      <w:r w:rsidR="00F91E4D" w:rsidRPr="00B153BA">
        <w:rPr>
          <w:b/>
          <w:bCs/>
          <w:i w:val="0"/>
          <w:iCs w:val="0"/>
          <w:color w:val="auto"/>
        </w:rPr>
        <w:t>.</w:t>
      </w:r>
      <w:r w:rsidR="00F91E4D" w:rsidRPr="00E409AC">
        <w:rPr>
          <w:i w:val="0"/>
          <w:iCs w:val="0"/>
          <w:color w:val="auto"/>
        </w:rPr>
        <w:t xml:space="preserve"> Scatter plots showing the relationship between estimated learning rates and perceived TMS discomfort/intensity, separated by Day 1 TMS order. </w:t>
      </w:r>
    </w:p>
    <w:p w14:paraId="079C75BC" w14:textId="77777777" w:rsidR="008F2F04" w:rsidRDefault="008F2F04" w:rsidP="008F2F04"/>
    <w:p w14:paraId="53153EA9" w14:textId="77777777" w:rsidR="009C6829" w:rsidRDefault="008F2F04" w:rsidP="00286125">
      <w:pPr>
        <w:keepNext/>
        <w:jc w:val="center"/>
      </w:pPr>
      <w:r w:rsidRPr="008F2F04">
        <w:rPr>
          <w:noProof/>
        </w:rPr>
        <w:drawing>
          <wp:inline distT="0" distB="0" distL="0" distR="0" wp14:anchorId="436B2537" wp14:editId="06DC1266">
            <wp:extent cx="5336274" cy="3587261"/>
            <wp:effectExtent l="0" t="0" r="0" b="0"/>
            <wp:docPr id="6596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702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60650" cy="3603647"/>
                    </a:xfrm>
                    <a:prstGeom prst="rect">
                      <a:avLst/>
                    </a:prstGeom>
                  </pic:spPr>
                </pic:pic>
              </a:graphicData>
            </a:graphic>
          </wp:inline>
        </w:drawing>
      </w:r>
    </w:p>
    <w:p w14:paraId="4659F677" w14:textId="0D973393" w:rsidR="009C6829" w:rsidRDefault="00315FFB" w:rsidP="009C6829">
      <w:pPr>
        <w:pStyle w:val="Caption"/>
        <w:jc w:val="both"/>
        <w:rPr>
          <w:i w:val="0"/>
          <w:iCs w:val="0"/>
          <w:color w:val="auto"/>
        </w:rPr>
      </w:pPr>
      <w:r>
        <w:rPr>
          <w:b/>
          <w:bCs/>
          <w:i w:val="0"/>
          <w:iCs w:val="0"/>
          <w:color w:val="auto"/>
        </w:rPr>
        <w:t>Extended Data</w:t>
      </w:r>
      <w:r w:rsidR="009C6829" w:rsidRPr="007073CB">
        <w:rPr>
          <w:b/>
          <w:bCs/>
          <w:i w:val="0"/>
          <w:iCs w:val="0"/>
          <w:color w:val="auto"/>
        </w:rPr>
        <w:t xml:space="preserve"> </w:t>
      </w:r>
      <w:r>
        <w:rPr>
          <w:b/>
          <w:bCs/>
          <w:i w:val="0"/>
          <w:iCs w:val="0"/>
          <w:color w:val="auto"/>
        </w:rPr>
        <w:t>Fig.</w:t>
      </w:r>
      <w:r w:rsidR="009C6829" w:rsidRPr="007073CB">
        <w:rPr>
          <w:b/>
          <w:bCs/>
          <w:i w:val="0"/>
          <w:iCs w:val="0"/>
          <w:color w:val="auto"/>
        </w:rPr>
        <w:t xml:space="preserve"> </w:t>
      </w:r>
      <w:r w:rsidR="009C6829">
        <w:rPr>
          <w:b/>
          <w:bCs/>
          <w:i w:val="0"/>
          <w:iCs w:val="0"/>
          <w:color w:val="auto"/>
        </w:rPr>
        <w:t>2</w:t>
      </w:r>
      <w:r w:rsidR="009C6829" w:rsidRPr="007073CB">
        <w:rPr>
          <w:b/>
          <w:bCs/>
          <w:i w:val="0"/>
          <w:iCs w:val="0"/>
          <w:color w:val="auto"/>
        </w:rPr>
        <w:t xml:space="preserve">.  Supplementary results on </w:t>
      </w:r>
      <w:r w:rsidR="002832F9">
        <w:rPr>
          <w:b/>
          <w:bCs/>
          <w:i w:val="0"/>
          <w:iCs w:val="0"/>
          <w:color w:val="auto"/>
        </w:rPr>
        <w:t>odor pleasantness ratings</w:t>
      </w:r>
      <w:r w:rsidR="009C6829" w:rsidRPr="007073CB">
        <w:rPr>
          <w:b/>
          <w:bCs/>
          <w:i w:val="0"/>
          <w:iCs w:val="0"/>
          <w:color w:val="auto"/>
        </w:rPr>
        <w:t>.</w:t>
      </w:r>
      <w:r w:rsidR="009C6829" w:rsidRPr="007073CB">
        <w:rPr>
          <w:color w:val="auto"/>
        </w:rPr>
        <w:t xml:space="preserve"> </w:t>
      </w:r>
      <w:r w:rsidR="009C6829">
        <w:rPr>
          <w:b/>
          <w:bCs/>
          <w:i w:val="0"/>
          <w:iCs w:val="0"/>
          <w:color w:val="auto"/>
        </w:rPr>
        <w:t>A</w:t>
      </w:r>
      <w:r w:rsidR="009C6829" w:rsidRPr="00B153BA">
        <w:rPr>
          <w:b/>
          <w:bCs/>
          <w:i w:val="0"/>
          <w:iCs w:val="0"/>
          <w:color w:val="auto"/>
        </w:rPr>
        <w:t>.</w:t>
      </w:r>
      <w:r w:rsidR="009C6829">
        <w:rPr>
          <w:i w:val="0"/>
          <w:iCs w:val="0"/>
          <w:color w:val="auto"/>
        </w:rPr>
        <w:t xml:space="preserve"> </w:t>
      </w:r>
      <w:r w:rsidR="003F6DAD">
        <w:rPr>
          <w:i w:val="0"/>
          <w:iCs w:val="0"/>
          <w:color w:val="auto"/>
        </w:rPr>
        <w:t xml:space="preserve">Odor pleasantness ratings </w:t>
      </w:r>
      <w:r w:rsidR="002832F9">
        <w:rPr>
          <w:i w:val="0"/>
          <w:iCs w:val="0"/>
          <w:color w:val="auto"/>
        </w:rPr>
        <w:t>separated by TMS conditions and stimulation locations</w:t>
      </w:r>
      <w:r w:rsidR="009C6829">
        <w:rPr>
          <w:i w:val="0"/>
          <w:iCs w:val="0"/>
          <w:color w:val="auto"/>
        </w:rPr>
        <w:t xml:space="preserve">. </w:t>
      </w:r>
      <w:r w:rsidR="009C6829">
        <w:rPr>
          <w:b/>
          <w:bCs/>
          <w:i w:val="0"/>
          <w:iCs w:val="0"/>
          <w:color w:val="auto"/>
        </w:rPr>
        <w:t>B</w:t>
      </w:r>
      <w:r w:rsidR="009C6829" w:rsidRPr="00B153BA">
        <w:rPr>
          <w:b/>
          <w:bCs/>
          <w:i w:val="0"/>
          <w:iCs w:val="0"/>
          <w:color w:val="auto"/>
        </w:rPr>
        <w:t xml:space="preserve">. </w:t>
      </w:r>
      <w:r w:rsidR="003F6DAD">
        <w:rPr>
          <w:i w:val="0"/>
          <w:iCs w:val="0"/>
          <w:color w:val="auto"/>
        </w:rPr>
        <w:t>Odor pleasantness ratings separated by session numbers and stimulation locations.</w:t>
      </w:r>
    </w:p>
    <w:p w14:paraId="524D927B" w14:textId="04511577" w:rsidR="008F2F04" w:rsidRPr="008F2F04" w:rsidRDefault="008F2F04" w:rsidP="009C6829">
      <w:pPr>
        <w:pStyle w:val="Caption"/>
      </w:pPr>
    </w:p>
    <w:p w14:paraId="2283DA94" w14:textId="00D5B20D" w:rsidR="00F91E4D" w:rsidRPr="00E409AC" w:rsidRDefault="00F91E4D" w:rsidP="00F91E4D">
      <w:pPr>
        <w:pStyle w:val="Caption"/>
        <w:jc w:val="both"/>
        <w:rPr>
          <w:rFonts w:ascii="Arial" w:hAnsi="Arial" w:cs="Arial"/>
          <w:i w:val="0"/>
          <w:iCs w:val="0"/>
          <w:color w:val="auto"/>
          <w:sz w:val="22"/>
          <w:szCs w:val="22"/>
        </w:rPr>
      </w:pPr>
    </w:p>
    <w:p w14:paraId="2A46CEDA" w14:textId="376534F6" w:rsidR="00F223AB" w:rsidRDefault="00F223AB" w:rsidP="00F223AB">
      <w:pPr>
        <w:pStyle w:val="Caption"/>
      </w:pPr>
    </w:p>
    <w:p w14:paraId="34D55EC0" w14:textId="24B74084" w:rsidR="009B75CC" w:rsidRDefault="009B75CC">
      <w:pPr>
        <w:rPr>
          <w:rFonts w:ascii="Arial" w:hAnsi="Arial" w:cs="Arial"/>
          <w:color w:val="000000" w:themeColor="text1"/>
          <w:sz w:val="22"/>
          <w:szCs w:val="22"/>
        </w:rPr>
      </w:pPr>
      <w:r>
        <w:rPr>
          <w:rFonts w:ascii="Arial" w:hAnsi="Arial" w:cs="Arial"/>
          <w:color w:val="000000" w:themeColor="text1"/>
          <w:sz w:val="22"/>
          <w:szCs w:val="22"/>
        </w:rPr>
        <w:br w:type="page"/>
      </w:r>
    </w:p>
    <w:p w14:paraId="3E60ECBC" w14:textId="0A7720D0" w:rsidR="00E34B8E" w:rsidRDefault="00E34B8E">
      <w:pPr>
        <w:rPr>
          <w:rFonts w:ascii="Arial" w:hAnsi="Arial" w:cs="Arial"/>
          <w:color w:val="000000" w:themeColor="text1"/>
          <w:sz w:val="22"/>
          <w:szCs w:val="22"/>
        </w:rPr>
      </w:pPr>
    </w:p>
    <w:p w14:paraId="2CC803AA" w14:textId="77777777" w:rsidR="00E34B8E" w:rsidRDefault="00E34B8E">
      <w:pPr>
        <w:rPr>
          <w:rFonts w:ascii="Arial" w:hAnsi="Arial" w:cs="Arial"/>
          <w:color w:val="000000" w:themeColor="text1"/>
          <w:sz w:val="22"/>
          <w:szCs w:val="22"/>
        </w:rPr>
      </w:pPr>
    </w:p>
    <w:p w14:paraId="3533A8D4" w14:textId="77777777" w:rsidR="00E34B8E" w:rsidRDefault="00E34B8E">
      <w:pPr>
        <w:rPr>
          <w:rFonts w:ascii="Arial" w:hAnsi="Arial" w:cs="Arial"/>
          <w:color w:val="000000" w:themeColor="text1"/>
          <w:sz w:val="22"/>
          <w:szCs w:val="22"/>
        </w:rPr>
      </w:pPr>
    </w:p>
    <w:p w14:paraId="5CAB62C3" w14:textId="77777777" w:rsidR="00FC69DB" w:rsidRDefault="009B75CC" w:rsidP="00DF09C1">
      <w:pPr>
        <w:keepNext/>
        <w:spacing w:after="120"/>
        <w:jc w:val="center"/>
      </w:pPr>
      <w:r w:rsidRPr="009B75CC">
        <w:rPr>
          <w:rFonts w:ascii="Arial" w:hAnsi="Arial" w:cs="Arial"/>
          <w:noProof/>
          <w:color w:val="000000" w:themeColor="text1"/>
          <w:sz w:val="22"/>
          <w:szCs w:val="22"/>
        </w:rPr>
        <w:drawing>
          <wp:inline distT="0" distB="0" distL="0" distR="0" wp14:anchorId="7FA17E57" wp14:editId="36C7AA04">
            <wp:extent cx="6210384" cy="6003863"/>
            <wp:effectExtent l="0" t="0" r="0" b="3810"/>
            <wp:docPr id="19722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463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0384" cy="6003863"/>
                    </a:xfrm>
                    <a:prstGeom prst="rect">
                      <a:avLst/>
                    </a:prstGeom>
                  </pic:spPr>
                </pic:pic>
              </a:graphicData>
            </a:graphic>
          </wp:inline>
        </w:drawing>
      </w:r>
    </w:p>
    <w:p w14:paraId="339C8A80" w14:textId="54B00CC6" w:rsidR="00DD063B" w:rsidRDefault="00315FFB" w:rsidP="00DD063B">
      <w:pPr>
        <w:pStyle w:val="Caption"/>
        <w:jc w:val="both"/>
        <w:rPr>
          <w:i w:val="0"/>
          <w:iCs w:val="0"/>
          <w:color w:val="auto"/>
        </w:rPr>
      </w:pPr>
      <w:bookmarkStart w:id="383" w:name="OLE_LINK28"/>
      <w:r>
        <w:rPr>
          <w:b/>
          <w:bCs/>
          <w:i w:val="0"/>
          <w:iCs w:val="0"/>
          <w:color w:val="auto"/>
        </w:rPr>
        <w:t>Extended Data</w:t>
      </w:r>
      <w:r w:rsidR="00FC69DB" w:rsidRPr="0014683F">
        <w:rPr>
          <w:b/>
          <w:bCs/>
          <w:i w:val="0"/>
          <w:iCs w:val="0"/>
          <w:color w:val="auto"/>
        </w:rPr>
        <w:t xml:space="preserve"> </w:t>
      </w:r>
      <w:r>
        <w:rPr>
          <w:b/>
          <w:bCs/>
          <w:i w:val="0"/>
          <w:iCs w:val="0"/>
          <w:color w:val="auto"/>
        </w:rPr>
        <w:t>Fig.</w:t>
      </w:r>
      <w:r w:rsidR="00FC69DB" w:rsidRPr="0014683F">
        <w:rPr>
          <w:b/>
          <w:bCs/>
          <w:i w:val="0"/>
          <w:iCs w:val="0"/>
          <w:color w:val="auto"/>
        </w:rPr>
        <w:t xml:space="preserve"> </w:t>
      </w:r>
      <w:r w:rsidR="00BD782C">
        <w:rPr>
          <w:b/>
          <w:bCs/>
          <w:i w:val="0"/>
          <w:iCs w:val="0"/>
          <w:color w:val="auto"/>
        </w:rPr>
        <w:t>3</w:t>
      </w:r>
      <w:r w:rsidR="00B43C22" w:rsidRPr="0014683F">
        <w:rPr>
          <w:b/>
          <w:bCs/>
          <w:i w:val="0"/>
          <w:iCs w:val="0"/>
          <w:color w:val="auto"/>
        </w:rPr>
        <w:t xml:space="preserve">. </w:t>
      </w:r>
      <w:r w:rsidR="00DB7A70">
        <w:rPr>
          <w:b/>
          <w:bCs/>
          <w:i w:val="0"/>
          <w:iCs w:val="0"/>
          <w:color w:val="auto"/>
        </w:rPr>
        <w:t xml:space="preserve">Supplementary results of Day 2 </w:t>
      </w:r>
      <w:r w:rsidR="00710EE3">
        <w:rPr>
          <w:b/>
          <w:bCs/>
          <w:i w:val="0"/>
          <w:iCs w:val="0"/>
          <w:color w:val="auto"/>
        </w:rPr>
        <w:t>cTBS</w:t>
      </w:r>
      <w:r w:rsidR="00DB7A70">
        <w:rPr>
          <w:b/>
          <w:bCs/>
          <w:i w:val="0"/>
          <w:iCs w:val="0"/>
          <w:color w:val="auto"/>
        </w:rPr>
        <w:t xml:space="preserve"> effect. </w:t>
      </w:r>
      <w:r w:rsidR="00FE6B89" w:rsidRPr="0014683F">
        <w:rPr>
          <w:b/>
          <w:bCs/>
          <w:i w:val="0"/>
          <w:iCs w:val="0"/>
          <w:color w:val="auto"/>
        </w:rPr>
        <w:t>A.</w:t>
      </w:r>
      <w:r w:rsidR="00FE6B89" w:rsidRPr="006C1B98">
        <w:rPr>
          <w:i w:val="0"/>
          <w:iCs w:val="0"/>
          <w:color w:val="auto"/>
        </w:rPr>
        <w:t xml:space="preserve"> </w:t>
      </w:r>
      <w:r w:rsidR="00B43C22" w:rsidRPr="006C1B98">
        <w:rPr>
          <w:i w:val="0"/>
          <w:iCs w:val="0"/>
          <w:color w:val="auto"/>
        </w:rPr>
        <w:t>Scatter</w:t>
      </w:r>
      <w:r w:rsidR="00B43C22" w:rsidRPr="00F060BF">
        <w:rPr>
          <w:i w:val="0"/>
          <w:iCs w:val="0"/>
          <w:color w:val="auto"/>
        </w:rPr>
        <w:t xml:space="preserve"> plots showing</w:t>
      </w:r>
      <w:r w:rsidR="00037CF1">
        <w:rPr>
          <w:i w:val="0"/>
          <w:iCs w:val="0"/>
          <w:color w:val="auto"/>
        </w:rPr>
        <w:t xml:space="preserve"> high </w:t>
      </w:r>
      <w:r w:rsidR="00B43C22" w:rsidRPr="00F060BF">
        <w:rPr>
          <w:i w:val="0"/>
          <w:iCs w:val="0"/>
          <w:color w:val="auto"/>
        </w:rPr>
        <w:t>correlation</w:t>
      </w:r>
      <w:r w:rsidR="00037CF1">
        <w:rPr>
          <w:i w:val="0"/>
          <w:iCs w:val="0"/>
          <w:color w:val="auto"/>
        </w:rPr>
        <w:t>s</w:t>
      </w:r>
      <w:r w:rsidR="00B43C22" w:rsidRPr="00F060BF">
        <w:rPr>
          <w:i w:val="0"/>
          <w:iCs w:val="0"/>
          <w:color w:val="auto"/>
        </w:rPr>
        <w:t xml:space="preserve"> of</w:t>
      </w:r>
      <w:r w:rsidR="006920A1">
        <w:rPr>
          <w:i w:val="0"/>
          <w:iCs w:val="0"/>
          <w:color w:val="auto"/>
        </w:rPr>
        <w:t xml:space="preserve"> the</w:t>
      </w:r>
      <w:r w:rsidR="00B43C22" w:rsidRPr="00F060BF">
        <w:rPr>
          <w:i w:val="0"/>
          <w:iCs w:val="0"/>
          <w:color w:val="auto"/>
        </w:rPr>
        <w:t xml:space="preserve"> choice </w:t>
      </w:r>
      <w:r w:rsidR="006920A1">
        <w:rPr>
          <w:i w:val="0"/>
          <w:iCs w:val="0"/>
          <w:color w:val="auto"/>
        </w:rPr>
        <w:t>for</w:t>
      </w:r>
      <w:r w:rsidR="00B43C22" w:rsidRPr="00F060BF">
        <w:rPr>
          <w:i w:val="0"/>
          <w:iCs w:val="0"/>
          <w:color w:val="auto"/>
        </w:rPr>
        <w:t xml:space="preserve"> selecting sated odors </w:t>
      </w:r>
      <w:r w:rsidR="005E6B51">
        <w:rPr>
          <w:i w:val="0"/>
          <w:iCs w:val="0"/>
          <w:color w:val="auto"/>
        </w:rPr>
        <w:t>across</w:t>
      </w:r>
      <w:r w:rsidR="00B43C22" w:rsidRPr="00F060BF">
        <w:rPr>
          <w:i w:val="0"/>
          <w:iCs w:val="0"/>
          <w:color w:val="auto"/>
        </w:rPr>
        <w:t xml:space="preserve"> post-meal, pre-meal, set A and set B.</w:t>
      </w:r>
      <w:r w:rsidR="00B43C22">
        <w:rPr>
          <w:i w:val="0"/>
          <w:iCs w:val="0"/>
          <w:color w:val="auto"/>
        </w:rPr>
        <w:t xml:space="preserve"> </w:t>
      </w:r>
      <w:r w:rsidR="008A6FCA" w:rsidRPr="0014683F">
        <w:rPr>
          <w:b/>
          <w:bCs/>
          <w:i w:val="0"/>
          <w:iCs w:val="0"/>
          <w:color w:val="auto"/>
        </w:rPr>
        <w:t xml:space="preserve">B. </w:t>
      </w:r>
      <w:r w:rsidR="00DD063B" w:rsidRPr="00F060BF">
        <w:rPr>
          <w:i w:val="0"/>
          <w:iCs w:val="0"/>
          <w:color w:val="auto"/>
        </w:rPr>
        <w:t>Choice of sated odors for participants</w:t>
      </w:r>
      <w:r w:rsidR="00684A61">
        <w:rPr>
          <w:i w:val="0"/>
          <w:iCs w:val="0"/>
          <w:color w:val="auto"/>
        </w:rPr>
        <w:t xml:space="preserve"> experienc</w:t>
      </w:r>
      <w:r w:rsidR="000B2FFE">
        <w:rPr>
          <w:i w:val="0"/>
          <w:iCs w:val="0"/>
          <w:color w:val="auto"/>
        </w:rPr>
        <w:t>ing</w:t>
      </w:r>
      <w:r w:rsidR="006B26A4">
        <w:rPr>
          <w:i w:val="0"/>
          <w:iCs w:val="0"/>
          <w:color w:val="auto"/>
        </w:rPr>
        <w:t xml:space="preserve"> different</w:t>
      </w:r>
      <w:r w:rsidR="00DD063B" w:rsidRPr="00F060BF">
        <w:rPr>
          <w:i w:val="0"/>
          <w:iCs w:val="0"/>
          <w:color w:val="auto"/>
        </w:rPr>
        <w:t xml:space="preserve"> Day 2 TMS order</w:t>
      </w:r>
      <w:r w:rsidR="000B2FFE">
        <w:rPr>
          <w:i w:val="0"/>
          <w:iCs w:val="0"/>
          <w:color w:val="auto"/>
        </w:rPr>
        <w:t>s</w:t>
      </w:r>
      <w:r w:rsidR="001F67E4">
        <w:rPr>
          <w:i w:val="0"/>
          <w:iCs w:val="0"/>
          <w:color w:val="auto"/>
        </w:rPr>
        <w:t xml:space="preserve"> </w:t>
      </w:r>
      <w:r w:rsidR="000B2FFE">
        <w:rPr>
          <w:i w:val="0"/>
          <w:iCs w:val="0"/>
          <w:color w:val="auto"/>
        </w:rPr>
        <w:t>with</w:t>
      </w:r>
      <w:r w:rsidR="001F67E4">
        <w:rPr>
          <w:i w:val="0"/>
          <w:iCs w:val="0"/>
          <w:color w:val="auto"/>
        </w:rPr>
        <w:t>in each stimulation location group</w:t>
      </w:r>
      <w:r w:rsidR="000B2FFE">
        <w:rPr>
          <w:i w:val="0"/>
          <w:iCs w:val="0"/>
          <w:color w:val="auto"/>
        </w:rPr>
        <w:t xml:space="preserve"> (aOFC and pOFC)</w:t>
      </w:r>
      <w:r w:rsidR="00DD063B" w:rsidRPr="00F060BF">
        <w:rPr>
          <w:i w:val="0"/>
          <w:iCs w:val="0"/>
          <w:color w:val="auto"/>
        </w:rPr>
        <w:t xml:space="preserve">. </w:t>
      </w:r>
      <w:r w:rsidR="005E1D11" w:rsidRPr="005E1D11">
        <w:rPr>
          <w:b/>
          <w:bCs/>
          <w:i w:val="0"/>
          <w:iCs w:val="0"/>
          <w:color w:val="auto"/>
        </w:rPr>
        <w:t xml:space="preserve">C. </w:t>
      </w:r>
      <w:r w:rsidR="005E1D11">
        <w:rPr>
          <w:i w:val="0"/>
          <w:iCs w:val="0"/>
          <w:color w:val="auto"/>
        </w:rPr>
        <w:t xml:space="preserve">Correlation of the baseline odor preference. </w:t>
      </w:r>
      <w:r w:rsidR="00B20C4B">
        <w:rPr>
          <w:b/>
          <w:bCs/>
          <w:i w:val="0"/>
          <w:iCs w:val="0"/>
          <w:color w:val="auto"/>
        </w:rPr>
        <w:t>D</w:t>
      </w:r>
      <w:r w:rsidR="00683C30" w:rsidRPr="006734C7">
        <w:rPr>
          <w:b/>
          <w:bCs/>
          <w:i w:val="0"/>
          <w:iCs w:val="0"/>
          <w:color w:val="auto"/>
        </w:rPr>
        <w:t xml:space="preserve">. </w:t>
      </w:r>
      <w:r w:rsidR="004B22D1">
        <w:rPr>
          <w:i w:val="0"/>
          <w:iCs w:val="0"/>
          <w:color w:val="auto"/>
        </w:rPr>
        <w:t xml:space="preserve">Change </w:t>
      </w:r>
      <w:r w:rsidR="005052A8">
        <w:rPr>
          <w:i w:val="0"/>
          <w:iCs w:val="0"/>
          <w:color w:val="auto"/>
        </w:rPr>
        <w:t>in the</w:t>
      </w:r>
      <w:r w:rsidR="004B22D1">
        <w:rPr>
          <w:i w:val="0"/>
          <w:iCs w:val="0"/>
          <w:color w:val="auto"/>
        </w:rPr>
        <w:t xml:space="preserve"> choice of odor</w:t>
      </w:r>
      <w:r w:rsidR="005052A8">
        <w:rPr>
          <w:i w:val="0"/>
          <w:iCs w:val="0"/>
          <w:color w:val="auto"/>
        </w:rPr>
        <w:t>s during</w:t>
      </w:r>
      <w:r w:rsidR="004B22D1">
        <w:rPr>
          <w:i w:val="0"/>
          <w:iCs w:val="0"/>
          <w:color w:val="auto"/>
        </w:rPr>
        <w:t xml:space="preserve"> odor-air choices, separated by </w:t>
      </w:r>
      <w:r w:rsidR="006734C7">
        <w:rPr>
          <w:i w:val="0"/>
          <w:iCs w:val="0"/>
          <w:color w:val="auto"/>
        </w:rPr>
        <w:t xml:space="preserve">sham-cTBS and sham-sham TMS conditions and sated/non-sated odors. </w:t>
      </w:r>
    </w:p>
    <w:bookmarkEnd w:id="383"/>
    <w:p w14:paraId="236E6663" w14:textId="77777777" w:rsidR="00FE1DF5" w:rsidRDefault="00FE1DF5" w:rsidP="00842CBD"/>
    <w:p w14:paraId="77DDD6CE" w14:textId="77777777" w:rsidR="00FE1DF5" w:rsidRDefault="00FE1DF5" w:rsidP="00842CBD"/>
    <w:p w14:paraId="159773FF" w14:textId="77777777" w:rsidR="006A64B1" w:rsidRDefault="009346B1" w:rsidP="008D3DCD">
      <w:pPr>
        <w:keepNext/>
        <w:jc w:val="center"/>
      </w:pPr>
      <w:r w:rsidRPr="009346B1">
        <w:rPr>
          <w:noProof/>
        </w:rPr>
        <w:lastRenderedPageBreak/>
        <w:drawing>
          <wp:inline distT="0" distB="0" distL="0" distR="0" wp14:anchorId="3A8FE7D2" wp14:editId="03ED0439">
            <wp:extent cx="5970413" cy="2977978"/>
            <wp:effectExtent l="0" t="0" r="0" b="0"/>
            <wp:docPr id="112374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49699"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1180" cy="2998312"/>
                    </a:xfrm>
                    <a:prstGeom prst="rect">
                      <a:avLst/>
                    </a:prstGeom>
                  </pic:spPr>
                </pic:pic>
              </a:graphicData>
            </a:graphic>
          </wp:inline>
        </w:drawing>
      </w:r>
    </w:p>
    <w:p w14:paraId="095BC9B4" w14:textId="70AA603F" w:rsidR="005F6153" w:rsidRDefault="00315FFB" w:rsidP="00355FA0">
      <w:pPr>
        <w:pStyle w:val="Caption"/>
        <w:rPr>
          <w:i w:val="0"/>
          <w:iCs w:val="0"/>
          <w:color w:val="auto"/>
        </w:rPr>
      </w:pPr>
      <w:r>
        <w:rPr>
          <w:b/>
          <w:bCs/>
          <w:i w:val="0"/>
          <w:iCs w:val="0"/>
          <w:color w:val="auto"/>
        </w:rPr>
        <w:t>Extended Data</w:t>
      </w:r>
      <w:r w:rsidR="006A64B1" w:rsidRPr="005F6153">
        <w:rPr>
          <w:b/>
          <w:bCs/>
          <w:i w:val="0"/>
          <w:iCs w:val="0"/>
          <w:color w:val="auto"/>
        </w:rPr>
        <w:t xml:space="preserve"> </w:t>
      </w:r>
      <w:r>
        <w:rPr>
          <w:b/>
          <w:bCs/>
          <w:i w:val="0"/>
          <w:iCs w:val="0"/>
          <w:color w:val="auto"/>
        </w:rPr>
        <w:t>Fig.</w:t>
      </w:r>
      <w:r w:rsidR="006A64B1" w:rsidRPr="005F6153">
        <w:rPr>
          <w:b/>
          <w:bCs/>
          <w:i w:val="0"/>
          <w:iCs w:val="0"/>
          <w:color w:val="auto"/>
        </w:rPr>
        <w:t xml:space="preserve"> </w:t>
      </w:r>
      <w:r w:rsidR="00F02A3D">
        <w:rPr>
          <w:b/>
          <w:bCs/>
          <w:i w:val="0"/>
          <w:iCs w:val="0"/>
          <w:color w:val="auto"/>
        </w:rPr>
        <w:t>4</w:t>
      </w:r>
      <w:r w:rsidR="006A64B1" w:rsidRPr="005F6153">
        <w:rPr>
          <w:b/>
          <w:bCs/>
          <w:i w:val="0"/>
          <w:iCs w:val="0"/>
          <w:color w:val="auto"/>
        </w:rPr>
        <w:t xml:space="preserve">. </w:t>
      </w:r>
      <w:r w:rsidR="005C71F0">
        <w:rPr>
          <w:b/>
          <w:bCs/>
          <w:i w:val="0"/>
          <w:iCs w:val="0"/>
          <w:color w:val="auto"/>
        </w:rPr>
        <w:t>C</w:t>
      </w:r>
      <w:r w:rsidR="00D63DCB">
        <w:rPr>
          <w:b/>
          <w:bCs/>
          <w:i w:val="0"/>
          <w:iCs w:val="0"/>
          <w:color w:val="auto"/>
        </w:rPr>
        <w:t xml:space="preserve">orrelations </w:t>
      </w:r>
      <w:r w:rsidR="00665A4C">
        <w:rPr>
          <w:b/>
          <w:bCs/>
          <w:i w:val="0"/>
          <w:iCs w:val="0"/>
          <w:color w:val="auto"/>
        </w:rPr>
        <w:t>between</w:t>
      </w:r>
      <w:r w:rsidR="00D63DCB">
        <w:rPr>
          <w:b/>
          <w:bCs/>
          <w:i w:val="0"/>
          <w:iCs w:val="0"/>
          <w:color w:val="auto"/>
        </w:rPr>
        <w:t xml:space="preserve"> TMS effect on</w:t>
      </w:r>
      <w:r w:rsidR="00665A4C">
        <w:rPr>
          <w:b/>
          <w:bCs/>
          <w:i w:val="0"/>
          <w:iCs w:val="0"/>
          <w:color w:val="auto"/>
        </w:rPr>
        <w:t xml:space="preserve"> choice behaviors and perceived TMS discomfort and intensity. </w:t>
      </w:r>
      <w:r w:rsidR="00FF3E06" w:rsidRPr="005F6153">
        <w:rPr>
          <w:b/>
          <w:bCs/>
          <w:i w:val="0"/>
          <w:iCs w:val="0"/>
          <w:color w:val="auto"/>
        </w:rPr>
        <w:t>A.</w:t>
      </w:r>
      <w:r w:rsidR="00FF3E06" w:rsidRPr="005F6153">
        <w:rPr>
          <w:color w:val="auto"/>
        </w:rPr>
        <w:t xml:space="preserve"> </w:t>
      </w:r>
      <w:r w:rsidR="005F6153" w:rsidRPr="005F6153">
        <w:rPr>
          <w:i w:val="0"/>
          <w:iCs w:val="0"/>
          <w:color w:val="auto"/>
        </w:rPr>
        <w:t>Scatter plo</w:t>
      </w:r>
      <w:r w:rsidR="005F6153">
        <w:rPr>
          <w:i w:val="0"/>
          <w:iCs w:val="0"/>
          <w:color w:val="auto"/>
        </w:rPr>
        <w:t xml:space="preserve">t showing the relationship between </w:t>
      </w:r>
      <w:r w:rsidR="005F6153" w:rsidRPr="00F060BF">
        <w:rPr>
          <w:i w:val="0"/>
          <w:iCs w:val="0"/>
          <w:color w:val="auto"/>
        </w:rPr>
        <w:t xml:space="preserve">the choice of sated odors and </w:t>
      </w:r>
      <w:r w:rsidR="005F6153">
        <w:rPr>
          <w:i w:val="0"/>
          <w:iCs w:val="0"/>
          <w:color w:val="auto"/>
        </w:rPr>
        <w:t>perceived TMS discomfort/intensity, separated by Day 2 TMS conditions</w:t>
      </w:r>
      <w:r w:rsidR="00D42A82">
        <w:rPr>
          <w:i w:val="0"/>
          <w:iCs w:val="0"/>
          <w:color w:val="auto"/>
        </w:rPr>
        <w:t xml:space="preserve"> and cTBS targeted locations (aOFC, pOFC). </w:t>
      </w:r>
      <w:r w:rsidR="005F6153">
        <w:rPr>
          <w:b/>
          <w:bCs/>
          <w:i w:val="0"/>
          <w:iCs w:val="0"/>
          <w:color w:val="auto"/>
        </w:rPr>
        <w:t>B</w:t>
      </w:r>
      <w:r w:rsidR="005F6153" w:rsidRPr="00CF187E">
        <w:rPr>
          <w:b/>
          <w:bCs/>
          <w:i w:val="0"/>
          <w:iCs w:val="0"/>
          <w:color w:val="auto"/>
        </w:rPr>
        <w:t xml:space="preserve">. </w:t>
      </w:r>
      <w:r w:rsidR="005F6153">
        <w:rPr>
          <w:i w:val="0"/>
          <w:iCs w:val="0"/>
          <w:color w:val="auto"/>
        </w:rPr>
        <w:t xml:space="preserve">Scatter plot showing the relationship between </w:t>
      </w:r>
      <w:r w:rsidR="005F6153" w:rsidRPr="00F060BF">
        <w:rPr>
          <w:i w:val="0"/>
          <w:iCs w:val="0"/>
          <w:color w:val="auto"/>
        </w:rPr>
        <w:t>the</w:t>
      </w:r>
      <w:r w:rsidR="005F6153">
        <w:rPr>
          <w:i w:val="0"/>
          <w:iCs w:val="0"/>
          <w:color w:val="auto"/>
        </w:rPr>
        <w:t xml:space="preserve"> condition-wise difference of</w:t>
      </w:r>
      <w:r w:rsidR="005F6153" w:rsidRPr="00F060BF">
        <w:rPr>
          <w:i w:val="0"/>
          <w:iCs w:val="0"/>
          <w:color w:val="auto"/>
        </w:rPr>
        <w:t xml:space="preserve"> choice of sated odors and </w:t>
      </w:r>
      <w:r w:rsidR="005F6153">
        <w:rPr>
          <w:i w:val="0"/>
          <w:iCs w:val="0"/>
          <w:color w:val="auto"/>
        </w:rPr>
        <w:t>condition-wise difference of</w:t>
      </w:r>
      <w:r w:rsidR="005F6153" w:rsidRPr="00F060BF">
        <w:rPr>
          <w:i w:val="0"/>
          <w:iCs w:val="0"/>
          <w:color w:val="auto"/>
        </w:rPr>
        <w:t xml:space="preserve"> </w:t>
      </w:r>
      <w:r w:rsidR="005F6153">
        <w:rPr>
          <w:i w:val="0"/>
          <w:iCs w:val="0"/>
          <w:color w:val="auto"/>
        </w:rPr>
        <w:t>perceived TMS discomfort/intensity</w:t>
      </w:r>
      <w:r w:rsidR="00B56D81">
        <w:rPr>
          <w:i w:val="0"/>
          <w:iCs w:val="0"/>
          <w:color w:val="auto"/>
        </w:rPr>
        <w:t xml:space="preserve"> from Day 2 TMS</w:t>
      </w:r>
      <w:r w:rsidR="005F6153">
        <w:rPr>
          <w:i w:val="0"/>
          <w:iCs w:val="0"/>
          <w:color w:val="auto"/>
        </w:rPr>
        <w:t xml:space="preserve">. </w:t>
      </w:r>
      <w:r w:rsidR="00461BF2">
        <w:rPr>
          <w:b/>
          <w:bCs/>
          <w:i w:val="0"/>
          <w:iCs w:val="0"/>
          <w:color w:val="auto"/>
        </w:rPr>
        <w:t>C</w:t>
      </w:r>
      <w:r w:rsidR="00461BF2" w:rsidRPr="00A4118E">
        <w:rPr>
          <w:b/>
          <w:bCs/>
          <w:i w:val="0"/>
          <w:iCs w:val="0"/>
          <w:color w:val="auto"/>
        </w:rPr>
        <w:t>.</w:t>
      </w:r>
      <w:r w:rsidR="00355FA0">
        <w:rPr>
          <w:i w:val="0"/>
          <w:iCs w:val="0"/>
          <w:color w:val="auto"/>
        </w:rPr>
        <w:t xml:space="preserve"> </w:t>
      </w:r>
      <w:r w:rsidR="00355FA0" w:rsidRPr="005F6153">
        <w:rPr>
          <w:i w:val="0"/>
          <w:iCs w:val="0"/>
          <w:color w:val="auto"/>
        </w:rPr>
        <w:t>Scatter plo</w:t>
      </w:r>
      <w:r w:rsidR="00355FA0">
        <w:rPr>
          <w:i w:val="0"/>
          <w:iCs w:val="0"/>
          <w:color w:val="auto"/>
        </w:rPr>
        <w:t xml:space="preserve">t showing the relationship between </w:t>
      </w:r>
      <w:r w:rsidR="00355FA0" w:rsidRPr="00F060BF">
        <w:rPr>
          <w:i w:val="0"/>
          <w:iCs w:val="0"/>
          <w:color w:val="auto"/>
        </w:rPr>
        <w:t xml:space="preserve">the choice of sated odors and </w:t>
      </w:r>
      <w:r w:rsidR="00355FA0">
        <w:rPr>
          <w:i w:val="0"/>
          <w:iCs w:val="0"/>
          <w:color w:val="auto"/>
        </w:rPr>
        <w:t>perceived TMS discomfort/intensity, separated by Day 1 TMS conditions and cTBS targeted locations (aOFC, pOFC).</w:t>
      </w:r>
      <w:r w:rsidR="00B56D81">
        <w:rPr>
          <w:i w:val="0"/>
          <w:iCs w:val="0"/>
          <w:color w:val="auto"/>
        </w:rPr>
        <w:t xml:space="preserve"> D. Scatter plot showing the relationship between </w:t>
      </w:r>
      <w:r w:rsidR="00B56D81" w:rsidRPr="00F060BF">
        <w:rPr>
          <w:i w:val="0"/>
          <w:iCs w:val="0"/>
          <w:color w:val="auto"/>
        </w:rPr>
        <w:t>the</w:t>
      </w:r>
      <w:r w:rsidR="00B56D81">
        <w:rPr>
          <w:i w:val="0"/>
          <w:iCs w:val="0"/>
          <w:color w:val="auto"/>
        </w:rPr>
        <w:t xml:space="preserve"> condition-wise difference of</w:t>
      </w:r>
      <w:r w:rsidR="00B56D81" w:rsidRPr="00F060BF">
        <w:rPr>
          <w:i w:val="0"/>
          <w:iCs w:val="0"/>
          <w:color w:val="auto"/>
        </w:rPr>
        <w:t xml:space="preserve"> choice of sated odors and </w:t>
      </w:r>
      <w:r w:rsidR="00B56D81">
        <w:rPr>
          <w:i w:val="0"/>
          <w:iCs w:val="0"/>
          <w:color w:val="auto"/>
        </w:rPr>
        <w:t>condition-wise difference of</w:t>
      </w:r>
      <w:r w:rsidR="00B56D81" w:rsidRPr="00F060BF">
        <w:rPr>
          <w:i w:val="0"/>
          <w:iCs w:val="0"/>
          <w:color w:val="auto"/>
        </w:rPr>
        <w:t xml:space="preserve"> </w:t>
      </w:r>
      <w:r w:rsidR="00B56D81">
        <w:rPr>
          <w:i w:val="0"/>
          <w:iCs w:val="0"/>
          <w:color w:val="auto"/>
        </w:rPr>
        <w:t xml:space="preserve">perceived TMS discomfort/intensity from Day 1 TMS. </w:t>
      </w:r>
    </w:p>
    <w:p w14:paraId="5CB637AF" w14:textId="77777777" w:rsidR="008A5324" w:rsidRDefault="008A5324" w:rsidP="008A5324"/>
    <w:p w14:paraId="50648B32" w14:textId="77777777" w:rsidR="001853AA" w:rsidRPr="008A5324" w:rsidRDefault="001853AA" w:rsidP="008A5324"/>
    <w:p w14:paraId="221D1607" w14:textId="77777777" w:rsidR="00121276" w:rsidRDefault="00121276" w:rsidP="00121276"/>
    <w:p w14:paraId="28721707" w14:textId="77777777" w:rsidR="00121276" w:rsidRPr="00121276" w:rsidRDefault="00121276" w:rsidP="00121276"/>
    <w:p w14:paraId="713D07F7" w14:textId="2155C4E6" w:rsidR="00842CBD" w:rsidRDefault="00842CBD" w:rsidP="006A64B1">
      <w:pPr>
        <w:pStyle w:val="Caption"/>
      </w:pPr>
    </w:p>
    <w:p w14:paraId="61409C6A" w14:textId="77777777" w:rsidR="009346B1" w:rsidRPr="00842CBD" w:rsidRDefault="009346B1" w:rsidP="00842CBD"/>
    <w:p w14:paraId="5CF9CDBF" w14:textId="177A14C3" w:rsidR="000C4BC0" w:rsidRDefault="000C4BC0" w:rsidP="00FC69DB">
      <w:pPr>
        <w:pStyle w:val="Caption"/>
        <w:rPr>
          <w:rFonts w:ascii="Arial" w:hAnsi="Arial" w:cs="Arial"/>
          <w:color w:val="000000" w:themeColor="text1"/>
          <w:sz w:val="22"/>
          <w:szCs w:val="22"/>
        </w:rPr>
      </w:pPr>
    </w:p>
    <w:p w14:paraId="1502B9C3" w14:textId="77777777" w:rsidR="00DD063B" w:rsidRPr="00DD063B" w:rsidRDefault="00DD063B" w:rsidP="00DD063B"/>
    <w:p w14:paraId="069511D6" w14:textId="77777777" w:rsidR="009B75CC" w:rsidRDefault="009B75CC" w:rsidP="0091089C">
      <w:pPr>
        <w:spacing w:after="120"/>
        <w:rPr>
          <w:rFonts w:ascii="Arial" w:hAnsi="Arial" w:cs="Arial"/>
          <w:color w:val="000000" w:themeColor="text1"/>
          <w:sz w:val="22"/>
          <w:szCs w:val="22"/>
        </w:rPr>
      </w:pPr>
    </w:p>
    <w:p w14:paraId="09EB8077" w14:textId="77777777" w:rsidR="009B75CC" w:rsidRDefault="009B75CC" w:rsidP="0091089C">
      <w:pPr>
        <w:spacing w:after="120"/>
        <w:rPr>
          <w:rFonts w:ascii="Arial" w:hAnsi="Arial" w:cs="Arial"/>
          <w:color w:val="000000" w:themeColor="text1"/>
          <w:sz w:val="22"/>
          <w:szCs w:val="22"/>
        </w:rPr>
      </w:pPr>
    </w:p>
    <w:p w14:paraId="238F282C" w14:textId="77777777" w:rsidR="009B75CC" w:rsidRDefault="009B75CC" w:rsidP="0091089C">
      <w:pPr>
        <w:spacing w:after="120"/>
        <w:rPr>
          <w:rFonts w:ascii="Arial" w:hAnsi="Arial" w:cs="Arial"/>
          <w:color w:val="000000" w:themeColor="text1"/>
          <w:sz w:val="22"/>
          <w:szCs w:val="22"/>
        </w:rPr>
      </w:pPr>
    </w:p>
    <w:p w14:paraId="03D34780" w14:textId="77777777" w:rsidR="000C4BC0" w:rsidRDefault="000C4BC0" w:rsidP="0091089C">
      <w:pPr>
        <w:spacing w:after="120"/>
        <w:rPr>
          <w:rFonts w:ascii="Arial" w:hAnsi="Arial" w:cs="Arial"/>
          <w:color w:val="000000" w:themeColor="text1"/>
          <w:sz w:val="22"/>
          <w:szCs w:val="22"/>
        </w:rPr>
      </w:pPr>
    </w:p>
    <w:p w14:paraId="4AE44593" w14:textId="77777777" w:rsidR="000C4BC0" w:rsidRDefault="000C4BC0" w:rsidP="0091089C">
      <w:pPr>
        <w:spacing w:after="120"/>
        <w:rPr>
          <w:rFonts w:ascii="Arial" w:hAnsi="Arial" w:cs="Arial"/>
          <w:color w:val="000000" w:themeColor="text1"/>
          <w:sz w:val="22"/>
          <w:szCs w:val="22"/>
        </w:rPr>
      </w:pPr>
    </w:p>
    <w:p w14:paraId="73DA201D" w14:textId="77777777" w:rsidR="000C4BC0" w:rsidRDefault="000C4BC0" w:rsidP="0091089C">
      <w:pPr>
        <w:spacing w:after="120"/>
        <w:rPr>
          <w:rFonts w:ascii="Arial" w:hAnsi="Arial" w:cs="Arial"/>
          <w:color w:val="000000" w:themeColor="text1"/>
          <w:sz w:val="22"/>
          <w:szCs w:val="22"/>
        </w:rPr>
      </w:pPr>
    </w:p>
    <w:p w14:paraId="63102057" w14:textId="77777777" w:rsidR="000C4BC0" w:rsidRDefault="000C4BC0" w:rsidP="0091089C">
      <w:pPr>
        <w:spacing w:after="120"/>
        <w:rPr>
          <w:rFonts w:ascii="Arial" w:hAnsi="Arial" w:cs="Arial"/>
          <w:color w:val="000000" w:themeColor="text1"/>
          <w:sz w:val="22"/>
          <w:szCs w:val="22"/>
        </w:rPr>
      </w:pPr>
    </w:p>
    <w:p w14:paraId="0DDDC3B1" w14:textId="77777777" w:rsidR="00C72573" w:rsidRDefault="00C72573">
      <w:pPr>
        <w:rPr>
          <w:rFonts w:ascii="Arial" w:eastAsiaTheme="majorEastAsia" w:hAnsi="Arial" w:cs="Arial"/>
          <w:b/>
          <w:bCs/>
          <w:color w:val="000000" w:themeColor="text1"/>
          <w:sz w:val="22"/>
          <w:szCs w:val="22"/>
        </w:rPr>
      </w:pPr>
      <w:r>
        <w:rPr>
          <w:rFonts w:ascii="Arial" w:hAnsi="Arial" w:cs="Arial"/>
          <w:b/>
          <w:bCs/>
          <w:i/>
          <w:iCs/>
          <w:color w:val="000000" w:themeColor="text1"/>
          <w:sz w:val="22"/>
          <w:szCs w:val="22"/>
        </w:rPr>
        <w:br w:type="page"/>
      </w:r>
    </w:p>
    <w:p w14:paraId="3E7B967C" w14:textId="64AE4D71" w:rsidR="00B44EA4" w:rsidRPr="00646324" w:rsidRDefault="00646324" w:rsidP="00646324">
      <w:pPr>
        <w:pStyle w:val="Heading4"/>
        <w:spacing w:before="0" w:after="120"/>
        <w:rPr>
          <w:rFonts w:ascii="Arial" w:hAnsi="Arial" w:cs="Arial"/>
          <w:b/>
          <w:bCs/>
          <w:i w:val="0"/>
          <w:iCs w:val="0"/>
          <w:color w:val="000000" w:themeColor="text1"/>
          <w:sz w:val="22"/>
          <w:szCs w:val="22"/>
        </w:rPr>
      </w:pPr>
      <w:r w:rsidRPr="00646324">
        <w:rPr>
          <w:rFonts w:ascii="Arial" w:hAnsi="Arial" w:cs="Arial"/>
          <w:b/>
          <w:bCs/>
          <w:i w:val="0"/>
          <w:iCs w:val="0"/>
          <w:color w:val="000000" w:themeColor="text1"/>
          <w:sz w:val="22"/>
          <w:szCs w:val="22"/>
        </w:rPr>
        <w:lastRenderedPageBreak/>
        <w:t>Reference</w:t>
      </w:r>
      <w:r w:rsidR="00224FFB">
        <w:rPr>
          <w:rFonts w:ascii="Arial" w:hAnsi="Arial" w:cs="Arial"/>
          <w:b/>
          <w:bCs/>
          <w:i w:val="0"/>
          <w:iCs w:val="0"/>
          <w:color w:val="000000" w:themeColor="text1"/>
          <w:sz w:val="22"/>
          <w:szCs w:val="22"/>
        </w:rPr>
        <w:t>s</w:t>
      </w:r>
    </w:p>
    <w:p w14:paraId="7CC86B36" w14:textId="77777777" w:rsidR="00B4398A" w:rsidRPr="00B4398A" w:rsidRDefault="00B44EA4" w:rsidP="00B4398A">
      <w:pPr>
        <w:pStyle w:val="EndNoteBibliography"/>
        <w:ind w:left="720" w:hanging="720"/>
        <w:rPr>
          <w:noProof/>
        </w:rPr>
      </w:pPr>
      <w:r w:rsidRPr="00244866">
        <w:rPr>
          <w:rFonts w:ascii="Arial" w:hAnsi="Arial" w:cs="Arial"/>
          <w:color w:val="000000" w:themeColor="text1"/>
          <w:sz w:val="22"/>
          <w:szCs w:val="22"/>
        </w:rPr>
        <w:fldChar w:fldCharType="begin"/>
      </w:r>
      <w:r w:rsidRPr="00244866">
        <w:rPr>
          <w:rFonts w:ascii="Arial" w:hAnsi="Arial" w:cs="Arial"/>
          <w:color w:val="000000" w:themeColor="text1"/>
          <w:sz w:val="22"/>
          <w:szCs w:val="22"/>
        </w:rPr>
        <w:instrText xml:space="preserve"> ADDIN EN.REFLIST </w:instrText>
      </w:r>
      <w:r w:rsidRPr="00244866">
        <w:rPr>
          <w:rFonts w:ascii="Arial" w:hAnsi="Arial" w:cs="Arial"/>
          <w:color w:val="000000" w:themeColor="text1"/>
          <w:sz w:val="22"/>
          <w:szCs w:val="22"/>
        </w:rPr>
        <w:fldChar w:fldCharType="separate"/>
      </w:r>
      <w:r w:rsidR="00B4398A" w:rsidRPr="00B4398A">
        <w:rPr>
          <w:noProof/>
        </w:rPr>
        <w:t>1</w:t>
      </w:r>
      <w:r w:rsidR="00B4398A" w:rsidRPr="00B4398A">
        <w:rPr>
          <w:noProof/>
        </w:rPr>
        <w:tab/>
        <w:t xml:space="preserve">Daw, N. D., Niv, Y. &amp; Dayan, P. Uncertainty-based competition between prefrontal and dorsolateral striatal systems for behavioral control. </w:t>
      </w:r>
      <w:r w:rsidR="00B4398A" w:rsidRPr="00B4398A">
        <w:rPr>
          <w:i/>
          <w:noProof/>
        </w:rPr>
        <w:t>Nat Neurosci</w:t>
      </w:r>
      <w:r w:rsidR="00B4398A" w:rsidRPr="00B4398A">
        <w:rPr>
          <w:noProof/>
        </w:rPr>
        <w:t xml:space="preserve"> </w:t>
      </w:r>
      <w:r w:rsidR="00B4398A" w:rsidRPr="00B4398A">
        <w:rPr>
          <w:b/>
          <w:noProof/>
        </w:rPr>
        <w:t>8</w:t>
      </w:r>
      <w:r w:rsidR="00B4398A" w:rsidRPr="00B4398A">
        <w:rPr>
          <w:noProof/>
        </w:rPr>
        <w:t xml:space="preserve">, 1704-1711 (2005). </w:t>
      </w:r>
    </w:p>
    <w:p w14:paraId="4BF11176" w14:textId="77777777" w:rsidR="00B4398A" w:rsidRPr="00B4398A" w:rsidRDefault="00B4398A" w:rsidP="00B4398A">
      <w:pPr>
        <w:pStyle w:val="EndNoteBibliography"/>
        <w:ind w:left="720" w:hanging="720"/>
        <w:rPr>
          <w:noProof/>
        </w:rPr>
      </w:pPr>
      <w:r w:rsidRPr="00B4398A">
        <w:rPr>
          <w:noProof/>
        </w:rPr>
        <w:t>2</w:t>
      </w:r>
      <w:r w:rsidRPr="00B4398A">
        <w:rPr>
          <w:noProof/>
        </w:rPr>
        <w:tab/>
        <w:t>Behrens, T. E.</w:t>
      </w:r>
      <w:r w:rsidRPr="00B4398A">
        <w:rPr>
          <w:i/>
          <w:noProof/>
        </w:rPr>
        <w:t xml:space="preserve"> et al.</w:t>
      </w:r>
      <w:r w:rsidRPr="00B4398A">
        <w:rPr>
          <w:noProof/>
        </w:rPr>
        <w:t xml:space="preserve"> What is a cognitive map? Organizing knowledge for flexible behavior. </w:t>
      </w:r>
      <w:r w:rsidRPr="00B4398A">
        <w:rPr>
          <w:i/>
          <w:noProof/>
        </w:rPr>
        <w:t>Neuron</w:t>
      </w:r>
      <w:r w:rsidRPr="00B4398A">
        <w:rPr>
          <w:noProof/>
        </w:rPr>
        <w:t xml:space="preserve"> </w:t>
      </w:r>
      <w:r w:rsidRPr="00B4398A">
        <w:rPr>
          <w:b/>
          <w:noProof/>
        </w:rPr>
        <w:t>100</w:t>
      </w:r>
      <w:r w:rsidRPr="00B4398A">
        <w:rPr>
          <w:noProof/>
        </w:rPr>
        <w:t xml:space="preserve">, 490-509 (2018). </w:t>
      </w:r>
    </w:p>
    <w:p w14:paraId="45B2F8E4" w14:textId="77777777" w:rsidR="00B4398A" w:rsidRPr="00B4398A" w:rsidRDefault="00B4398A" w:rsidP="00B4398A">
      <w:pPr>
        <w:pStyle w:val="EndNoteBibliography"/>
        <w:ind w:left="720" w:hanging="720"/>
        <w:rPr>
          <w:noProof/>
        </w:rPr>
      </w:pPr>
      <w:r w:rsidRPr="00B4398A">
        <w:rPr>
          <w:noProof/>
        </w:rPr>
        <w:t>3</w:t>
      </w:r>
      <w:r w:rsidRPr="00B4398A">
        <w:rPr>
          <w:noProof/>
        </w:rPr>
        <w:tab/>
        <w:t xml:space="preserve">Wilson, R. C., Takahashi, Y. K., Schoenbaum, G. &amp; Niv, Y. Orbitofrontal cortex as a cognitive map of task space. </w:t>
      </w:r>
      <w:r w:rsidRPr="00B4398A">
        <w:rPr>
          <w:i/>
          <w:noProof/>
        </w:rPr>
        <w:t>Neuron</w:t>
      </w:r>
      <w:r w:rsidRPr="00B4398A">
        <w:rPr>
          <w:noProof/>
        </w:rPr>
        <w:t xml:space="preserve"> </w:t>
      </w:r>
      <w:r w:rsidRPr="00B4398A">
        <w:rPr>
          <w:b/>
          <w:noProof/>
        </w:rPr>
        <w:t>81</w:t>
      </w:r>
      <w:r w:rsidRPr="00B4398A">
        <w:rPr>
          <w:noProof/>
        </w:rPr>
        <w:t xml:space="preserve">, 267-279 (2014). </w:t>
      </w:r>
    </w:p>
    <w:p w14:paraId="0FA16A05" w14:textId="6D36041B" w:rsidR="00B4398A" w:rsidRPr="00B4398A" w:rsidRDefault="00B4398A" w:rsidP="00B4398A">
      <w:pPr>
        <w:pStyle w:val="EndNoteBibliography"/>
        <w:ind w:left="720" w:hanging="720"/>
        <w:rPr>
          <w:noProof/>
        </w:rPr>
      </w:pPr>
      <w:r w:rsidRPr="00B4398A">
        <w:rPr>
          <w:noProof/>
        </w:rPr>
        <w:t>4</w:t>
      </w:r>
      <w:r w:rsidRPr="00B4398A">
        <w:rPr>
          <w:noProof/>
        </w:rPr>
        <w:tab/>
        <w:t xml:space="preserve">Wang, M. Z. &amp; Hayden, B. Y. Latent learning, cognitive maps, and curiosity. </w:t>
      </w:r>
      <w:r w:rsidRPr="00B4398A">
        <w:rPr>
          <w:i/>
          <w:noProof/>
        </w:rPr>
        <w:t>Curr Opin Behav Sci</w:t>
      </w:r>
      <w:r w:rsidRPr="00B4398A">
        <w:rPr>
          <w:noProof/>
        </w:rPr>
        <w:t xml:space="preserve"> </w:t>
      </w:r>
      <w:r w:rsidRPr="00B4398A">
        <w:rPr>
          <w:b/>
          <w:noProof/>
        </w:rPr>
        <w:t>38</w:t>
      </w:r>
      <w:r w:rsidRPr="00B4398A">
        <w:rPr>
          <w:noProof/>
        </w:rPr>
        <w:t xml:space="preserve">, 1-7 (2021). </w:t>
      </w:r>
      <w:hyperlink r:id="rId20" w:history="1">
        <w:r w:rsidRPr="00B4398A">
          <w:rPr>
            <w:rStyle w:val="Hyperlink"/>
            <w:noProof/>
          </w:rPr>
          <w:t>https://doi.org/10.1016/j.cobeha.2020.06.003</w:t>
        </w:r>
      </w:hyperlink>
    </w:p>
    <w:p w14:paraId="40052A19" w14:textId="00FAFD45" w:rsidR="00B4398A" w:rsidRPr="00B4398A" w:rsidRDefault="00B4398A" w:rsidP="00B4398A">
      <w:pPr>
        <w:pStyle w:val="EndNoteBibliography"/>
        <w:ind w:left="720" w:hanging="720"/>
        <w:rPr>
          <w:noProof/>
        </w:rPr>
      </w:pPr>
      <w:r w:rsidRPr="00B4398A">
        <w:rPr>
          <w:noProof/>
        </w:rPr>
        <w:t>5</w:t>
      </w:r>
      <w:r w:rsidRPr="00B4398A">
        <w:rPr>
          <w:noProof/>
        </w:rPr>
        <w:tab/>
        <w:t>Howard, J. D.</w:t>
      </w:r>
      <w:r w:rsidRPr="00B4398A">
        <w:rPr>
          <w:i/>
          <w:noProof/>
        </w:rPr>
        <w:t xml:space="preserve"> et al.</w:t>
      </w:r>
      <w:r w:rsidRPr="00B4398A">
        <w:rPr>
          <w:noProof/>
        </w:rPr>
        <w:t xml:space="preserve"> Targeted Stimulation of Human Orbitofrontal Networks Disrupts Outcome-Guided Behavior. </w:t>
      </w:r>
      <w:r w:rsidRPr="00B4398A">
        <w:rPr>
          <w:i/>
          <w:noProof/>
        </w:rPr>
        <w:t>Current Biology</w:t>
      </w:r>
      <w:r w:rsidRPr="00B4398A">
        <w:rPr>
          <w:noProof/>
        </w:rPr>
        <w:t xml:space="preserve"> </w:t>
      </w:r>
      <w:r w:rsidRPr="00B4398A">
        <w:rPr>
          <w:b/>
          <w:noProof/>
        </w:rPr>
        <w:t>30</w:t>
      </w:r>
      <w:r w:rsidRPr="00B4398A">
        <w:rPr>
          <w:noProof/>
        </w:rPr>
        <w:t xml:space="preserve">, 490-498.e494 (2020). </w:t>
      </w:r>
      <w:hyperlink r:id="rId21" w:history="1">
        <w:r w:rsidRPr="00B4398A">
          <w:rPr>
            <w:rStyle w:val="Hyperlink"/>
            <w:noProof/>
          </w:rPr>
          <w:t>https://doi.org/10.1016/j.cub.2019.12.007</w:t>
        </w:r>
      </w:hyperlink>
    </w:p>
    <w:p w14:paraId="7D683EC4" w14:textId="2FB1A994" w:rsidR="00B4398A" w:rsidRPr="00B4398A" w:rsidRDefault="00B4398A" w:rsidP="00B4398A">
      <w:pPr>
        <w:pStyle w:val="EndNoteBibliography"/>
        <w:ind w:left="720" w:hanging="720"/>
        <w:rPr>
          <w:noProof/>
        </w:rPr>
      </w:pPr>
      <w:r w:rsidRPr="00B4398A">
        <w:rPr>
          <w:noProof/>
        </w:rPr>
        <w:t>6</w:t>
      </w:r>
      <w:r w:rsidRPr="00B4398A">
        <w:rPr>
          <w:noProof/>
        </w:rPr>
        <w:tab/>
        <w:t xml:space="preserve">Rudebeck, Peter H. &amp; Murray, Elisabeth A. The Orbitofrontal Oracle: Cortical Mechanisms for the Prediction and Evaluation of Specific Behavioral Outcomes. </w:t>
      </w:r>
      <w:r w:rsidRPr="00B4398A">
        <w:rPr>
          <w:i/>
          <w:noProof/>
        </w:rPr>
        <w:t>Neuron</w:t>
      </w:r>
      <w:r w:rsidRPr="00B4398A">
        <w:rPr>
          <w:noProof/>
        </w:rPr>
        <w:t xml:space="preserve"> </w:t>
      </w:r>
      <w:r w:rsidRPr="00B4398A">
        <w:rPr>
          <w:b/>
          <w:noProof/>
        </w:rPr>
        <w:t>84</w:t>
      </w:r>
      <w:r w:rsidRPr="00B4398A">
        <w:rPr>
          <w:noProof/>
        </w:rPr>
        <w:t xml:space="preserve">, 1143-1156 (2014). </w:t>
      </w:r>
      <w:hyperlink r:id="rId22" w:history="1">
        <w:r w:rsidRPr="00B4398A">
          <w:rPr>
            <w:rStyle w:val="Hyperlink"/>
            <w:noProof/>
          </w:rPr>
          <w:t>https://doi.org/10.1016/j.neuron.2014.10.049</w:t>
        </w:r>
      </w:hyperlink>
    </w:p>
    <w:p w14:paraId="6F90571A" w14:textId="77777777" w:rsidR="00B4398A" w:rsidRPr="00B4398A" w:rsidRDefault="00B4398A" w:rsidP="00B4398A">
      <w:pPr>
        <w:pStyle w:val="EndNoteBibliography"/>
        <w:ind w:left="720" w:hanging="720"/>
        <w:rPr>
          <w:noProof/>
        </w:rPr>
      </w:pPr>
      <w:r w:rsidRPr="00B4398A">
        <w:rPr>
          <w:noProof/>
        </w:rPr>
        <w:t>7</w:t>
      </w:r>
      <w:r w:rsidRPr="00B4398A">
        <w:rPr>
          <w:noProof/>
        </w:rPr>
        <w:tab/>
        <w:t xml:space="preserve">Price, J. L. Definition of the orbital cortex in relation to specific connections with limbic and visceral structures and other cortical regions. </w:t>
      </w:r>
      <w:r w:rsidRPr="00B4398A">
        <w:rPr>
          <w:i/>
          <w:noProof/>
        </w:rPr>
        <w:t>Annals of the New York Academy of Sciences</w:t>
      </w:r>
      <w:r w:rsidRPr="00B4398A">
        <w:rPr>
          <w:noProof/>
        </w:rPr>
        <w:t xml:space="preserve"> </w:t>
      </w:r>
      <w:r w:rsidRPr="00B4398A">
        <w:rPr>
          <w:b/>
          <w:noProof/>
        </w:rPr>
        <w:t>1121</w:t>
      </w:r>
      <w:r w:rsidRPr="00B4398A">
        <w:rPr>
          <w:noProof/>
        </w:rPr>
        <w:t xml:space="preserve">, 54-71 (2007). </w:t>
      </w:r>
    </w:p>
    <w:p w14:paraId="63710E26" w14:textId="77777777" w:rsidR="00B4398A" w:rsidRPr="00B4398A" w:rsidRDefault="00B4398A" w:rsidP="00B4398A">
      <w:pPr>
        <w:pStyle w:val="EndNoteBibliography"/>
        <w:ind w:left="720" w:hanging="720"/>
        <w:rPr>
          <w:noProof/>
        </w:rPr>
      </w:pPr>
      <w:r w:rsidRPr="00B4398A">
        <w:rPr>
          <w:noProof/>
        </w:rPr>
        <w:t>8</w:t>
      </w:r>
      <w:r w:rsidRPr="00B4398A">
        <w:rPr>
          <w:noProof/>
        </w:rPr>
        <w:tab/>
        <w:t xml:space="preserve">Wallis, J. D. Cross-species studies of orbitofrontal cortex and value-based decision-making. </w:t>
      </w:r>
      <w:r w:rsidRPr="00B4398A">
        <w:rPr>
          <w:i/>
          <w:noProof/>
        </w:rPr>
        <w:t>Nat Neurosci</w:t>
      </w:r>
      <w:r w:rsidRPr="00B4398A">
        <w:rPr>
          <w:noProof/>
        </w:rPr>
        <w:t xml:space="preserve"> </w:t>
      </w:r>
      <w:r w:rsidRPr="00B4398A">
        <w:rPr>
          <w:b/>
          <w:noProof/>
        </w:rPr>
        <w:t>15</w:t>
      </w:r>
      <w:r w:rsidRPr="00B4398A">
        <w:rPr>
          <w:noProof/>
        </w:rPr>
        <w:t xml:space="preserve">, 13-19 (2012). </w:t>
      </w:r>
    </w:p>
    <w:p w14:paraId="68EECC60" w14:textId="77777777" w:rsidR="00B4398A" w:rsidRPr="00B4398A" w:rsidRDefault="00B4398A" w:rsidP="00B4398A">
      <w:pPr>
        <w:pStyle w:val="EndNoteBibliography"/>
        <w:ind w:left="720" w:hanging="720"/>
        <w:rPr>
          <w:noProof/>
        </w:rPr>
      </w:pPr>
      <w:r w:rsidRPr="00B4398A">
        <w:rPr>
          <w:noProof/>
        </w:rPr>
        <w:t>9</w:t>
      </w:r>
      <w:r w:rsidRPr="00B4398A">
        <w:rPr>
          <w:noProof/>
        </w:rPr>
        <w:tab/>
        <w:t xml:space="preserve">Kahnt, T., Chang, L. J., Park, S. Q., Heinzle, J. &amp; Haynes, J.-D. Connectivity-based parcellation of the human orbitofrontal cortex. </w:t>
      </w:r>
      <w:r w:rsidRPr="00B4398A">
        <w:rPr>
          <w:i/>
          <w:noProof/>
        </w:rPr>
        <w:t>Journal of Neuroscience</w:t>
      </w:r>
      <w:r w:rsidRPr="00B4398A">
        <w:rPr>
          <w:noProof/>
        </w:rPr>
        <w:t xml:space="preserve"> </w:t>
      </w:r>
      <w:r w:rsidRPr="00B4398A">
        <w:rPr>
          <w:b/>
          <w:noProof/>
        </w:rPr>
        <w:t>32</w:t>
      </w:r>
      <w:r w:rsidRPr="00B4398A">
        <w:rPr>
          <w:noProof/>
        </w:rPr>
        <w:t xml:space="preserve">, 6240-6250 (2012). </w:t>
      </w:r>
    </w:p>
    <w:p w14:paraId="661A331A" w14:textId="77777777" w:rsidR="00B4398A" w:rsidRPr="00B4398A" w:rsidRDefault="00B4398A" w:rsidP="00B4398A">
      <w:pPr>
        <w:pStyle w:val="EndNoteBibliography"/>
        <w:ind w:left="720" w:hanging="720"/>
        <w:rPr>
          <w:noProof/>
        </w:rPr>
      </w:pPr>
      <w:r w:rsidRPr="00B4398A">
        <w:rPr>
          <w:noProof/>
        </w:rPr>
        <w:t>10</w:t>
      </w:r>
      <w:r w:rsidRPr="00B4398A">
        <w:rPr>
          <w:noProof/>
        </w:rPr>
        <w:tab/>
        <w:t xml:space="preserve">Izquierdo, A. Functional heterogeneity within rat orbitofrontal cortex in reward learning and decision making. </w:t>
      </w:r>
      <w:r w:rsidRPr="00B4398A">
        <w:rPr>
          <w:i/>
          <w:noProof/>
        </w:rPr>
        <w:t>Journal of Neuroscience</w:t>
      </w:r>
      <w:r w:rsidRPr="00B4398A">
        <w:rPr>
          <w:noProof/>
        </w:rPr>
        <w:t xml:space="preserve"> </w:t>
      </w:r>
      <w:r w:rsidRPr="00B4398A">
        <w:rPr>
          <w:b/>
          <w:noProof/>
        </w:rPr>
        <w:t>37</w:t>
      </w:r>
      <w:r w:rsidRPr="00B4398A">
        <w:rPr>
          <w:noProof/>
        </w:rPr>
        <w:t xml:space="preserve">, 10529-10540 (2017). </w:t>
      </w:r>
    </w:p>
    <w:p w14:paraId="00855A1A" w14:textId="63AC83E1" w:rsidR="00B4398A" w:rsidRPr="00B4398A" w:rsidRDefault="00B4398A" w:rsidP="00B4398A">
      <w:pPr>
        <w:pStyle w:val="EndNoteBibliography"/>
        <w:ind w:left="720" w:hanging="720"/>
        <w:rPr>
          <w:noProof/>
        </w:rPr>
      </w:pPr>
      <w:r w:rsidRPr="00B4398A">
        <w:rPr>
          <w:noProof/>
        </w:rPr>
        <w:t>11</w:t>
      </w:r>
      <w:r w:rsidRPr="00B4398A">
        <w:rPr>
          <w:noProof/>
        </w:rPr>
        <w:tab/>
        <w:t xml:space="preserve">Wang, M. Z., Hayden, B. Y. &amp; Heilbronner, S. R. A structural and functional subdivision in central orbitofrontal cortex. </w:t>
      </w:r>
      <w:r w:rsidRPr="00B4398A">
        <w:rPr>
          <w:i/>
          <w:noProof/>
        </w:rPr>
        <w:t>Nat Commun</w:t>
      </w:r>
      <w:r w:rsidRPr="00B4398A">
        <w:rPr>
          <w:noProof/>
        </w:rPr>
        <w:t xml:space="preserve"> </w:t>
      </w:r>
      <w:r w:rsidRPr="00B4398A">
        <w:rPr>
          <w:b/>
          <w:noProof/>
        </w:rPr>
        <w:t>13</w:t>
      </w:r>
      <w:r w:rsidRPr="00B4398A">
        <w:rPr>
          <w:noProof/>
        </w:rPr>
        <w:t xml:space="preserve">, 3623 (2022). </w:t>
      </w:r>
      <w:hyperlink r:id="rId23" w:history="1">
        <w:r w:rsidRPr="00B4398A">
          <w:rPr>
            <w:rStyle w:val="Hyperlink"/>
            <w:noProof/>
          </w:rPr>
          <w:t>https://doi.org/10.1038/s41467-022-31273-9</w:t>
        </w:r>
      </w:hyperlink>
    </w:p>
    <w:p w14:paraId="030820BA" w14:textId="77777777" w:rsidR="00B4398A" w:rsidRPr="00B4398A" w:rsidRDefault="00B4398A" w:rsidP="00B4398A">
      <w:pPr>
        <w:pStyle w:val="EndNoteBibliography"/>
        <w:ind w:left="720" w:hanging="720"/>
        <w:rPr>
          <w:noProof/>
        </w:rPr>
      </w:pPr>
      <w:r w:rsidRPr="00B4398A">
        <w:rPr>
          <w:noProof/>
        </w:rPr>
        <w:t>12</w:t>
      </w:r>
      <w:r w:rsidRPr="00B4398A">
        <w:rPr>
          <w:noProof/>
        </w:rPr>
        <w:tab/>
        <w:t xml:space="preserve">Heilbronner, S. R., Rodriguez-Romaguera, J., Quirk, G. J., Groenewegen, H. J. &amp; Haber, S. N. Circuit-based corticostriatal homologies between rat and primate. </w:t>
      </w:r>
      <w:r w:rsidRPr="00B4398A">
        <w:rPr>
          <w:i/>
          <w:noProof/>
        </w:rPr>
        <w:t>Biological psychiatry</w:t>
      </w:r>
      <w:r w:rsidRPr="00B4398A">
        <w:rPr>
          <w:noProof/>
        </w:rPr>
        <w:t xml:space="preserve"> </w:t>
      </w:r>
      <w:r w:rsidRPr="00B4398A">
        <w:rPr>
          <w:b/>
          <w:noProof/>
        </w:rPr>
        <w:t>80</w:t>
      </w:r>
      <w:r w:rsidRPr="00B4398A">
        <w:rPr>
          <w:noProof/>
        </w:rPr>
        <w:t xml:space="preserve">, 509-521 (2016). </w:t>
      </w:r>
    </w:p>
    <w:p w14:paraId="3D6BDC66" w14:textId="77777777" w:rsidR="00B4398A" w:rsidRPr="00B4398A" w:rsidRDefault="00B4398A" w:rsidP="00B4398A">
      <w:pPr>
        <w:pStyle w:val="EndNoteBibliography"/>
        <w:ind w:left="720" w:hanging="720"/>
        <w:rPr>
          <w:noProof/>
        </w:rPr>
      </w:pPr>
      <w:r w:rsidRPr="00B4398A">
        <w:rPr>
          <w:noProof/>
        </w:rPr>
        <w:t>13</w:t>
      </w:r>
      <w:r w:rsidRPr="00B4398A">
        <w:rPr>
          <w:noProof/>
        </w:rPr>
        <w:tab/>
        <w:t xml:space="preserve">Walton, M. E., Behrens, T. E., Noonan, M. P. &amp; Rushworth, M. F. Giving credit where credit is due: orbitofrontal cortex and valuation in an uncertain world. </w:t>
      </w:r>
      <w:r w:rsidRPr="00B4398A">
        <w:rPr>
          <w:i/>
          <w:noProof/>
        </w:rPr>
        <w:t>Annals of the New York Academy of Sciences</w:t>
      </w:r>
      <w:r w:rsidRPr="00B4398A">
        <w:rPr>
          <w:noProof/>
        </w:rPr>
        <w:t xml:space="preserve"> </w:t>
      </w:r>
      <w:r w:rsidRPr="00B4398A">
        <w:rPr>
          <w:b/>
          <w:noProof/>
        </w:rPr>
        <w:t>1239</w:t>
      </w:r>
      <w:r w:rsidRPr="00B4398A">
        <w:rPr>
          <w:noProof/>
        </w:rPr>
        <w:t xml:space="preserve">, 14-24 (2011). </w:t>
      </w:r>
    </w:p>
    <w:p w14:paraId="3F13C656" w14:textId="10D7899B" w:rsidR="00B4398A" w:rsidRPr="00B4398A" w:rsidRDefault="00B4398A" w:rsidP="00B4398A">
      <w:pPr>
        <w:pStyle w:val="EndNoteBibliography"/>
        <w:ind w:left="720" w:hanging="720"/>
        <w:rPr>
          <w:noProof/>
        </w:rPr>
      </w:pPr>
      <w:r w:rsidRPr="00B4398A">
        <w:rPr>
          <w:noProof/>
        </w:rPr>
        <w:t>14</w:t>
      </w:r>
      <w:r w:rsidRPr="00B4398A">
        <w:rPr>
          <w:noProof/>
        </w:rPr>
        <w:tab/>
        <w:t xml:space="preserve">Mackey, S. &amp; Petrides, M. Quantitative demonstration of comparable architectonic areas within the ventromedial and lateral orbital frontal cortex in the human and the macaque monkey brains. </w:t>
      </w:r>
      <w:r w:rsidRPr="00B4398A">
        <w:rPr>
          <w:i/>
          <w:noProof/>
        </w:rPr>
        <w:t>Eur J Neurosci</w:t>
      </w:r>
      <w:r w:rsidRPr="00B4398A">
        <w:rPr>
          <w:noProof/>
        </w:rPr>
        <w:t xml:space="preserve"> </w:t>
      </w:r>
      <w:r w:rsidRPr="00B4398A">
        <w:rPr>
          <w:b/>
          <w:noProof/>
        </w:rPr>
        <w:t>32</w:t>
      </w:r>
      <w:r w:rsidRPr="00B4398A">
        <w:rPr>
          <w:noProof/>
        </w:rPr>
        <w:t xml:space="preserve">, 1940-1950 (2010). </w:t>
      </w:r>
      <w:hyperlink r:id="rId24" w:history="1">
        <w:r w:rsidRPr="00B4398A">
          <w:rPr>
            <w:rStyle w:val="Hyperlink"/>
            <w:noProof/>
          </w:rPr>
          <w:t>https://doi.org/10.1111/j.1460-9568.2010.07465.x</w:t>
        </w:r>
      </w:hyperlink>
    </w:p>
    <w:p w14:paraId="6BB2CDAB" w14:textId="54797747" w:rsidR="00B4398A" w:rsidRPr="00B4398A" w:rsidRDefault="00B4398A" w:rsidP="00B4398A">
      <w:pPr>
        <w:pStyle w:val="EndNoteBibliography"/>
        <w:ind w:left="720" w:hanging="720"/>
        <w:rPr>
          <w:noProof/>
        </w:rPr>
      </w:pPr>
      <w:r w:rsidRPr="00B4398A">
        <w:rPr>
          <w:noProof/>
        </w:rPr>
        <w:t>15</w:t>
      </w:r>
      <w:r w:rsidRPr="00B4398A">
        <w:rPr>
          <w:noProof/>
        </w:rPr>
        <w:tab/>
        <w:t xml:space="preserve">Kringelbach, M. L. &amp; Rolls, E. T. The functional neuroanatomy of the human orbitofrontal cortex: evidence from neuroimaging and neuropsychology. </w:t>
      </w:r>
      <w:r w:rsidRPr="00B4398A">
        <w:rPr>
          <w:i/>
          <w:noProof/>
        </w:rPr>
        <w:t>Prog Neurobiol</w:t>
      </w:r>
      <w:r w:rsidRPr="00B4398A">
        <w:rPr>
          <w:noProof/>
        </w:rPr>
        <w:t xml:space="preserve"> </w:t>
      </w:r>
      <w:r w:rsidRPr="00B4398A">
        <w:rPr>
          <w:b/>
          <w:noProof/>
        </w:rPr>
        <w:t>72</w:t>
      </w:r>
      <w:r w:rsidRPr="00B4398A">
        <w:rPr>
          <w:noProof/>
        </w:rPr>
        <w:t xml:space="preserve">, 341-372 (2004). </w:t>
      </w:r>
      <w:hyperlink r:id="rId25" w:history="1">
        <w:r w:rsidRPr="00B4398A">
          <w:rPr>
            <w:rStyle w:val="Hyperlink"/>
            <w:noProof/>
          </w:rPr>
          <w:t>https://doi.org/10.1016/j.pneurobio.2004.03.006</w:t>
        </w:r>
      </w:hyperlink>
    </w:p>
    <w:p w14:paraId="33B7E3B4" w14:textId="77777777" w:rsidR="00B4398A" w:rsidRPr="00B4398A" w:rsidRDefault="00B4398A" w:rsidP="00B4398A">
      <w:pPr>
        <w:pStyle w:val="EndNoteBibliography"/>
        <w:ind w:left="720" w:hanging="720"/>
        <w:rPr>
          <w:noProof/>
        </w:rPr>
      </w:pPr>
      <w:r w:rsidRPr="00B4398A">
        <w:rPr>
          <w:noProof/>
        </w:rPr>
        <w:t>16</w:t>
      </w:r>
      <w:r w:rsidRPr="00B4398A">
        <w:rPr>
          <w:noProof/>
        </w:rPr>
        <w:tab/>
        <w:t xml:space="preserve">Colwill, R. M. &amp; Rescorla, R. A. Postconditioning devaluation of a reinforcer affects instrumental responding. </w:t>
      </w:r>
      <w:r w:rsidRPr="00B4398A">
        <w:rPr>
          <w:i/>
          <w:noProof/>
        </w:rPr>
        <w:t>Journal of experimental psychology: animal behavior processes</w:t>
      </w:r>
      <w:r w:rsidRPr="00B4398A">
        <w:rPr>
          <w:noProof/>
        </w:rPr>
        <w:t xml:space="preserve"> </w:t>
      </w:r>
      <w:r w:rsidRPr="00B4398A">
        <w:rPr>
          <w:b/>
          <w:noProof/>
        </w:rPr>
        <w:t>11</w:t>
      </w:r>
      <w:r w:rsidRPr="00B4398A">
        <w:rPr>
          <w:noProof/>
        </w:rPr>
        <w:t xml:space="preserve">, 120 (1985). </w:t>
      </w:r>
    </w:p>
    <w:p w14:paraId="2E4E736B" w14:textId="77777777" w:rsidR="00B4398A" w:rsidRPr="00B4398A" w:rsidRDefault="00B4398A" w:rsidP="00B4398A">
      <w:pPr>
        <w:pStyle w:val="EndNoteBibliography"/>
        <w:ind w:left="720" w:hanging="720"/>
        <w:rPr>
          <w:noProof/>
        </w:rPr>
      </w:pPr>
      <w:r w:rsidRPr="00B4398A">
        <w:rPr>
          <w:noProof/>
        </w:rPr>
        <w:t>17</w:t>
      </w:r>
      <w:r w:rsidRPr="00B4398A">
        <w:rPr>
          <w:noProof/>
        </w:rPr>
        <w:tab/>
        <w:t xml:space="preserve">Balleine, B. W. &amp; Dickinson, A. Goal-directed instrumental action: contingency and incentive learning and their cortical substrates. </w:t>
      </w:r>
      <w:r w:rsidRPr="00B4398A">
        <w:rPr>
          <w:i/>
          <w:noProof/>
        </w:rPr>
        <w:t>Neuropharmacology</w:t>
      </w:r>
      <w:r w:rsidRPr="00B4398A">
        <w:rPr>
          <w:noProof/>
        </w:rPr>
        <w:t xml:space="preserve"> </w:t>
      </w:r>
      <w:r w:rsidRPr="00B4398A">
        <w:rPr>
          <w:b/>
          <w:noProof/>
        </w:rPr>
        <w:t>37</w:t>
      </w:r>
      <w:r w:rsidRPr="00B4398A">
        <w:rPr>
          <w:noProof/>
        </w:rPr>
        <w:t xml:space="preserve">, 407-419 (1998). </w:t>
      </w:r>
    </w:p>
    <w:p w14:paraId="134079E7" w14:textId="77777777" w:rsidR="00B4398A" w:rsidRPr="00B4398A" w:rsidRDefault="00B4398A" w:rsidP="00B4398A">
      <w:pPr>
        <w:pStyle w:val="EndNoteBibliography"/>
        <w:ind w:left="720" w:hanging="720"/>
        <w:rPr>
          <w:noProof/>
        </w:rPr>
      </w:pPr>
      <w:r w:rsidRPr="00B4398A">
        <w:rPr>
          <w:noProof/>
        </w:rPr>
        <w:t>18</w:t>
      </w:r>
      <w:r w:rsidRPr="00B4398A">
        <w:rPr>
          <w:noProof/>
        </w:rPr>
        <w:tab/>
        <w:t xml:space="preserve">Baxter, M. G., Parker, A., Lindner, C. C., Izquierdo, A. D. &amp; Murray, E. A. Control of response selection by reinforcer value requires interaction of amygdala and orbital prefrontal cortex. </w:t>
      </w:r>
      <w:r w:rsidRPr="00B4398A">
        <w:rPr>
          <w:i/>
          <w:noProof/>
        </w:rPr>
        <w:t>Journal of Neuroscience</w:t>
      </w:r>
      <w:r w:rsidRPr="00B4398A">
        <w:rPr>
          <w:noProof/>
        </w:rPr>
        <w:t xml:space="preserve"> </w:t>
      </w:r>
      <w:r w:rsidRPr="00B4398A">
        <w:rPr>
          <w:b/>
          <w:noProof/>
        </w:rPr>
        <w:t>20</w:t>
      </w:r>
      <w:r w:rsidRPr="00B4398A">
        <w:rPr>
          <w:noProof/>
        </w:rPr>
        <w:t xml:space="preserve">, 4311-4319 (2000). </w:t>
      </w:r>
    </w:p>
    <w:p w14:paraId="4096D1C0" w14:textId="77777777" w:rsidR="00B4398A" w:rsidRPr="00B4398A" w:rsidRDefault="00B4398A" w:rsidP="00B4398A">
      <w:pPr>
        <w:pStyle w:val="EndNoteBibliography"/>
        <w:ind w:left="720" w:hanging="720"/>
        <w:rPr>
          <w:noProof/>
        </w:rPr>
      </w:pPr>
      <w:r w:rsidRPr="00B4398A">
        <w:rPr>
          <w:noProof/>
        </w:rPr>
        <w:lastRenderedPageBreak/>
        <w:t>19</w:t>
      </w:r>
      <w:r w:rsidRPr="00B4398A">
        <w:rPr>
          <w:noProof/>
        </w:rPr>
        <w:tab/>
        <w:t xml:space="preserve">Murray, E. A., Moylan, E. J., Saleem, K. S., Basile, B. M. &amp; Turchi, J. Specialized areas for value updating and goal selection in the primate orbitofrontal cortex. </w:t>
      </w:r>
      <w:r w:rsidRPr="00B4398A">
        <w:rPr>
          <w:i/>
          <w:noProof/>
        </w:rPr>
        <w:t>elife</w:t>
      </w:r>
      <w:r w:rsidRPr="00B4398A">
        <w:rPr>
          <w:noProof/>
        </w:rPr>
        <w:t xml:space="preserve"> </w:t>
      </w:r>
      <w:r w:rsidRPr="00B4398A">
        <w:rPr>
          <w:b/>
          <w:noProof/>
        </w:rPr>
        <w:t>4</w:t>
      </w:r>
      <w:r w:rsidRPr="00B4398A">
        <w:rPr>
          <w:noProof/>
        </w:rPr>
        <w:t xml:space="preserve">, e11695 (2015). </w:t>
      </w:r>
    </w:p>
    <w:p w14:paraId="5A423E44" w14:textId="77777777" w:rsidR="00B4398A" w:rsidRPr="00B4398A" w:rsidRDefault="00B4398A" w:rsidP="00B4398A">
      <w:pPr>
        <w:pStyle w:val="EndNoteBibliography"/>
        <w:ind w:left="720" w:hanging="720"/>
        <w:rPr>
          <w:noProof/>
        </w:rPr>
      </w:pPr>
      <w:r w:rsidRPr="00B4398A">
        <w:rPr>
          <w:noProof/>
        </w:rPr>
        <w:t>20</w:t>
      </w:r>
      <w:r w:rsidRPr="00B4398A">
        <w:rPr>
          <w:noProof/>
        </w:rPr>
        <w:tab/>
        <w:t xml:space="preserve">Critchley, H. D. &amp; Rolls, E. T. Hunger and satiety modify the responses of olfactory and visual neurons in the primate orbitofrontal cortex. </w:t>
      </w:r>
      <w:r w:rsidRPr="00B4398A">
        <w:rPr>
          <w:i/>
          <w:noProof/>
        </w:rPr>
        <w:t>Journal of Neurophysiology</w:t>
      </w:r>
      <w:r w:rsidRPr="00B4398A">
        <w:rPr>
          <w:noProof/>
        </w:rPr>
        <w:t xml:space="preserve"> </w:t>
      </w:r>
      <w:r w:rsidRPr="00B4398A">
        <w:rPr>
          <w:b/>
          <w:noProof/>
        </w:rPr>
        <w:t>75</w:t>
      </w:r>
      <w:r w:rsidRPr="00B4398A">
        <w:rPr>
          <w:noProof/>
        </w:rPr>
        <w:t xml:space="preserve">, 1673-1686 (1996). </w:t>
      </w:r>
    </w:p>
    <w:p w14:paraId="69097088" w14:textId="77777777" w:rsidR="00B4398A" w:rsidRPr="00B4398A" w:rsidRDefault="00B4398A" w:rsidP="00B4398A">
      <w:pPr>
        <w:pStyle w:val="EndNoteBibliography"/>
        <w:ind w:left="720" w:hanging="720"/>
        <w:rPr>
          <w:noProof/>
        </w:rPr>
      </w:pPr>
      <w:r w:rsidRPr="00B4398A">
        <w:rPr>
          <w:noProof/>
        </w:rPr>
        <w:t>21</w:t>
      </w:r>
      <w:r w:rsidRPr="00B4398A">
        <w:rPr>
          <w:noProof/>
        </w:rPr>
        <w:tab/>
        <w:t>O'doherty, J.</w:t>
      </w:r>
      <w:r w:rsidRPr="00B4398A">
        <w:rPr>
          <w:i/>
          <w:noProof/>
        </w:rPr>
        <w:t xml:space="preserve"> et al.</w:t>
      </w:r>
      <w:r w:rsidRPr="00B4398A">
        <w:rPr>
          <w:noProof/>
        </w:rPr>
        <w:t xml:space="preserve"> Sensory-specific satiety-related olfactory activation of the human orbitofrontal cortex. </w:t>
      </w:r>
      <w:r w:rsidRPr="00B4398A">
        <w:rPr>
          <w:i/>
          <w:noProof/>
        </w:rPr>
        <w:t>Neuroreport</w:t>
      </w:r>
      <w:r w:rsidRPr="00B4398A">
        <w:rPr>
          <w:noProof/>
        </w:rPr>
        <w:t xml:space="preserve"> </w:t>
      </w:r>
      <w:r w:rsidRPr="00B4398A">
        <w:rPr>
          <w:b/>
          <w:noProof/>
        </w:rPr>
        <w:t>11</w:t>
      </w:r>
      <w:r w:rsidRPr="00B4398A">
        <w:rPr>
          <w:noProof/>
        </w:rPr>
        <w:t xml:space="preserve">, 893-897 (2000). </w:t>
      </w:r>
    </w:p>
    <w:p w14:paraId="03F20D8F" w14:textId="61C31A0D" w:rsidR="00B4398A" w:rsidRPr="00B4398A" w:rsidRDefault="00B4398A" w:rsidP="00B4398A">
      <w:pPr>
        <w:pStyle w:val="EndNoteBibliography"/>
        <w:ind w:left="720" w:hanging="720"/>
        <w:rPr>
          <w:noProof/>
        </w:rPr>
      </w:pPr>
      <w:r w:rsidRPr="00B4398A">
        <w:rPr>
          <w:noProof/>
        </w:rPr>
        <w:t>22</w:t>
      </w:r>
      <w:r w:rsidRPr="00B4398A">
        <w:rPr>
          <w:noProof/>
        </w:rPr>
        <w:tab/>
        <w:t xml:space="preserve">Gottfried, J. A., O'Doherty, J. &amp; Dolan, R. J. Encoding predictive reward value in human amygdala and orbitofrontal cortex. </w:t>
      </w:r>
      <w:r w:rsidRPr="00B4398A">
        <w:rPr>
          <w:i/>
          <w:noProof/>
        </w:rPr>
        <w:t>Science</w:t>
      </w:r>
      <w:r w:rsidRPr="00B4398A">
        <w:rPr>
          <w:noProof/>
        </w:rPr>
        <w:t xml:space="preserve"> </w:t>
      </w:r>
      <w:r w:rsidRPr="00B4398A">
        <w:rPr>
          <w:b/>
          <w:noProof/>
        </w:rPr>
        <w:t>301</w:t>
      </w:r>
      <w:r w:rsidRPr="00B4398A">
        <w:rPr>
          <w:noProof/>
        </w:rPr>
        <w:t xml:space="preserve">, 1104-1107 (2003). </w:t>
      </w:r>
      <w:hyperlink r:id="rId26" w:history="1">
        <w:r w:rsidRPr="00B4398A">
          <w:rPr>
            <w:rStyle w:val="Hyperlink"/>
            <w:noProof/>
          </w:rPr>
          <w:t>https://doi.org/10.1126/science.1087919</w:t>
        </w:r>
      </w:hyperlink>
    </w:p>
    <w:p w14:paraId="405F7E6E" w14:textId="119E1FBC" w:rsidR="00B4398A" w:rsidRPr="00B4398A" w:rsidRDefault="00B4398A" w:rsidP="00B4398A">
      <w:pPr>
        <w:pStyle w:val="EndNoteBibliography"/>
        <w:ind w:left="720" w:hanging="720"/>
        <w:rPr>
          <w:noProof/>
        </w:rPr>
      </w:pPr>
      <w:r w:rsidRPr="00B4398A">
        <w:rPr>
          <w:noProof/>
        </w:rPr>
        <w:t>23</w:t>
      </w:r>
      <w:r w:rsidRPr="00B4398A">
        <w:rPr>
          <w:noProof/>
        </w:rPr>
        <w:tab/>
        <w:t xml:space="preserve">Howard, J. D. &amp; Kahnt, T. Identity-Specific Reward Representations in Orbitofrontal Cortex Are Modulated by Selective Devaluation. </w:t>
      </w:r>
      <w:r w:rsidRPr="00B4398A">
        <w:rPr>
          <w:i/>
          <w:noProof/>
        </w:rPr>
        <w:t>J. Neurosci.</w:t>
      </w:r>
      <w:r w:rsidRPr="00B4398A">
        <w:rPr>
          <w:noProof/>
        </w:rPr>
        <w:t xml:space="preserve"> </w:t>
      </w:r>
      <w:r w:rsidRPr="00B4398A">
        <w:rPr>
          <w:b/>
          <w:noProof/>
        </w:rPr>
        <w:t>37</w:t>
      </w:r>
      <w:r w:rsidRPr="00B4398A">
        <w:rPr>
          <w:noProof/>
        </w:rPr>
        <w:t xml:space="preserve">, 2627-2638 (2017). </w:t>
      </w:r>
      <w:hyperlink r:id="rId27" w:history="1">
        <w:r w:rsidRPr="00B4398A">
          <w:rPr>
            <w:rStyle w:val="Hyperlink"/>
            <w:noProof/>
          </w:rPr>
          <w:t>https://doi.org/10.1523/JNEUROSCI.3473-16.2017</w:t>
        </w:r>
      </w:hyperlink>
    </w:p>
    <w:p w14:paraId="5EB8DEE4" w14:textId="77777777" w:rsidR="00B4398A" w:rsidRPr="00B4398A" w:rsidRDefault="00B4398A" w:rsidP="00B4398A">
      <w:pPr>
        <w:pStyle w:val="EndNoteBibliography"/>
        <w:ind w:left="720" w:hanging="720"/>
        <w:rPr>
          <w:noProof/>
        </w:rPr>
      </w:pPr>
      <w:r w:rsidRPr="00B4398A">
        <w:rPr>
          <w:noProof/>
        </w:rPr>
        <w:t>24</w:t>
      </w:r>
      <w:r w:rsidRPr="00B4398A">
        <w:rPr>
          <w:noProof/>
        </w:rPr>
        <w:tab/>
        <w:t xml:space="preserve">Howard, J. D. &amp; Kahnt, T. Causal investigations into orbitofrontal control of human decision making. </w:t>
      </w:r>
      <w:r w:rsidRPr="00B4398A">
        <w:rPr>
          <w:i/>
          <w:noProof/>
        </w:rPr>
        <w:t>Current Opinion in Behavioral Sciences</w:t>
      </w:r>
      <w:r w:rsidRPr="00B4398A">
        <w:rPr>
          <w:noProof/>
        </w:rPr>
        <w:t xml:space="preserve"> </w:t>
      </w:r>
      <w:r w:rsidRPr="00B4398A">
        <w:rPr>
          <w:b/>
          <w:noProof/>
        </w:rPr>
        <w:t>38</w:t>
      </w:r>
      <w:r w:rsidRPr="00B4398A">
        <w:rPr>
          <w:noProof/>
        </w:rPr>
        <w:t xml:space="preserve">, 14-19 (2021). </w:t>
      </w:r>
    </w:p>
    <w:p w14:paraId="0767440C" w14:textId="77777777" w:rsidR="00B4398A" w:rsidRPr="00B4398A" w:rsidRDefault="00B4398A" w:rsidP="00B4398A">
      <w:pPr>
        <w:pStyle w:val="EndNoteBibliography"/>
        <w:ind w:left="720" w:hanging="720"/>
        <w:rPr>
          <w:noProof/>
        </w:rPr>
      </w:pPr>
      <w:r w:rsidRPr="00B4398A">
        <w:rPr>
          <w:noProof/>
        </w:rPr>
        <w:t>25</w:t>
      </w:r>
      <w:r w:rsidRPr="00B4398A">
        <w:rPr>
          <w:noProof/>
        </w:rPr>
        <w:tab/>
        <w:t xml:space="preserve">Gallagher, M., McMahan, R. W. &amp; Schoenbaum, G. Orbitofrontal cortex and representation of incentive value in associative learning. </w:t>
      </w:r>
      <w:r w:rsidRPr="00B4398A">
        <w:rPr>
          <w:i/>
          <w:noProof/>
        </w:rPr>
        <w:t>Journal of Neuroscience</w:t>
      </w:r>
      <w:r w:rsidRPr="00B4398A">
        <w:rPr>
          <w:noProof/>
        </w:rPr>
        <w:t xml:space="preserve"> </w:t>
      </w:r>
      <w:r w:rsidRPr="00B4398A">
        <w:rPr>
          <w:b/>
          <w:noProof/>
        </w:rPr>
        <w:t>19</w:t>
      </w:r>
      <w:r w:rsidRPr="00B4398A">
        <w:rPr>
          <w:noProof/>
        </w:rPr>
        <w:t xml:space="preserve">, 6610-6614 (1999). </w:t>
      </w:r>
    </w:p>
    <w:p w14:paraId="2FB191B5" w14:textId="77777777" w:rsidR="00B4398A" w:rsidRPr="00B4398A" w:rsidRDefault="00B4398A" w:rsidP="00B4398A">
      <w:pPr>
        <w:pStyle w:val="EndNoteBibliography"/>
        <w:ind w:left="720" w:hanging="720"/>
        <w:rPr>
          <w:noProof/>
        </w:rPr>
      </w:pPr>
      <w:r w:rsidRPr="00B4398A">
        <w:rPr>
          <w:noProof/>
        </w:rPr>
        <w:t>26</w:t>
      </w:r>
      <w:r w:rsidRPr="00B4398A">
        <w:rPr>
          <w:noProof/>
        </w:rPr>
        <w:tab/>
        <w:t>Pickens, C. L.</w:t>
      </w:r>
      <w:r w:rsidRPr="00B4398A">
        <w:rPr>
          <w:i/>
          <w:noProof/>
        </w:rPr>
        <w:t xml:space="preserve"> et al.</w:t>
      </w:r>
      <w:r w:rsidRPr="00B4398A">
        <w:rPr>
          <w:noProof/>
        </w:rPr>
        <w:t xml:space="preserve"> Different roles for orbitofrontal cortex and basolateral amygdala in a reinforcer devaluation task. </w:t>
      </w:r>
      <w:r w:rsidRPr="00B4398A">
        <w:rPr>
          <w:i/>
          <w:noProof/>
        </w:rPr>
        <w:t>Journal of Neuroscience</w:t>
      </w:r>
      <w:r w:rsidRPr="00B4398A">
        <w:rPr>
          <w:noProof/>
        </w:rPr>
        <w:t xml:space="preserve"> </w:t>
      </w:r>
      <w:r w:rsidRPr="00B4398A">
        <w:rPr>
          <w:b/>
          <w:noProof/>
        </w:rPr>
        <w:t>23</w:t>
      </w:r>
      <w:r w:rsidRPr="00B4398A">
        <w:rPr>
          <w:noProof/>
        </w:rPr>
        <w:t xml:space="preserve">, 11078-11084 (2003). </w:t>
      </w:r>
    </w:p>
    <w:p w14:paraId="1F08DE8F" w14:textId="77777777" w:rsidR="00B4398A" w:rsidRPr="00B4398A" w:rsidRDefault="00B4398A" w:rsidP="00B4398A">
      <w:pPr>
        <w:pStyle w:val="EndNoteBibliography"/>
        <w:ind w:left="720" w:hanging="720"/>
        <w:rPr>
          <w:noProof/>
        </w:rPr>
      </w:pPr>
      <w:r w:rsidRPr="00B4398A">
        <w:rPr>
          <w:noProof/>
        </w:rPr>
        <w:t>27</w:t>
      </w:r>
      <w:r w:rsidRPr="00B4398A">
        <w:rPr>
          <w:noProof/>
        </w:rPr>
        <w:tab/>
        <w:t xml:space="preserve">Ostlund, S. B. &amp; Balleine, B. W. Orbitofrontal cortex mediates outcome encoding in Pavlovian but not instrumental conditioning. </w:t>
      </w:r>
      <w:r w:rsidRPr="00B4398A">
        <w:rPr>
          <w:i/>
          <w:noProof/>
        </w:rPr>
        <w:t>Journal of Neuroscience</w:t>
      </w:r>
      <w:r w:rsidRPr="00B4398A">
        <w:rPr>
          <w:noProof/>
        </w:rPr>
        <w:t xml:space="preserve"> </w:t>
      </w:r>
      <w:r w:rsidRPr="00B4398A">
        <w:rPr>
          <w:b/>
          <w:noProof/>
        </w:rPr>
        <w:t>27</w:t>
      </w:r>
      <w:r w:rsidRPr="00B4398A">
        <w:rPr>
          <w:noProof/>
        </w:rPr>
        <w:t xml:space="preserve">, 4819-4825 (2007). </w:t>
      </w:r>
    </w:p>
    <w:p w14:paraId="7F488443" w14:textId="77777777" w:rsidR="00B4398A" w:rsidRPr="00B4398A" w:rsidRDefault="00B4398A" w:rsidP="00B4398A">
      <w:pPr>
        <w:pStyle w:val="EndNoteBibliography"/>
        <w:ind w:left="720" w:hanging="720"/>
        <w:rPr>
          <w:noProof/>
        </w:rPr>
      </w:pPr>
      <w:r w:rsidRPr="00B4398A">
        <w:rPr>
          <w:noProof/>
        </w:rPr>
        <w:t>28</w:t>
      </w:r>
      <w:r w:rsidRPr="00B4398A">
        <w:rPr>
          <w:noProof/>
        </w:rPr>
        <w:tab/>
        <w:t>Costa, K. M.</w:t>
      </w:r>
      <w:r w:rsidRPr="00B4398A">
        <w:rPr>
          <w:i/>
          <w:noProof/>
        </w:rPr>
        <w:t xml:space="preserve"> et al.</w:t>
      </w:r>
      <w:r w:rsidRPr="00B4398A">
        <w:rPr>
          <w:noProof/>
        </w:rPr>
        <w:t xml:space="preserve"> The role of the lateral orbitofrontal cortex in creating cognitive maps. </w:t>
      </w:r>
      <w:r w:rsidRPr="00B4398A">
        <w:rPr>
          <w:i/>
          <w:noProof/>
        </w:rPr>
        <w:t>Nat Neurosci</w:t>
      </w:r>
      <w:r w:rsidRPr="00B4398A">
        <w:rPr>
          <w:noProof/>
        </w:rPr>
        <w:t xml:space="preserve"> </w:t>
      </w:r>
      <w:r w:rsidRPr="00B4398A">
        <w:rPr>
          <w:b/>
          <w:noProof/>
        </w:rPr>
        <w:t>26</w:t>
      </w:r>
      <w:r w:rsidRPr="00B4398A">
        <w:rPr>
          <w:noProof/>
        </w:rPr>
        <w:t xml:space="preserve">, 107-115 (2023). </w:t>
      </w:r>
    </w:p>
    <w:p w14:paraId="201002D2" w14:textId="77777777" w:rsidR="00B4398A" w:rsidRPr="00B4398A" w:rsidRDefault="00B4398A" w:rsidP="00B4398A">
      <w:pPr>
        <w:pStyle w:val="EndNoteBibliography"/>
        <w:ind w:left="720" w:hanging="720"/>
        <w:rPr>
          <w:noProof/>
        </w:rPr>
      </w:pPr>
      <w:r w:rsidRPr="00B4398A">
        <w:rPr>
          <w:noProof/>
        </w:rPr>
        <w:t>29</w:t>
      </w:r>
      <w:r w:rsidRPr="00B4398A">
        <w:rPr>
          <w:noProof/>
        </w:rPr>
        <w:tab/>
        <w:t xml:space="preserve">Myung, J. I., Karabatsos, G. &amp; Iverson, G. J. A Bayesian approach to testing decision making axioms. </w:t>
      </w:r>
      <w:r w:rsidRPr="00B4398A">
        <w:rPr>
          <w:i/>
          <w:noProof/>
        </w:rPr>
        <w:t>Journal of Mathematical Psychology</w:t>
      </w:r>
      <w:r w:rsidRPr="00B4398A">
        <w:rPr>
          <w:noProof/>
        </w:rPr>
        <w:t xml:space="preserve"> </w:t>
      </w:r>
      <w:r w:rsidRPr="00B4398A">
        <w:rPr>
          <w:b/>
          <w:noProof/>
        </w:rPr>
        <w:t>49</w:t>
      </w:r>
      <w:r w:rsidRPr="00B4398A">
        <w:rPr>
          <w:noProof/>
        </w:rPr>
        <w:t xml:space="preserve">, 205-225 (2005). </w:t>
      </w:r>
    </w:p>
    <w:p w14:paraId="0602121A" w14:textId="77777777" w:rsidR="00B4398A" w:rsidRPr="00B4398A" w:rsidRDefault="00B4398A" w:rsidP="00B4398A">
      <w:pPr>
        <w:pStyle w:val="EndNoteBibliography"/>
        <w:ind w:left="720" w:hanging="720"/>
        <w:rPr>
          <w:noProof/>
        </w:rPr>
      </w:pPr>
      <w:r w:rsidRPr="00B4398A">
        <w:rPr>
          <w:noProof/>
        </w:rPr>
        <w:t>30</w:t>
      </w:r>
      <w:r w:rsidRPr="00B4398A">
        <w:rPr>
          <w:noProof/>
        </w:rPr>
        <w:tab/>
        <w:t xml:space="preserve">Spiegelhalter, D. J., Best, N. G., Carlin, B. P. &amp; Van Der Linde, A. Bayesian measures of model complexity and fit. </w:t>
      </w:r>
      <w:r w:rsidRPr="00B4398A">
        <w:rPr>
          <w:i/>
          <w:noProof/>
        </w:rPr>
        <w:t>Journal of the royal statistical society: Series b (statistical methodology)</w:t>
      </w:r>
      <w:r w:rsidRPr="00B4398A">
        <w:rPr>
          <w:noProof/>
        </w:rPr>
        <w:t xml:space="preserve"> </w:t>
      </w:r>
      <w:r w:rsidRPr="00B4398A">
        <w:rPr>
          <w:b/>
          <w:noProof/>
        </w:rPr>
        <w:t>64</w:t>
      </w:r>
      <w:r w:rsidRPr="00B4398A">
        <w:rPr>
          <w:noProof/>
        </w:rPr>
        <w:t xml:space="preserve">, 583-639 (2002). </w:t>
      </w:r>
    </w:p>
    <w:p w14:paraId="447062BB" w14:textId="77777777" w:rsidR="00B4398A" w:rsidRPr="00B4398A" w:rsidRDefault="00B4398A" w:rsidP="00B4398A">
      <w:pPr>
        <w:pStyle w:val="EndNoteBibliography"/>
        <w:ind w:left="720" w:hanging="720"/>
        <w:rPr>
          <w:noProof/>
        </w:rPr>
      </w:pPr>
      <w:r w:rsidRPr="00B4398A">
        <w:rPr>
          <w:noProof/>
        </w:rPr>
        <w:t>31</w:t>
      </w:r>
      <w:r w:rsidRPr="00B4398A">
        <w:rPr>
          <w:noProof/>
        </w:rPr>
        <w:tab/>
        <w:t xml:space="preserve">Stoll, F. M. &amp; Rudebeck, P. H. Dissociable representations of decision variables within subdivisions of macaque orbitofrontal and ventrolateral frontal cortex. </w:t>
      </w:r>
      <w:r w:rsidRPr="00B4398A">
        <w:rPr>
          <w:i/>
          <w:noProof/>
        </w:rPr>
        <w:t>bioRxiv</w:t>
      </w:r>
      <w:r w:rsidRPr="00B4398A">
        <w:rPr>
          <w:noProof/>
        </w:rPr>
        <w:t xml:space="preserve"> (2024). </w:t>
      </w:r>
    </w:p>
    <w:p w14:paraId="1F4AEB1B" w14:textId="77777777" w:rsidR="00B4398A" w:rsidRPr="00B4398A" w:rsidRDefault="00B4398A" w:rsidP="00B4398A">
      <w:pPr>
        <w:pStyle w:val="EndNoteBibliography"/>
        <w:ind w:left="720" w:hanging="720"/>
        <w:rPr>
          <w:noProof/>
        </w:rPr>
      </w:pPr>
      <w:r w:rsidRPr="00B4398A">
        <w:rPr>
          <w:noProof/>
        </w:rPr>
        <w:t>32</w:t>
      </w:r>
      <w:r w:rsidRPr="00B4398A">
        <w:rPr>
          <w:noProof/>
        </w:rPr>
        <w:tab/>
        <w:t xml:space="preserve">Rich, E. L. &amp; Wallis, J. D. Spatiotemporal dynamics of information encoding revealed in orbitofrontal high-gamma. </w:t>
      </w:r>
      <w:r w:rsidRPr="00B4398A">
        <w:rPr>
          <w:i/>
          <w:noProof/>
        </w:rPr>
        <w:t>Nat Commun</w:t>
      </w:r>
      <w:r w:rsidRPr="00B4398A">
        <w:rPr>
          <w:noProof/>
        </w:rPr>
        <w:t xml:space="preserve"> </w:t>
      </w:r>
      <w:r w:rsidRPr="00B4398A">
        <w:rPr>
          <w:b/>
          <w:noProof/>
        </w:rPr>
        <w:t>8</w:t>
      </w:r>
      <w:r w:rsidRPr="00B4398A">
        <w:rPr>
          <w:noProof/>
        </w:rPr>
        <w:t xml:space="preserve">, 1139 (2017). </w:t>
      </w:r>
    </w:p>
    <w:p w14:paraId="244E5762" w14:textId="77777777" w:rsidR="00B4398A" w:rsidRPr="00B4398A" w:rsidRDefault="00B4398A" w:rsidP="00B4398A">
      <w:pPr>
        <w:pStyle w:val="EndNoteBibliography"/>
        <w:ind w:left="720" w:hanging="720"/>
        <w:rPr>
          <w:noProof/>
        </w:rPr>
      </w:pPr>
      <w:r w:rsidRPr="00B4398A">
        <w:rPr>
          <w:noProof/>
        </w:rPr>
        <w:t>33</w:t>
      </w:r>
      <w:r w:rsidRPr="00B4398A">
        <w:rPr>
          <w:noProof/>
        </w:rPr>
        <w:tab/>
        <w:t xml:space="preserve">Vaidya, A. R. &amp; Badre, D. Abstract task representations for inference and control. </w:t>
      </w:r>
      <w:r w:rsidRPr="00B4398A">
        <w:rPr>
          <w:i/>
          <w:noProof/>
        </w:rPr>
        <w:t>Trends in Cognitive Sciences</w:t>
      </w:r>
      <w:r w:rsidRPr="00B4398A">
        <w:rPr>
          <w:noProof/>
        </w:rPr>
        <w:t xml:space="preserve"> </w:t>
      </w:r>
      <w:r w:rsidRPr="00B4398A">
        <w:rPr>
          <w:b/>
          <w:noProof/>
        </w:rPr>
        <w:t>26</w:t>
      </w:r>
      <w:r w:rsidRPr="00B4398A">
        <w:rPr>
          <w:noProof/>
        </w:rPr>
        <w:t xml:space="preserve">, 484-498 (2022). </w:t>
      </w:r>
    </w:p>
    <w:p w14:paraId="7033C543" w14:textId="77777777" w:rsidR="00B4398A" w:rsidRPr="00B4398A" w:rsidRDefault="00B4398A" w:rsidP="00B4398A">
      <w:pPr>
        <w:pStyle w:val="EndNoteBibliography"/>
        <w:ind w:left="720" w:hanging="720"/>
        <w:rPr>
          <w:noProof/>
        </w:rPr>
      </w:pPr>
      <w:r w:rsidRPr="00B4398A">
        <w:rPr>
          <w:noProof/>
        </w:rPr>
        <w:t>34</w:t>
      </w:r>
      <w:r w:rsidRPr="00B4398A">
        <w:rPr>
          <w:noProof/>
        </w:rPr>
        <w:tab/>
        <w:t>Zhou, J.</w:t>
      </w:r>
      <w:r w:rsidRPr="00B4398A">
        <w:rPr>
          <w:i/>
          <w:noProof/>
        </w:rPr>
        <w:t xml:space="preserve"> et al.</w:t>
      </w:r>
      <w:r w:rsidRPr="00B4398A">
        <w:rPr>
          <w:noProof/>
        </w:rPr>
        <w:t xml:space="preserve"> Complementary task structure representations in hippocampus and orbitofrontal cortex during an odor sequence task. </w:t>
      </w:r>
      <w:r w:rsidRPr="00B4398A">
        <w:rPr>
          <w:i/>
          <w:noProof/>
        </w:rPr>
        <w:t>Current Biology</w:t>
      </w:r>
      <w:r w:rsidRPr="00B4398A">
        <w:rPr>
          <w:noProof/>
        </w:rPr>
        <w:t xml:space="preserve"> </w:t>
      </w:r>
      <w:r w:rsidRPr="00B4398A">
        <w:rPr>
          <w:b/>
          <w:noProof/>
        </w:rPr>
        <w:t>29</w:t>
      </w:r>
      <w:r w:rsidRPr="00B4398A">
        <w:rPr>
          <w:noProof/>
        </w:rPr>
        <w:t xml:space="preserve">, 3402-3409. e3403 (2019). </w:t>
      </w:r>
    </w:p>
    <w:p w14:paraId="48330066" w14:textId="77777777" w:rsidR="00B4398A" w:rsidRPr="00B4398A" w:rsidRDefault="00B4398A" w:rsidP="00B4398A">
      <w:pPr>
        <w:pStyle w:val="EndNoteBibliography"/>
        <w:ind w:left="720" w:hanging="720"/>
        <w:rPr>
          <w:noProof/>
        </w:rPr>
      </w:pPr>
      <w:r w:rsidRPr="00B4398A">
        <w:rPr>
          <w:noProof/>
        </w:rPr>
        <w:t>35</w:t>
      </w:r>
      <w:r w:rsidRPr="00B4398A">
        <w:rPr>
          <w:noProof/>
        </w:rPr>
        <w:tab/>
        <w:t xml:space="preserve">Schuck, N. W., Cai, M. B., Wilson, R. C. &amp; Niv, Y. Human orbitofrontal cortex represents a cognitive map of state space. </w:t>
      </w:r>
      <w:r w:rsidRPr="00B4398A">
        <w:rPr>
          <w:i/>
          <w:noProof/>
        </w:rPr>
        <w:t>Neuron</w:t>
      </w:r>
      <w:r w:rsidRPr="00B4398A">
        <w:rPr>
          <w:noProof/>
        </w:rPr>
        <w:t xml:space="preserve"> </w:t>
      </w:r>
      <w:r w:rsidRPr="00B4398A">
        <w:rPr>
          <w:b/>
          <w:noProof/>
        </w:rPr>
        <w:t>91</w:t>
      </w:r>
      <w:r w:rsidRPr="00B4398A">
        <w:rPr>
          <w:noProof/>
        </w:rPr>
        <w:t xml:space="preserve">, 1402-1412 (2016). </w:t>
      </w:r>
    </w:p>
    <w:p w14:paraId="772B4C1F" w14:textId="77777777" w:rsidR="00B4398A" w:rsidRPr="00B4398A" w:rsidRDefault="00B4398A" w:rsidP="00B4398A">
      <w:pPr>
        <w:pStyle w:val="EndNoteBibliography"/>
        <w:ind w:left="720" w:hanging="720"/>
        <w:rPr>
          <w:noProof/>
        </w:rPr>
      </w:pPr>
      <w:r w:rsidRPr="00B4398A">
        <w:rPr>
          <w:noProof/>
        </w:rPr>
        <w:t>36</w:t>
      </w:r>
      <w:r w:rsidRPr="00B4398A">
        <w:rPr>
          <w:noProof/>
        </w:rPr>
        <w:tab/>
        <w:t xml:space="preserve">Tolman, E. C. Cognitive maps in rats and men. </w:t>
      </w:r>
      <w:r w:rsidRPr="00B4398A">
        <w:rPr>
          <w:i/>
          <w:noProof/>
        </w:rPr>
        <w:t>Psychological Review</w:t>
      </w:r>
      <w:r w:rsidRPr="00B4398A">
        <w:rPr>
          <w:noProof/>
        </w:rPr>
        <w:t xml:space="preserve"> </w:t>
      </w:r>
      <w:r w:rsidRPr="00B4398A">
        <w:rPr>
          <w:b/>
          <w:noProof/>
        </w:rPr>
        <w:t>55</w:t>
      </w:r>
      <w:r w:rsidRPr="00B4398A">
        <w:rPr>
          <w:noProof/>
        </w:rPr>
        <w:t xml:space="preserve">, 189 (1948). </w:t>
      </w:r>
    </w:p>
    <w:p w14:paraId="4931DA39" w14:textId="77777777" w:rsidR="00B4398A" w:rsidRPr="00B4398A" w:rsidRDefault="00B4398A" w:rsidP="00B4398A">
      <w:pPr>
        <w:pStyle w:val="EndNoteBibliography"/>
        <w:ind w:left="720" w:hanging="720"/>
        <w:rPr>
          <w:noProof/>
        </w:rPr>
      </w:pPr>
      <w:r w:rsidRPr="00B4398A">
        <w:rPr>
          <w:noProof/>
        </w:rPr>
        <w:t>37</w:t>
      </w:r>
      <w:r w:rsidRPr="00B4398A">
        <w:rPr>
          <w:noProof/>
        </w:rPr>
        <w:tab/>
        <w:t xml:space="preserve">O'keefe, J. &amp; Nadel, L. </w:t>
      </w:r>
      <w:r w:rsidRPr="00B4398A">
        <w:rPr>
          <w:i/>
          <w:noProof/>
        </w:rPr>
        <w:t>The hippocampus as a cognitive map</w:t>
      </w:r>
      <w:r w:rsidRPr="00B4398A">
        <w:rPr>
          <w:noProof/>
        </w:rPr>
        <w:t>.  (Oxford university press, 1978).</w:t>
      </w:r>
    </w:p>
    <w:p w14:paraId="3BD03E96" w14:textId="4E54A7B0" w:rsidR="00B4398A" w:rsidRPr="00B4398A" w:rsidRDefault="00B4398A" w:rsidP="00B4398A">
      <w:pPr>
        <w:pStyle w:val="EndNoteBibliography"/>
        <w:ind w:left="720" w:hanging="720"/>
        <w:rPr>
          <w:noProof/>
        </w:rPr>
      </w:pPr>
      <w:r w:rsidRPr="00B4398A">
        <w:rPr>
          <w:noProof/>
        </w:rPr>
        <w:t>38</w:t>
      </w:r>
      <w:r w:rsidRPr="00B4398A">
        <w:rPr>
          <w:noProof/>
        </w:rPr>
        <w:tab/>
        <w:t xml:space="preserve">Kidd, C. &amp; Hayden, B. Y. The Psychology and Neuroscience of Curiosity. </w:t>
      </w:r>
      <w:r w:rsidRPr="00B4398A">
        <w:rPr>
          <w:i/>
          <w:noProof/>
        </w:rPr>
        <w:t>Neuron</w:t>
      </w:r>
      <w:r w:rsidRPr="00B4398A">
        <w:rPr>
          <w:noProof/>
        </w:rPr>
        <w:t xml:space="preserve"> </w:t>
      </w:r>
      <w:r w:rsidRPr="00B4398A">
        <w:rPr>
          <w:b/>
          <w:noProof/>
        </w:rPr>
        <w:t>88</w:t>
      </w:r>
      <w:r w:rsidRPr="00B4398A">
        <w:rPr>
          <w:noProof/>
        </w:rPr>
        <w:t xml:space="preserve">, 449-460 (2015). </w:t>
      </w:r>
      <w:hyperlink r:id="rId28" w:history="1">
        <w:r w:rsidRPr="00B4398A">
          <w:rPr>
            <w:rStyle w:val="Hyperlink"/>
            <w:noProof/>
          </w:rPr>
          <w:t>https://doi.org/10.1016/j.neuron.2015.09.010</w:t>
        </w:r>
      </w:hyperlink>
    </w:p>
    <w:p w14:paraId="41D9D68C" w14:textId="11562577" w:rsidR="00B4398A" w:rsidRPr="00B4398A" w:rsidRDefault="00B4398A" w:rsidP="00B4398A">
      <w:pPr>
        <w:pStyle w:val="EndNoteBibliography"/>
        <w:ind w:left="720" w:hanging="720"/>
        <w:rPr>
          <w:noProof/>
        </w:rPr>
      </w:pPr>
      <w:r w:rsidRPr="00B4398A">
        <w:rPr>
          <w:noProof/>
        </w:rPr>
        <w:t>39</w:t>
      </w:r>
      <w:r w:rsidRPr="00B4398A">
        <w:rPr>
          <w:noProof/>
        </w:rPr>
        <w:tab/>
        <w:t xml:space="preserve">Howard, J. D., Gottfried, J. A., Tobler, P. N. &amp; Kahnt, T. Identity-specific coding of future rewards in the human orbitofrontal cortex. </w:t>
      </w:r>
      <w:r w:rsidRPr="00B4398A">
        <w:rPr>
          <w:i/>
          <w:noProof/>
        </w:rPr>
        <w:t>Proceedings of the National Academy of Sciences</w:t>
      </w:r>
      <w:r w:rsidRPr="00B4398A">
        <w:rPr>
          <w:noProof/>
        </w:rPr>
        <w:t xml:space="preserve"> </w:t>
      </w:r>
      <w:r w:rsidRPr="00B4398A">
        <w:rPr>
          <w:b/>
          <w:noProof/>
        </w:rPr>
        <w:t>112</w:t>
      </w:r>
      <w:r w:rsidRPr="00B4398A">
        <w:rPr>
          <w:noProof/>
        </w:rPr>
        <w:t xml:space="preserve">, 5195-5200 (2015). </w:t>
      </w:r>
      <w:hyperlink r:id="rId29" w:history="1">
        <w:r w:rsidRPr="00B4398A">
          <w:rPr>
            <w:rStyle w:val="Hyperlink"/>
            <w:noProof/>
          </w:rPr>
          <w:t>https://doi.org/10.1073/pnas.1503550112</w:t>
        </w:r>
      </w:hyperlink>
    </w:p>
    <w:p w14:paraId="671A1910" w14:textId="7DDB96EB" w:rsidR="00B4398A" w:rsidRPr="00B4398A" w:rsidRDefault="00B4398A" w:rsidP="00B4398A">
      <w:pPr>
        <w:pStyle w:val="EndNoteBibliography"/>
        <w:ind w:left="720" w:hanging="720"/>
        <w:rPr>
          <w:noProof/>
        </w:rPr>
      </w:pPr>
      <w:r w:rsidRPr="00B4398A">
        <w:rPr>
          <w:noProof/>
        </w:rPr>
        <w:lastRenderedPageBreak/>
        <w:t>40</w:t>
      </w:r>
      <w:r w:rsidRPr="00B4398A">
        <w:rPr>
          <w:noProof/>
        </w:rPr>
        <w:tab/>
        <w:t xml:space="preserve">Howard, J. D. &amp; Kahnt, T. Identity prediction errors in the human midbrain update reward-identity expectations in the orbitofrontal cortex. </w:t>
      </w:r>
      <w:r w:rsidRPr="00B4398A">
        <w:rPr>
          <w:i/>
          <w:noProof/>
        </w:rPr>
        <w:t>Nat Commun</w:t>
      </w:r>
      <w:r w:rsidRPr="00B4398A">
        <w:rPr>
          <w:noProof/>
        </w:rPr>
        <w:t xml:space="preserve"> </w:t>
      </w:r>
      <w:r w:rsidRPr="00B4398A">
        <w:rPr>
          <w:b/>
          <w:noProof/>
        </w:rPr>
        <w:t>9</w:t>
      </w:r>
      <w:r w:rsidRPr="00B4398A">
        <w:rPr>
          <w:noProof/>
        </w:rPr>
        <w:t xml:space="preserve">, 1611 (2018). </w:t>
      </w:r>
      <w:hyperlink r:id="rId30" w:history="1">
        <w:r w:rsidRPr="00B4398A">
          <w:rPr>
            <w:rStyle w:val="Hyperlink"/>
            <w:noProof/>
          </w:rPr>
          <w:t>https://doi.org/10.1038/s41467-018-04055-5</w:t>
        </w:r>
      </w:hyperlink>
    </w:p>
    <w:p w14:paraId="146F0026" w14:textId="5047849B" w:rsidR="00B4398A" w:rsidRPr="00B4398A" w:rsidRDefault="00B4398A" w:rsidP="00B4398A">
      <w:pPr>
        <w:pStyle w:val="EndNoteBibliography"/>
        <w:ind w:left="720" w:hanging="720"/>
        <w:rPr>
          <w:noProof/>
        </w:rPr>
      </w:pPr>
      <w:r w:rsidRPr="00B4398A">
        <w:rPr>
          <w:noProof/>
        </w:rPr>
        <w:t>41</w:t>
      </w:r>
      <w:r w:rsidRPr="00B4398A">
        <w:rPr>
          <w:noProof/>
        </w:rPr>
        <w:tab/>
        <w:t>Liu, Q.</w:t>
      </w:r>
      <w:r w:rsidRPr="00B4398A">
        <w:rPr>
          <w:i/>
          <w:noProof/>
        </w:rPr>
        <w:t xml:space="preserve"> et al.</w:t>
      </w:r>
      <w:r w:rsidRPr="00B4398A">
        <w:rPr>
          <w:noProof/>
        </w:rPr>
        <w:t xml:space="preserve"> Midbrain signaling of identity prediction errors depends on orbitofrontal cortex networks. </w:t>
      </w:r>
      <w:r w:rsidRPr="00B4398A">
        <w:rPr>
          <w:i/>
          <w:noProof/>
        </w:rPr>
        <w:t>Nat Commun</w:t>
      </w:r>
      <w:r w:rsidRPr="00B4398A">
        <w:rPr>
          <w:noProof/>
        </w:rPr>
        <w:t xml:space="preserve"> </w:t>
      </w:r>
      <w:r w:rsidRPr="00B4398A">
        <w:rPr>
          <w:b/>
          <w:noProof/>
        </w:rPr>
        <w:t>15</w:t>
      </w:r>
      <w:r w:rsidRPr="00B4398A">
        <w:rPr>
          <w:noProof/>
        </w:rPr>
        <w:t xml:space="preserve">, 1704 (2024). </w:t>
      </w:r>
      <w:hyperlink r:id="rId31" w:history="1">
        <w:r w:rsidRPr="00B4398A">
          <w:rPr>
            <w:rStyle w:val="Hyperlink"/>
            <w:noProof/>
          </w:rPr>
          <w:t>https://doi.org/10.1038/s41467-024-45880-1</w:t>
        </w:r>
      </w:hyperlink>
    </w:p>
    <w:p w14:paraId="0B40027C" w14:textId="77777777" w:rsidR="00B4398A" w:rsidRPr="00B4398A" w:rsidRDefault="00B4398A" w:rsidP="00B4398A">
      <w:pPr>
        <w:pStyle w:val="EndNoteBibliography"/>
        <w:ind w:left="720" w:hanging="720"/>
        <w:rPr>
          <w:noProof/>
        </w:rPr>
      </w:pPr>
      <w:r w:rsidRPr="00B4398A">
        <w:rPr>
          <w:noProof/>
        </w:rPr>
        <w:t>42</w:t>
      </w:r>
      <w:r w:rsidRPr="00B4398A">
        <w:rPr>
          <w:noProof/>
        </w:rPr>
        <w:tab/>
        <w:t>McDannald, M. A.</w:t>
      </w:r>
      <w:r w:rsidRPr="00B4398A">
        <w:rPr>
          <w:i/>
          <w:noProof/>
        </w:rPr>
        <w:t xml:space="preserve"> et al.</w:t>
      </w:r>
      <w:r w:rsidRPr="00B4398A">
        <w:rPr>
          <w:noProof/>
        </w:rPr>
        <w:t xml:space="preserve"> Orbitofrontal neurons acquire responses to ‘valueless’ Pavlovian cues during unblocking. </w:t>
      </w:r>
      <w:r w:rsidRPr="00B4398A">
        <w:rPr>
          <w:i/>
          <w:noProof/>
        </w:rPr>
        <w:t>Elife</w:t>
      </w:r>
      <w:r w:rsidRPr="00B4398A">
        <w:rPr>
          <w:noProof/>
        </w:rPr>
        <w:t xml:space="preserve"> </w:t>
      </w:r>
      <w:r w:rsidRPr="00B4398A">
        <w:rPr>
          <w:b/>
          <w:noProof/>
        </w:rPr>
        <w:t>3</w:t>
      </w:r>
      <w:r w:rsidRPr="00B4398A">
        <w:rPr>
          <w:noProof/>
        </w:rPr>
        <w:t xml:space="preserve">, e02653 (2014). </w:t>
      </w:r>
    </w:p>
    <w:p w14:paraId="7168678E" w14:textId="77777777" w:rsidR="00B4398A" w:rsidRPr="00B4398A" w:rsidRDefault="00B4398A" w:rsidP="00B4398A">
      <w:pPr>
        <w:pStyle w:val="EndNoteBibliography"/>
        <w:ind w:left="720" w:hanging="720"/>
        <w:rPr>
          <w:noProof/>
        </w:rPr>
      </w:pPr>
      <w:r w:rsidRPr="00B4398A">
        <w:rPr>
          <w:noProof/>
        </w:rPr>
        <w:t>43</w:t>
      </w:r>
      <w:r w:rsidRPr="00B4398A">
        <w:rPr>
          <w:noProof/>
        </w:rPr>
        <w:tab/>
        <w:t>Namboodiri, V. M. K.</w:t>
      </w:r>
      <w:r w:rsidRPr="00B4398A">
        <w:rPr>
          <w:i/>
          <w:noProof/>
        </w:rPr>
        <w:t xml:space="preserve"> et al.</w:t>
      </w:r>
      <w:r w:rsidRPr="00B4398A">
        <w:rPr>
          <w:noProof/>
        </w:rPr>
        <w:t xml:space="preserve"> Single-cell activity tracking reveals that orbitofrontal neurons acquire and maintain a long-term memory to guide behavioral adaptation. </w:t>
      </w:r>
      <w:r w:rsidRPr="00B4398A">
        <w:rPr>
          <w:i/>
          <w:noProof/>
        </w:rPr>
        <w:t>Nat Neurosci</w:t>
      </w:r>
      <w:r w:rsidRPr="00B4398A">
        <w:rPr>
          <w:noProof/>
        </w:rPr>
        <w:t xml:space="preserve"> </w:t>
      </w:r>
      <w:r w:rsidRPr="00B4398A">
        <w:rPr>
          <w:b/>
          <w:noProof/>
        </w:rPr>
        <w:t>22</w:t>
      </w:r>
      <w:r w:rsidRPr="00B4398A">
        <w:rPr>
          <w:noProof/>
        </w:rPr>
        <w:t xml:space="preserve">, 1110-1121 (2019). </w:t>
      </w:r>
    </w:p>
    <w:p w14:paraId="7D9201DF" w14:textId="77777777" w:rsidR="00B4398A" w:rsidRPr="00B4398A" w:rsidRDefault="00B4398A" w:rsidP="00B4398A">
      <w:pPr>
        <w:pStyle w:val="EndNoteBibliography"/>
        <w:ind w:left="720" w:hanging="720"/>
        <w:rPr>
          <w:noProof/>
        </w:rPr>
      </w:pPr>
      <w:r w:rsidRPr="00B4398A">
        <w:rPr>
          <w:noProof/>
        </w:rPr>
        <w:t>44</w:t>
      </w:r>
      <w:r w:rsidRPr="00B4398A">
        <w:rPr>
          <w:noProof/>
        </w:rPr>
        <w:tab/>
        <w:t xml:space="preserve">Murray, E. A., O'Doherty, J. P. &amp; Schoenbaum, G. What we know and do not know about the functions of the orbitofrontal cortex after 20 years of cross-species studies. </w:t>
      </w:r>
      <w:r w:rsidRPr="00B4398A">
        <w:rPr>
          <w:i/>
          <w:noProof/>
        </w:rPr>
        <w:t>Journal of Neuroscience</w:t>
      </w:r>
      <w:r w:rsidRPr="00B4398A">
        <w:rPr>
          <w:noProof/>
        </w:rPr>
        <w:t xml:space="preserve"> </w:t>
      </w:r>
      <w:r w:rsidRPr="00B4398A">
        <w:rPr>
          <w:b/>
          <w:noProof/>
        </w:rPr>
        <w:t>27</w:t>
      </w:r>
      <w:r w:rsidRPr="00B4398A">
        <w:rPr>
          <w:noProof/>
        </w:rPr>
        <w:t xml:space="preserve">, 8166-8169 (2007). </w:t>
      </w:r>
    </w:p>
    <w:p w14:paraId="04824D8E" w14:textId="751D0A10" w:rsidR="00B4398A" w:rsidRPr="00B4398A" w:rsidRDefault="00B4398A" w:rsidP="00B4398A">
      <w:pPr>
        <w:pStyle w:val="EndNoteBibliography"/>
        <w:ind w:left="720" w:hanging="720"/>
        <w:rPr>
          <w:noProof/>
        </w:rPr>
      </w:pPr>
      <w:r w:rsidRPr="00B4398A">
        <w:rPr>
          <w:noProof/>
        </w:rPr>
        <w:t>45</w:t>
      </w:r>
      <w:r w:rsidRPr="00B4398A">
        <w:rPr>
          <w:noProof/>
        </w:rPr>
        <w:tab/>
        <w:t xml:space="preserve">Delamater, A. R. The Role of the Orbitofrontal Cortex in Sensory-Specific Encoding of Associations in Pavlovian and Instrumental Conditioning. </w:t>
      </w:r>
      <w:r w:rsidRPr="00B4398A">
        <w:rPr>
          <w:i/>
          <w:noProof/>
        </w:rPr>
        <w:t>Annals of the New York Academy of Sciences</w:t>
      </w:r>
      <w:r w:rsidRPr="00B4398A">
        <w:rPr>
          <w:noProof/>
        </w:rPr>
        <w:t xml:space="preserve"> </w:t>
      </w:r>
      <w:r w:rsidRPr="00B4398A">
        <w:rPr>
          <w:b/>
          <w:noProof/>
        </w:rPr>
        <w:t>1121</w:t>
      </w:r>
      <w:r w:rsidRPr="00B4398A">
        <w:rPr>
          <w:noProof/>
        </w:rPr>
        <w:t xml:space="preserve">, 152-173 (2007). </w:t>
      </w:r>
      <w:hyperlink r:id="rId32" w:history="1">
        <w:r w:rsidRPr="00B4398A">
          <w:rPr>
            <w:rStyle w:val="Hyperlink"/>
            <w:noProof/>
          </w:rPr>
          <w:t>https://doi.org/10.1196/annals.1401.030</w:t>
        </w:r>
      </w:hyperlink>
    </w:p>
    <w:p w14:paraId="33DC03F3" w14:textId="77777777" w:rsidR="00B4398A" w:rsidRPr="00B4398A" w:rsidRDefault="00B4398A" w:rsidP="00B4398A">
      <w:pPr>
        <w:pStyle w:val="EndNoteBibliography"/>
        <w:ind w:left="720" w:hanging="720"/>
        <w:rPr>
          <w:noProof/>
        </w:rPr>
      </w:pPr>
      <w:r w:rsidRPr="00B4398A">
        <w:rPr>
          <w:noProof/>
        </w:rPr>
        <w:t>46</w:t>
      </w:r>
      <w:r w:rsidRPr="00B4398A">
        <w:rPr>
          <w:noProof/>
        </w:rPr>
        <w:tab/>
        <w:t xml:space="preserve">Panayi, M. C. &amp; Killcross, S. The role of the rodent lateral orbitofrontal cortex in simple Pavlovian cue-outcome learning depends on training experience. </w:t>
      </w:r>
      <w:r w:rsidRPr="00B4398A">
        <w:rPr>
          <w:i/>
          <w:noProof/>
        </w:rPr>
        <w:t>Cerebral Cortex Communications</w:t>
      </w:r>
      <w:r w:rsidRPr="00B4398A">
        <w:rPr>
          <w:noProof/>
        </w:rPr>
        <w:t xml:space="preserve"> </w:t>
      </w:r>
      <w:r w:rsidRPr="00B4398A">
        <w:rPr>
          <w:b/>
          <w:noProof/>
        </w:rPr>
        <w:t>2</w:t>
      </w:r>
      <w:r w:rsidRPr="00B4398A">
        <w:rPr>
          <w:noProof/>
        </w:rPr>
        <w:t xml:space="preserve">, tgab010 (2021). </w:t>
      </w:r>
    </w:p>
    <w:p w14:paraId="469C1CEB" w14:textId="0C0CB1BD" w:rsidR="00B4398A" w:rsidRPr="00B4398A" w:rsidRDefault="00B4398A" w:rsidP="00B4398A">
      <w:pPr>
        <w:pStyle w:val="EndNoteBibliography"/>
        <w:ind w:left="720" w:hanging="720"/>
        <w:rPr>
          <w:noProof/>
        </w:rPr>
      </w:pPr>
      <w:r w:rsidRPr="00B4398A">
        <w:rPr>
          <w:noProof/>
        </w:rPr>
        <w:t>47</w:t>
      </w:r>
      <w:r w:rsidRPr="00B4398A">
        <w:rPr>
          <w:noProof/>
        </w:rPr>
        <w:tab/>
        <w:t xml:space="preserve">Harlow, H. F. The formation of learning sets. </w:t>
      </w:r>
      <w:r w:rsidRPr="00B4398A">
        <w:rPr>
          <w:i/>
          <w:noProof/>
        </w:rPr>
        <w:t>Psychol Rev</w:t>
      </w:r>
      <w:r w:rsidRPr="00B4398A">
        <w:rPr>
          <w:noProof/>
        </w:rPr>
        <w:t xml:space="preserve"> </w:t>
      </w:r>
      <w:r w:rsidRPr="00B4398A">
        <w:rPr>
          <w:b/>
          <w:noProof/>
        </w:rPr>
        <w:t>56</w:t>
      </w:r>
      <w:r w:rsidRPr="00B4398A">
        <w:rPr>
          <w:noProof/>
        </w:rPr>
        <w:t xml:space="preserve">, 51-65 (1949). </w:t>
      </w:r>
      <w:hyperlink r:id="rId33" w:history="1">
        <w:r w:rsidRPr="00B4398A">
          <w:rPr>
            <w:rStyle w:val="Hyperlink"/>
            <w:noProof/>
          </w:rPr>
          <w:t>https://doi.org/10.1037/h0062474</w:t>
        </w:r>
      </w:hyperlink>
    </w:p>
    <w:p w14:paraId="114312CD" w14:textId="1BB08846" w:rsidR="00B4398A" w:rsidRPr="00B4398A" w:rsidRDefault="00B4398A" w:rsidP="00B4398A">
      <w:pPr>
        <w:pStyle w:val="EndNoteBibliography"/>
        <w:ind w:left="720" w:hanging="720"/>
        <w:rPr>
          <w:noProof/>
        </w:rPr>
      </w:pPr>
      <w:r w:rsidRPr="00B4398A">
        <w:rPr>
          <w:noProof/>
        </w:rPr>
        <w:t>48</w:t>
      </w:r>
      <w:r w:rsidRPr="00B4398A">
        <w:rPr>
          <w:noProof/>
        </w:rPr>
        <w:tab/>
        <w:t xml:space="preserve">Fernandez, B., Leuchs, L., Samann, P. G., Czisch, M. &amp; Spoormaker, V. I. Multi-echo EPI of human fear conditioning reveals improved BOLD detection in ventromedial prefrontal cortex. </w:t>
      </w:r>
      <w:r w:rsidRPr="00B4398A">
        <w:rPr>
          <w:i/>
          <w:noProof/>
        </w:rPr>
        <w:t>NeuroImage</w:t>
      </w:r>
      <w:r w:rsidRPr="00B4398A">
        <w:rPr>
          <w:noProof/>
        </w:rPr>
        <w:t xml:space="preserve"> </w:t>
      </w:r>
      <w:r w:rsidRPr="00B4398A">
        <w:rPr>
          <w:b/>
          <w:noProof/>
        </w:rPr>
        <w:t>156</w:t>
      </w:r>
      <w:r w:rsidRPr="00B4398A">
        <w:rPr>
          <w:noProof/>
        </w:rPr>
        <w:t xml:space="preserve">, 65-77 (2017). </w:t>
      </w:r>
      <w:hyperlink r:id="rId34" w:history="1">
        <w:r w:rsidRPr="00B4398A">
          <w:rPr>
            <w:rStyle w:val="Hyperlink"/>
            <w:noProof/>
          </w:rPr>
          <w:t>https://doi.org/10.1016/j.neuroimage.2017.05.005</w:t>
        </w:r>
      </w:hyperlink>
    </w:p>
    <w:p w14:paraId="59ED2CB8" w14:textId="05FAE9FE" w:rsidR="00B4398A" w:rsidRPr="00B4398A" w:rsidRDefault="00B4398A" w:rsidP="00B4398A">
      <w:pPr>
        <w:pStyle w:val="EndNoteBibliography"/>
        <w:ind w:left="720" w:hanging="720"/>
        <w:rPr>
          <w:noProof/>
        </w:rPr>
      </w:pPr>
      <w:r w:rsidRPr="00B4398A">
        <w:rPr>
          <w:noProof/>
        </w:rPr>
        <w:t>49</w:t>
      </w:r>
      <w:r w:rsidRPr="00B4398A">
        <w:rPr>
          <w:noProof/>
        </w:rPr>
        <w:tab/>
        <w:t xml:space="preserve">Poser, B. A., Versluis, M. J., Hoogduin, J. M. &amp; Norris, D. G. BOLD contrast sensitivity enhancement and artifact reduction with multiecho EPI: parallel-acquired inhomogeneity-desensitized fMRI. </w:t>
      </w:r>
      <w:r w:rsidRPr="00B4398A">
        <w:rPr>
          <w:i/>
          <w:noProof/>
        </w:rPr>
        <w:t>Magn Reson Med</w:t>
      </w:r>
      <w:r w:rsidRPr="00B4398A">
        <w:rPr>
          <w:noProof/>
        </w:rPr>
        <w:t xml:space="preserve"> </w:t>
      </w:r>
      <w:r w:rsidRPr="00B4398A">
        <w:rPr>
          <w:b/>
          <w:noProof/>
        </w:rPr>
        <w:t>55</w:t>
      </w:r>
      <w:r w:rsidRPr="00B4398A">
        <w:rPr>
          <w:noProof/>
        </w:rPr>
        <w:t xml:space="preserve">, 1227-1235 (2006). </w:t>
      </w:r>
      <w:hyperlink r:id="rId35" w:history="1">
        <w:r w:rsidRPr="00B4398A">
          <w:rPr>
            <w:rStyle w:val="Hyperlink"/>
            <w:noProof/>
          </w:rPr>
          <w:t>https://doi.org/10.1002/mrm.20900</w:t>
        </w:r>
      </w:hyperlink>
    </w:p>
    <w:p w14:paraId="58169D77" w14:textId="7F8D4B93" w:rsidR="00B4398A" w:rsidRPr="00B4398A" w:rsidRDefault="00B4398A" w:rsidP="00B4398A">
      <w:pPr>
        <w:pStyle w:val="EndNoteBibliography"/>
        <w:ind w:left="720" w:hanging="720"/>
        <w:rPr>
          <w:noProof/>
        </w:rPr>
      </w:pPr>
      <w:r w:rsidRPr="00B4398A">
        <w:rPr>
          <w:noProof/>
        </w:rPr>
        <w:t>50</w:t>
      </w:r>
      <w:r w:rsidRPr="00B4398A">
        <w:rPr>
          <w:noProof/>
        </w:rPr>
        <w:tab/>
        <w:t xml:space="preserve">Kirilina, E., Lutti, A., Poser, B. A., Blankenburg, F. &amp; Weiskopf, N. The quest for the best: The impact of different EPI sequences on the sensitivity of random effect fMRI group analyses. </w:t>
      </w:r>
      <w:r w:rsidRPr="00B4398A">
        <w:rPr>
          <w:i/>
          <w:noProof/>
        </w:rPr>
        <w:t>NeuroImage</w:t>
      </w:r>
      <w:r w:rsidRPr="00B4398A">
        <w:rPr>
          <w:noProof/>
        </w:rPr>
        <w:t xml:space="preserve"> </w:t>
      </w:r>
      <w:r w:rsidRPr="00B4398A">
        <w:rPr>
          <w:b/>
          <w:noProof/>
        </w:rPr>
        <w:t>126</w:t>
      </w:r>
      <w:r w:rsidRPr="00B4398A">
        <w:rPr>
          <w:noProof/>
        </w:rPr>
        <w:t xml:space="preserve">, 49-59 (2016). </w:t>
      </w:r>
      <w:hyperlink r:id="rId36" w:history="1">
        <w:r w:rsidRPr="00B4398A">
          <w:rPr>
            <w:rStyle w:val="Hyperlink"/>
            <w:noProof/>
          </w:rPr>
          <w:t>https://doi.org/10.1016/j.neuroimage.2015.10.071</w:t>
        </w:r>
      </w:hyperlink>
    </w:p>
    <w:p w14:paraId="660B1535" w14:textId="77777777" w:rsidR="00B4398A" w:rsidRPr="00B4398A" w:rsidRDefault="00B4398A" w:rsidP="00B4398A">
      <w:pPr>
        <w:pStyle w:val="EndNoteBibliography"/>
        <w:ind w:left="720" w:hanging="720"/>
        <w:rPr>
          <w:noProof/>
        </w:rPr>
      </w:pPr>
      <w:r w:rsidRPr="00B4398A">
        <w:rPr>
          <w:noProof/>
        </w:rPr>
        <w:t>51</w:t>
      </w:r>
      <w:r w:rsidRPr="00B4398A">
        <w:rPr>
          <w:noProof/>
        </w:rPr>
        <w:tab/>
        <w:t xml:space="preserve">Zhao, L. S., Raithel, C. U., Tisdall, D., Detre, J. A. &amp; Gottfried, J. A. Leveraging Multi-echo EPI to Enhance BOLD Sensitivity in Task-based Olfactory fMRI. </w:t>
      </w:r>
      <w:r w:rsidRPr="00B4398A">
        <w:rPr>
          <w:i/>
          <w:noProof/>
        </w:rPr>
        <w:t>bioRxiv</w:t>
      </w:r>
      <w:r w:rsidRPr="00B4398A">
        <w:rPr>
          <w:noProof/>
        </w:rPr>
        <w:t xml:space="preserve">, 2024.2001. 2015.575530 (2024). </w:t>
      </w:r>
    </w:p>
    <w:p w14:paraId="71037AED" w14:textId="3F483419" w:rsidR="00B4398A" w:rsidRPr="00B4398A" w:rsidRDefault="00B4398A" w:rsidP="00B4398A">
      <w:pPr>
        <w:pStyle w:val="EndNoteBibliography"/>
        <w:ind w:left="720" w:hanging="720"/>
        <w:rPr>
          <w:noProof/>
        </w:rPr>
      </w:pPr>
      <w:r w:rsidRPr="00B4398A">
        <w:rPr>
          <w:noProof/>
        </w:rPr>
        <w:t>52</w:t>
      </w:r>
      <w:r w:rsidRPr="00B4398A">
        <w:rPr>
          <w:noProof/>
        </w:rPr>
        <w:tab/>
        <w:t xml:space="preserve">Wang, F., Howard, J. D., Voss, J. L., Schoenbaum, G. &amp; Kahnt, T. Targeted Stimulation of an Orbitofrontal Network Disrupts Decisions Based on Inferred, Not Experienced Outcomes. </w:t>
      </w:r>
      <w:r w:rsidRPr="00B4398A">
        <w:rPr>
          <w:i/>
          <w:noProof/>
        </w:rPr>
        <w:t>J. Neurosci.</w:t>
      </w:r>
      <w:r w:rsidRPr="00B4398A">
        <w:rPr>
          <w:noProof/>
        </w:rPr>
        <w:t xml:space="preserve"> </w:t>
      </w:r>
      <w:r w:rsidRPr="00B4398A">
        <w:rPr>
          <w:b/>
          <w:noProof/>
        </w:rPr>
        <w:t>40</w:t>
      </w:r>
      <w:r w:rsidRPr="00B4398A">
        <w:rPr>
          <w:noProof/>
        </w:rPr>
        <w:t xml:space="preserve">, 8726-8733 (2020). </w:t>
      </w:r>
      <w:hyperlink r:id="rId37" w:history="1">
        <w:r w:rsidRPr="00B4398A">
          <w:rPr>
            <w:rStyle w:val="Hyperlink"/>
            <w:noProof/>
          </w:rPr>
          <w:t>https://doi.org/10.1523/JNEUROSCI.1680-20.2020</w:t>
        </w:r>
      </w:hyperlink>
    </w:p>
    <w:p w14:paraId="0587279A" w14:textId="77777777" w:rsidR="00B4398A" w:rsidRPr="00B4398A" w:rsidRDefault="00B4398A" w:rsidP="00B4398A">
      <w:pPr>
        <w:pStyle w:val="EndNoteBibliography"/>
        <w:ind w:left="720" w:hanging="720"/>
        <w:rPr>
          <w:noProof/>
        </w:rPr>
      </w:pPr>
      <w:r w:rsidRPr="00B4398A">
        <w:rPr>
          <w:noProof/>
        </w:rPr>
        <w:t>53</w:t>
      </w:r>
      <w:r w:rsidRPr="00B4398A">
        <w:rPr>
          <w:noProof/>
        </w:rPr>
        <w:tab/>
        <w:t xml:space="preserve">Tegelbeckers, J., Porter, D. B., Voss, J. L., Schoenbaum, G. &amp; Kahnt, T. Lateral orbitofrontal cortex integrates predictive information across multiple cues to guide behavior. </w:t>
      </w:r>
      <w:r w:rsidRPr="00B4398A">
        <w:rPr>
          <w:i/>
          <w:noProof/>
        </w:rPr>
        <w:t>Current Biology</w:t>
      </w:r>
      <w:r w:rsidRPr="00B4398A">
        <w:rPr>
          <w:noProof/>
        </w:rPr>
        <w:t xml:space="preserve"> </w:t>
      </w:r>
      <w:r w:rsidRPr="00B4398A">
        <w:rPr>
          <w:b/>
          <w:noProof/>
        </w:rPr>
        <w:t>33</w:t>
      </w:r>
      <w:r w:rsidRPr="00B4398A">
        <w:rPr>
          <w:noProof/>
        </w:rPr>
        <w:t xml:space="preserve">, 4496-4504. e4495 (2023). </w:t>
      </w:r>
    </w:p>
    <w:p w14:paraId="5AF07C8F" w14:textId="648D936E" w:rsidR="00B4398A" w:rsidRPr="00B4398A" w:rsidRDefault="00B4398A" w:rsidP="00B4398A">
      <w:pPr>
        <w:pStyle w:val="EndNoteBibliography"/>
        <w:ind w:left="720" w:hanging="720"/>
        <w:rPr>
          <w:noProof/>
        </w:rPr>
      </w:pPr>
      <w:r w:rsidRPr="00B4398A">
        <w:rPr>
          <w:noProof/>
        </w:rPr>
        <w:t>54</w:t>
      </w:r>
      <w:r w:rsidRPr="00B4398A">
        <w:rPr>
          <w:noProof/>
        </w:rPr>
        <w:tab/>
        <w:t xml:space="preserve">Power, J. D., Barnes, K. A., Snyder, A. Z., Schlaggar, B. L. &amp; Petersen, S. E. Spurious but systematic correlations in functional connectivity MRI networks arise from subject motion. </w:t>
      </w:r>
      <w:r w:rsidRPr="00B4398A">
        <w:rPr>
          <w:i/>
          <w:noProof/>
        </w:rPr>
        <w:t>NeuroImage</w:t>
      </w:r>
      <w:r w:rsidRPr="00B4398A">
        <w:rPr>
          <w:noProof/>
        </w:rPr>
        <w:t xml:space="preserve"> </w:t>
      </w:r>
      <w:r w:rsidRPr="00B4398A">
        <w:rPr>
          <w:b/>
          <w:noProof/>
        </w:rPr>
        <w:t>59</w:t>
      </w:r>
      <w:r w:rsidRPr="00B4398A">
        <w:rPr>
          <w:noProof/>
        </w:rPr>
        <w:t xml:space="preserve">, 2142-2154 (2012). </w:t>
      </w:r>
      <w:hyperlink r:id="rId38" w:history="1">
        <w:r w:rsidRPr="00B4398A">
          <w:rPr>
            <w:rStyle w:val="Hyperlink"/>
            <w:noProof/>
          </w:rPr>
          <w:t>https://doi.org/10.1016/j.neuroimage.2011.10.018</w:t>
        </w:r>
      </w:hyperlink>
    </w:p>
    <w:p w14:paraId="3861FC22" w14:textId="7384AE46" w:rsidR="00BC2A2C" w:rsidRPr="00244866" w:rsidRDefault="00B44EA4" w:rsidP="0091089C">
      <w:pPr>
        <w:spacing w:after="120"/>
        <w:rPr>
          <w:rFonts w:ascii="Arial" w:hAnsi="Arial" w:cs="Arial"/>
          <w:color w:val="000000" w:themeColor="text1"/>
          <w:sz w:val="22"/>
          <w:szCs w:val="22"/>
        </w:rPr>
      </w:pPr>
      <w:r w:rsidRPr="00244866">
        <w:rPr>
          <w:rFonts w:ascii="Arial" w:hAnsi="Arial" w:cs="Arial"/>
          <w:color w:val="000000" w:themeColor="text1"/>
          <w:sz w:val="22"/>
          <w:szCs w:val="22"/>
        </w:rPr>
        <w:fldChar w:fldCharType="end"/>
      </w:r>
    </w:p>
    <w:sectPr w:rsidR="00BC2A2C" w:rsidRPr="00244866" w:rsidSect="001E480B">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hnt, Thorsten (NIH/NIDA) [E]" w:date="2025-01-21T10:22:00Z" w:initials="TK">
    <w:p w14:paraId="757C4EC4" w14:textId="77777777" w:rsidR="00EB52DC" w:rsidRDefault="00EB52DC" w:rsidP="00EB52DC">
      <w:pPr>
        <w:pStyle w:val="CommentText"/>
      </w:pPr>
      <w:r>
        <w:rPr>
          <w:rStyle w:val="CommentReference"/>
        </w:rPr>
        <w:annotationRef/>
      </w:r>
      <w:r>
        <w:t>Something a little shorter...</w:t>
      </w:r>
    </w:p>
  </w:comment>
  <w:comment w:id="21" w:author="Kahnt, Thorsten (NIH/NIDA) [E]" w:date="2025-01-21T10:24:00Z" w:initials="TK">
    <w:p w14:paraId="4BF5B6AA" w14:textId="77777777" w:rsidR="00EB52DC" w:rsidRDefault="00EB52DC" w:rsidP="00EB52DC">
      <w:pPr>
        <w:pStyle w:val="CommentText"/>
      </w:pPr>
      <w:r>
        <w:rPr>
          <w:rStyle w:val="CommentReference"/>
        </w:rPr>
        <w:annotationRef/>
      </w:r>
      <w:r>
        <w:t>If we target a nigher-impact journal like Nature Neuroscience or Neuron, we need a shorter abstract (150 words). I made some suggestions where to cut.</w:t>
      </w:r>
    </w:p>
  </w:comment>
  <w:comment w:id="91" w:author="Kahnt, Thorsten (NIH/NIDA) [E]" w:date="2025-01-21T10:55:00Z" w:initials="TK">
    <w:p w14:paraId="5ADC1112" w14:textId="77777777" w:rsidR="002566AF" w:rsidRDefault="002566AF" w:rsidP="002566AF">
      <w:pPr>
        <w:pStyle w:val="CommentText"/>
      </w:pPr>
      <w:r>
        <w:rPr>
          <w:rStyle w:val="CommentReference"/>
        </w:rPr>
        <w:annotationRef/>
      </w:r>
      <w:r>
        <w:t xml:space="preserve">This introduction reads really well. Good job! I just made some small tweaks here and there. </w:t>
      </w:r>
    </w:p>
  </w:comment>
  <w:comment w:id="94" w:author="Kahnt, Thorsten (NIH/NIDA) [E]" w:date="2025-01-21T10:44:00Z" w:initials="TK">
    <w:p w14:paraId="1CD22C4A" w14:textId="138E86C0" w:rsidR="00286923" w:rsidRDefault="00286923" w:rsidP="00286923">
      <w:pPr>
        <w:pStyle w:val="CommentText"/>
      </w:pPr>
      <w:r>
        <w:rPr>
          <w:rStyle w:val="CommentReference"/>
        </w:rPr>
        <w:annotationRef/>
      </w:r>
      <w:r>
        <w:t>Could we come up with a different example here that does not involve potentially catastrophic outcomes?</w:t>
      </w:r>
    </w:p>
  </w:comment>
  <w:comment w:id="143" w:author="Kahnt, Thorsten (NIH/NIDA) [E]" w:date="2025-01-21T10:53:00Z" w:initials="TK">
    <w:p w14:paraId="06998EFE" w14:textId="77777777" w:rsidR="002566AF" w:rsidRDefault="002566AF" w:rsidP="002566AF">
      <w:pPr>
        <w:pStyle w:val="CommentText"/>
      </w:pPr>
      <w:r>
        <w:rPr>
          <w:rStyle w:val="CommentReference"/>
        </w:rPr>
        <w:annotationRef/>
      </w:r>
      <w:r>
        <w:t xml:space="preserve">Is this something we will keep in the paper? It makes the story a bit more complicated. </w:t>
      </w:r>
    </w:p>
  </w:comment>
  <w:comment w:id="147" w:author="Kahnt, Thorsten (NIH/NIDA) [E]" w:date="2025-01-21T10:54:00Z" w:initials="TK">
    <w:p w14:paraId="5FBC28CC" w14:textId="77777777" w:rsidR="002566AF" w:rsidRDefault="002566AF" w:rsidP="002566AF">
      <w:pPr>
        <w:pStyle w:val="CommentText"/>
      </w:pPr>
      <w:r>
        <w:rPr>
          <w:rStyle w:val="CommentReference"/>
        </w:rPr>
        <w:annotationRef/>
      </w:r>
      <w:r>
        <w:t xml:space="preserve">This is not a key finding and it is difficult  to interpret. So I would remove this from here and probably also form the main text. Could be something for the supplemental materials. </w:t>
      </w:r>
    </w:p>
  </w:comment>
  <w:comment w:id="179" w:author="Kahnt, Thorsten (NIH/NIDA) [E]" w:date="2025-01-21T11:10:00Z" w:initials="TK">
    <w:p w14:paraId="1AEE76A1" w14:textId="77777777" w:rsidR="00D524F9" w:rsidRDefault="00D524F9" w:rsidP="00D524F9">
      <w:pPr>
        <w:pStyle w:val="CommentText"/>
      </w:pPr>
      <w:r>
        <w:rPr>
          <w:rStyle w:val="CommentReference"/>
        </w:rPr>
        <w:annotationRef/>
      </w:r>
      <w:r>
        <w:t>Shall we call this “choice task”, here and throughout? Or maybe “choice test”?</w:t>
      </w:r>
    </w:p>
  </w:comment>
  <w:comment w:id="194" w:author="Kahnt, Thorsten (NIH/NIDA) [E]" w:date="2025-01-21T11:14:00Z" w:initials="TK">
    <w:p w14:paraId="60AAF36E" w14:textId="77777777" w:rsidR="00C81E0E" w:rsidRDefault="00C81E0E" w:rsidP="00C81E0E">
      <w:pPr>
        <w:pStyle w:val="CommentText"/>
      </w:pPr>
      <w:r>
        <w:rPr>
          <w:rStyle w:val="CommentReference"/>
        </w:rPr>
        <w:annotationRef/>
      </w:r>
      <w:r>
        <w:t xml:space="preserve">This is also part of the experimental design, so I think it should be part of the previous section, and Figure 2 should be integrated into Figure 1. We don’t want to have too many sections before starting with the actual results. </w:t>
      </w:r>
    </w:p>
  </w:comment>
  <w:comment w:id="195" w:author="Kahnt, Thorsten (NIH/NIDA) [E]" w:date="2025-01-21T11:14:00Z" w:initials="TK">
    <w:p w14:paraId="0FB2F1EF" w14:textId="674EFCF9" w:rsidR="00C81E0E" w:rsidRDefault="00C81E0E" w:rsidP="00C81E0E">
      <w:pPr>
        <w:pStyle w:val="CommentText"/>
      </w:pPr>
      <w:r>
        <w:rPr>
          <w:rStyle w:val="CommentReference"/>
        </w:rPr>
        <w:annotationRef/>
      </w:r>
      <w:r>
        <w:t>I assume you are still planning to change the colors in A and B to match the colors in C, right?</w:t>
      </w:r>
    </w:p>
  </w:comment>
  <w:comment w:id="196" w:author="Kahnt, Thorsten (NIH/NIDA) [E]" w:date="2025-01-21T11:18:00Z" w:initials="TK">
    <w:p w14:paraId="6DD57C07" w14:textId="77777777" w:rsidR="00C81E0E" w:rsidRDefault="00C81E0E" w:rsidP="00C81E0E">
      <w:pPr>
        <w:pStyle w:val="CommentText"/>
      </w:pPr>
      <w:r>
        <w:rPr>
          <w:rStyle w:val="CommentReference"/>
        </w:rPr>
        <w:annotationRef/>
      </w:r>
      <w:r>
        <w:t>Is network the right term here?</w:t>
      </w:r>
    </w:p>
  </w:comment>
  <w:comment w:id="203" w:author="Kahnt, Thorsten (NIH/NIDA) [E]" w:date="2025-01-21T11:38:00Z" w:initials="TK">
    <w:p w14:paraId="532B28F2" w14:textId="77777777" w:rsidR="00700602" w:rsidRDefault="00C01454" w:rsidP="00700602">
      <w:pPr>
        <w:pStyle w:val="CommentText"/>
      </w:pPr>
      <w:r>
        <w:rPr>
          <w:rStyle w:val="CommentReference"/>
        </w:rPr>
        <w:annotationRef/>
      </w:r>
      <w:r w:rsidR="00700602">
        <w:t>As mentioned above, I think this is too tangential to our main story to be discussed so prominently. At this point, readers expect to hear about the main results. I would move the majority of this section into the supplemental materials and only state that effects did not differ between aOFC and pOFC. Also, I would only show panel A of Figure 3 in the main text.</w:t>
      </w:r>
    </w:p>
  </w:comment>
  <w:comment w:id="206" w:author="Kahnt, Thorsten (NIH/NIDA) [E]" w:date="2025-01-21T12:00:00Z" w:initials="TK">
    <w:p w14:paraId="1E8B2389" w14:textId="77777777" w:rsidR="00CE450C" w:rsidRDefault="00CE450C" w:rsidP="00CE450C">
      <w:pPr>
        <w:pStyle w:val="CommentText"/>
      </w:pPr>
      <w:r>
        <w:rPr>
          <w:rStyle w:val="CommentReference"/>
        </w:rPr>
        <w:annotationRef/>
      </w:r>
      <w:r>
        <w:t>Although the content of this section is important, it is not our main results. We really want to cut to the chase here and not spend much time/attention on this. I would move this to the SI and only state at the beginning of the next section: “Choices in the pre- and post-meal test were influenced by both the learned value of each stimulus and the degree of selective satiation (see Extended Data Figure XX.)”</w:t>
      </w:r>
    </w:p>
  </w:comment>
  <w:comment w:id="212" w:author="Kahnt, Thorsten (NIH/NIDA) [E]" w:date="2025-01-21T11:52:00Z" w:initials="TK">
    <w:p w14:paraId="19773B2A" w14:textId="6F4AA104" w:rsidR="00CE450C" w:rsidRDefault="00CE450C" w:rsidP="00CE450C">
      <w:pPr>
        <w:pStyle w:val="CommentText"/>
      </w:pPr>
      <w:r>
        <w:rPr>
          <w:rStyle w:val="CommentReference"/>
        </w:rPr>
        <w:annotationRef/>
      </w:r>
      <w:r>
        <w:t>For me, this way of showing the effect of value on choices is much more intuitive compared to panel A. Do we really need panel A?</w:t>
      </w:r>
    </w:p>
  </w:comment>
  <w:comment w:id="213" w:author="Kahnt, Thorsten (NIH/NIDA) [E]" w:date="2025-01-21T11:53:00Z" w:initials="TK">
    <w:p w14:paraId="2848DA9B" w14:textId="77777777" w:rsidR="00CE450C" w:rsidRDefault="00CE450C" w:rsidP="00CE450C">
      <w:pPr>
        <w:pStyle w:val="CommentText"/>
      </w:pPr>
      <w:r>
        <w:rPr>
          <w:rStyle w:val="CommentReference"/>
        </w:rPr>
        <w:annotationRef/>
      </w:r>
      <w:r>
        <w:t xml:space="preserve">I would move this panel into Figure 3. </w:t>
      </w:r>
    </w:p>
  </w:comment>
  <w:comment w:id="218" w:author="Kahnt, Thorsten (NIH/NIDA) [E]" w:date="2025-01-21T11:55:00Z" w:initials="TK">
    <w:p w14:paraId="417D3605" w14:textId="77777777" w:rsidR="00CE450C" w:rsidRDefault="00CE450C" w:rsidP="00CE450C">
      <w:pPr>
        <w:pStyle w:val="CommentText"/>
      </w:pPr>
      <w:r>
        <w:rPr>
          <w:rStyle w:val="CommentReference"/>
        </w:rPr>
        <w:annotationRef/>
      </w:r>
      <w:r>
        <w:t>How is this defined?</w:t>
      </w:r>
    </w:p>
  </w:comment>
  <w:comment w:id="220" w:author="Kahnt, Thorsten (NIH/NIDA) [E]" w:date="2025-01-21T11:56:00Z" w:initials="TK">
    <w:p w14:paraId="142BB6D4" w14:textId="77777777" w:rsidR="00CE450C" w:rsidRDefault="00CE450C" w:rsidP="00CE450C">
      <w:pPr>
        <w:pStyle w:val="CommentText"/>
      </w:pPr>
      <w:r>
        <w:rPr>
          <w:rStyle w:val="CommentReference"/>
        </w:rPr>
        <w:annotationRef/>
      </w:r>
      <w:r>
        <w:t>What is the color code here?</w:t>
      </w:r>
    </w:p>
  </w:comment>
  <w:comment w:id="235" w:author="Kahnt, Thorsten (NIH/NIDA) [E]" w:date="2025-01-21T12:02:00Z" w:initials="TK">
    <w:p w14:paraId="2D5B243A" w14:textId="77777777" w:rsidR="00CE450C" w:rsidRDefault="00CE450C" w:rsidP="00CE450C">
      <w:pPr>
        <w:pStyle w:val="CommentText"/>
      </w:pPr>
      <w:r>
        <w:rPr>
          <w:rStyle w:val="CommentReference"/>
        </w:rPr>
        <w:annotationRef/>
      </w:r>
      <w:r>
        <w:t xml:space="preserve">Unless we also have a corresponding result with these odor vs air choices for the aOFC, I would not add them here. Perhaps in the SI.  </w:t>
      </w:r>
    </w:p>
  </w:comment>
  <w:comment w:id="236" w:author="Kahnt, Thorsten (NIH/NIDA) [E]" w:date="2025-01-21T12:04:00Z" w:initials="TK">
    <w:p w14:paraId="2A0C16BB" w14:textId="77777777" w:rsidR="00032ADC" w:rsidRDefault="00032ADC" w:rsidP="00032ADC">
      <w:pPr>
        <w:pStyle w:val="CommentText"/>
      </w:pPr>
      <w:r>
        <w:rPr>
          <w:rStyle w:val="CommentReference"/>
        </w:rPr>
        <w:annotationRef/>
      </w:r>
      <w:r>
        <w:t xml:space="preserve">This could go into the methods when we mention set A and set B. </w:t>
      </w:r>
    </w:p>
  </w:comment>
  <w:comment w:id="238" w:author="Kahnt, Thorsten (NIH/NIDA) [E]" w:date="2025-01-21T12:05:00Z" w:initials="TK">
    <w:p w14:paraId="7EF6B8AF" w14:textId="77777777" w:rsidR="003A5789" w:rsidRDefault="00032ADC" w:rsidP="003A5789">
      <w:pPr>
        <w:pStyle w:val="CommentText"/>
      </w:pPr>
      <w:r>
        <w:rPr>
          <w:rStyle w:val="CommentReference"/>
        </w:rPr>
        <w:annotationRef/>
      </w:r>
      <w:r w:rsidR="003A5789">
        <w:t>Do we need this here? I would either start the section with this or move into SI and reference in the figure legend. Given we are really interested in the differences between conditions and groups, perhaps this shouldn’t be part of the main text.</w:t>
      </w:r>
    </w:p>
  </w:comment>
  <w:comment w:id="239" w:author="Kahnt, Thorsten (NIH/NIDA) [E]" w:date="2025-01-21T12:15:00Z" w:initials="TK">
    <w:p w14:paraId="7991FFE8" w14:textId="02963487" w:rsidR="00E351AC" w:rsidRDefault="00E351AC" w:rsidP="00E351AC">
      <w:pPr>
        <w:pStyle w:val="CommentText"/>
      </w:pPr>
      <w:r>
        <w:rPr>
          <w:rStyle w:val="CommentReference"/>
        </w:rPr>
        <w:annotationRef/>
      </w:r>
      <w:r>
        <w:t xml:space="preserve">I think it would be easier to follow the results and figures if we came up with a more descriptive term for Day 1 and Day 2 TMS. Like “TMS before learning” and “TMS before test” or so. </w:t>
      </w:r>
    </w:p>
  </w:comment>
  <w:comment w:id="259" w:author="Kahnt, Thorsten (NIH/NIDA) [E]" w:date="2025-01-21T12:13:00Z" w:initials="TK">
    <w:p w14:paraId="46846177" w14:textId="773787B0" w:rsidR="00E351AC" w:rsidRDefault="00E351AC" w:rsidP="00E351AC">
      <w:pPr>
        <w:pStyle w:val="CommentText"/>
      </w:pPr>
      <w:r>
        <w:rPr>
          <w:rStyle w:val="CommentReference"/>
        </w:rPr>
        <w:annotationRef/>
      </w:r>
      <w:r>
        <w:t>Again, I find 5F easier to understand than 5E. Move 5E into SI?</w:t>
      </w:r>
    </w:p>
  </w:comment>
  <w:comment w:id="269" w:author="Kahnt, Thorsten (NIH/NIDA) [E]" w:date="2025-01-21T12:17:00Z" w:initials="TK">
    <w:p w14:paraId="0E0FC056" w14:textId="77777777" w:rsidR="00E351AC" w:rsidRDefault="00E351AC" w:rsidP="00E351AC">
      <w:pPr>
        <w:pStyle w:val="CommentText"/>
      </w:pPr>
      <w:r>
        <w:rPr>
          <w:rStyle w:val="CommentReference"/>
        </w:rPr>
        <w:annotationRef/>
      </w:r>
      <w:r>
        <w:t xml:space="preserve">Again, I would only include this if there is a corresponding effect on the Day 1 TMS condition for aOFC. Otherwise we get picked apart by reviewers. </w:t>
      </w:r>
    </w:p>
  </w:comment>
  <w:comment w:id="277" w:author="Kahnt, Thorsten (NIH/NIDA) [E]" w:date="2025-01-21T12:19:00Z" w:initials="TK">
    <w:p w14:paraId="4C522D8E" w14:textId="77777777" w:rsidR="00E351AC" w:rsidRDefault="00E351AC" w:rsidP="00E351AC">
      <w:pPr>
        <w:pStyle w:val="CommentText"/>
      </w:pPr>
      <w:r>
        <w:rPr>
          <w:rStyle w:val="CommentReference"/>
        </w:rPr>
        <w:annotationRef/>
      </w:r>
      <w:r>
        <w:t>Given this is not super strong, perhaps move to SI?</w:t>
      </w:r>
    </w:p>
  </w:comment>
  <w:comment w:id="319" w:author="Kahnt, Thorsten (NIH/NIDA) [E]" w:date="2025-01-21T12:29:00Z" w:initials="KT([">
    <w:p w14:paraId="2FAF234D" w14:textId="77777777" w:rsidR="00D40EA8" w:rsidRDefault="003A5789" w:rsidP="00D40EA8">
      <w:pPr>
        <w:pStyle w:val="CommentText"/>
      </w:pPr>
      <w:r>
        <w:rPr>
          <w:rStyle w:val="CommentReference"/>
        </w:rPr>
        <w:annotationRef/>
      </w:r>
      <w:r w:rsidR="00D40EA8">
        <w:t xml:space="preserve">So I know you said the figures are not final, but I just want to emphasize that it will be important to have this figure as parallel to Figure 5 as possible. </w:t>
      </w:r>
    </w:p>
  </w:comment>
  <w:comment w:id="321" w:author="Kahnt, Thorsten (NIH/NIDA) [E]" w:date="2025-01-21T12:38:00Z" w:initials="KT([">
    <w:p w14:paraId="7F90F8EE" w14:textId="77777777" w:rsidR="00D40EA8" w:rsidRDefault="00D40EA8" w:rsidP="00D40EA8">
      <w:pPr>
        <w:pStyle w:val="CommentText"/>
      </w:pPr>
      <w:r>
        <w:rPr>
          <w:rStyle w:val="CommentReference"/>
        </w:rPr>
        <w:annotationRef/>
      </w:r>
      <w:r>
        <w:t>The section above starts with a interaction between TMS condition and targeted region. If this interaction is significant, I would start the same way here.</w:t>
      </w:r>
    </w:p>
  </w:comment>
  <w:comment w:id="328" w:author="Kahnt, Thorsten (NIH/NIDA) [E]" w:date="2025-01-21T12:43:00Z" w:initials="KT([">
    <w:p w14:paraId="79A79635" w14:textId="77777777" w:rsidR="00504AF2" w:rsidRDefault="0008603F" w:rsidP="00504AF2">
      <w:pPr>
        <w:pStyle w:val="CommentText"/>
      </w:pPr>
      <w:r>
        <w:rPr>
          <w:rStyle w:val="CommentReference"/>
        </w:rPr>
        <w:annotationRef/>
      </w:r>
      <w:r w:rsidR="00504AF2">
        <w:t xml:space="preserve">If we want to keep these results, I would base it all on the scatter plots and not on these patterns here. They can be in the SI. But more generally, I am not sure I really understand what these results mean so I would probably move them to SI. </w:t>
      </w:r>
    </w:p>
    <w:p w14:paraId="2D3A5874" w14:textId="77777777" w:rsidR="00504AF2" w:rsidRDefault="00504AF2" w:rsidP="00504AF2">
      <w:pPr>
        <w:pStyle w:val="CommentText"/>
      </w:pPr>
    </w:p>
    <w:p w14:paraId="093FCF6E" w14:textId="77777777" w:rsidR="00504AF2" w:rsidRDefault="00504AF2" w:rsidP="00504AF2">
      <w:pPr>
        <w:pStyle w:val="CommentText"/>
      </w:pPr>
      <w:r>
        <w:t xml:space="preserve">An alternative possibility would be to move these results on the effects of TMS on the relationship between value and choice (for both Day 1 and Day 2) into a final section of the results, after this one. That way, the main findings about the effects of TMS on SA choices are not diluted by these more nuanced effects and interpretations. </w:t>
      </w:r>
    </w:p>
  </w:comment>
  <w:comment w:id="337" w:author="Kahnt, Thorsten (NIH/NIDA) [E]" w:date="2025-01-21T13:09:00Z" w:initials="KT([">
    <w:p w14:paraId="09ABF978" w14:textId="77777777" w:rsidR="001E04B5" w:rsidRDefault="001E04B5" w:rsidP="001E04B5">
      <w:pPr>
        <w:pStyle w:val="CommentText"/>
      </w:pPr>
      <w:r>
        <w:rPr>
          <w:rStyle w:val="CommentReference"/>
        </w:rPr>
        <w:annotationRef/>
      </w:r>
      <w:r>
        <w:t>I would slightly restructure the discussion into the following paragraphs:</w:t>
      </w:r>
    </w:p>
    <w:p w14:paraId="258E1BE7" w14:textId="77777777" w:rsidR="001E04B5" w:rsidRDefault="001E04B5" w:rsidP="001E04B5">
      <w:pPr>
        <w:pStyle w:val="CommentText"/>
        <w:numPr>
          <w:ilvl w:val="0"/>
          <w:numId w:val="12"/>
        </w:numPr>
      </w:pPr>
      <w:r>
        <w:t>Recap of results (same as your first paragraph)</w:t>
      </w:r>
    </w:p>
    <w:p w14:paraId="57D1464E" w14:textId="77777777" w:rsidR="001E04B5" w:rsidRDefault="001E04B5" w:rsidP="001E04B5">
      <w:pPr>
        <w:pStyle w:val="CommentText"/>
        <w:numPr>
          <w:ilvl w:val="0"/>
          <w:numId w:val="12"/>
        </w:numPr>
      </w:pPr>
      <w:r>
        <w:t>Discuss pOFC finding and how it fits into the previous literature on outcome devaluation and our own work.</w:t>
      </w:r>
    </w:p>
    <w:p w14:paraId="128312ED" w14:textId="77777777" w:rsidR="001E04B5" w:rsidRDefault="001E04B5" w:rsidP="001E04B5">
      <w:pPr>
        <w:pStyle w:val="CommentText"/>
        <w:numPr>
          <w:ilvl w:val="0"/>
          <w:numId w:val="12"/>
        </w:numPr>
      </w:pPr>
      <w:r>
        <w:t>Discuss aOFC finding and how it related to previous studies on cognitive map-making (similar to your current third &amp; fourth paragraph).</w:t>
      </w:r>
    </w:p>
    <w:p w14:paraId="4979D9DA" w14:textId="77777777" w:rsidR="001E04B5" w:rsidRDefault="001E04B5" w:rsidP="001E04B5">
      <w:pPr>
        <w:pStyle w:val="CommentText"/>
        <w:numPr>
          <w:ilvl w:val="0"/>
          <w:numId w:val="12"/>
        </w:numPr>
      </w:pPr>
      <w:r>
        <w:t xml:space="preserve">More general discussion of differences between anterior and posterior OFC, and how this fits and extends previous studies that have suggested separation of function between these areas (your current second paragraph). </w:t>
      </w:r>
    </w:p>
    <w:p w14:paraId="62A74C2C" w14:textId="77777777" w:rsidR="001E04B5" w:rsidRDefault="001E04B5" w:rsidP="001E04B5">
      <w:pPr>
        <w:pStyle w:val="CommentText"/>
        <w:numPr>
          <w:ilvl w:val="0"/>
          <w:numId w:val="12"/>
        </w:numPr>
      </w:pPr>
      <w:r>
        <w:t>Limitations (and how they are not super problematic) (your current second to last paragraph but shorter)</w:t>
      </w:r>
    </w:p>
    <w:p w14:paraId="3CDBE3AD" w14:textId="77777777" w:rsidR="001E04B5" w:rsidRDefault="001E04B5" w:rsidP="001E04B5">
      <w:pPr>
        <w:pStyle w:val="CommentText"/>
        <w:numPr>
          <w:ilvl w:val="0"/>
          <w:numId w:val="12"/>
        </w:numPr>
      </w:pPr>
      <w:r>
        <w:t>Conclusions (your current last paragraph)</w:t>
      </w:r>
    </w:p>
  </w:comment>
  <w:comment w:id="353" w:author="Kahnt, Thorsten (NIH/NIDA) [E]" w:date="2025-01-21T12:53:00Z" w:initials="KT([">
    <w:p w14:paraId="5734FA2E" w14:textId="01875D2C" w:rsidR="00AD48C1" w:rsidRDefault="00AD48C1" w:rsidP="00AD48C1">
      <w:pPr>
        <w:pStyle w:val="CommentText"/>
      </w:pPr>
      <w:r>
        <w:rPr>
          <w:rStyle w:val="CommentReference"/>
        </w:rPr>
        <w:annotationRef/>
      </w:r>
      <w:r>
        <w:t>This is not necessary.</w:t>
      </w:r>
    </w:p>
  </w:comment>
  <w:comment w:id="357" w:author="Kahnt, Thorsten (NIH/NIDA) [E]" w:date="2025-01-21T12:56:00Z" w:initials="KT([">
    <w:p w14:paraId="26A5B254" w14:textId="77777777" w:rsidR="00AD48C1" w:rsidRDefault="00AD48C1" w:rsidP="00AD48C1">
      <w:pPr>
        <w:pStyle w:val="CommentText"/>
      </w:pPr>
      <w:r>
        <w:rPr>
          <w:rStyle w:val="CommentReference"/>
        </w:rPr>
        <w:annotationRef/>
      </w:r>
      <w:r>
        <w:t>So this sounds like we wanted to replicate this study but then somehow were not able because of the temporal resolution of TMS. This is not a good way to frame our study. I would mention this study below when discussing different roles of aOFC and pOFC.</w:t>
      </w:r>
    </w:p>
  </w:comment>
  <w:comment w:id="364" w:author="Kahnt, Thorsten (NIH/NIDA) [E]" w:date="2025-01-21T13:00:00Z" w:initials="KT([">
    <w:p w14:paraId="4EAB68ED" w14:textId="77777777" w:rsidR="00AD48C1" w:rsidRDefault="00AD48C1" w:rsidP="00AD48C1">
      <w:pPr>
        <w:pStyle w:val="CommentText"/>
      </w:pPr>
      <w:r>
        <w:rPr>
          <w:rStyle w:val="CommentReference"/>
        </w:rPr>
        <w:annotationRef/>
      </w:r>
      <w:r>
        <w:t>I would focus here on the fact that aOFC was only important for learning these associations but not for using them to infer/update value on Day 2.</w:t>
      </w:r>
    </w:p>
  </w:comment>
  <w:comment w:id="365" w:author="Kahnt, Thorsten (NIH/NIDA) [E]" w:date="2025-01-21T13:01:00Z" w:initials="KT([">
    <w:p w14:paraId="52F9B94D" w14:textId="77777777" w:rsidR="00AD48C1" w:rsidRDefault="00AD48C1" w:rsidP="00AD48C1">
      <w:pPr>
        <w:pStyle w:val="CommentText"/>
      </w:pPr>
      <w:r>
        <w:rPr>
          <w:rStyle w:val="CommentReference"/>
        </w:rPr>
        <w:annotationRef/>
      </w:r>
      <w:r>
        <w:t>Now you’re switching to pOFC?</w:t>
      </w:r>
    </w:p>
  </w:comment>
  <w:comment w:id="369" w:author="Kahnt, Thorsten (NIH/NIDA) [E]" w:date="2025-01-21T13:03:00Z" w:initials="KT([">
    <w:p w14:paraId="726D977D" w14:textId="77777777" w:rsidR="001E04B5" w:rsidRDefault="001E04B5" w:rsidP="001E04B5">
      <w:pPr>
        <w:pStyle w:val="CommentText"/>
      </w:pPr>
      <w:r>
        <w:rPr>
          <w:rStyle w:val="CommentReference"/>
        </w:rPr>
        <w:annotationRef/>
      </w:r>
      <w:r>
        <w:t>This paragraph could be in the 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7C4EC4" w15:done="0"/>
  <w15:commentEx w15:paraId="4BF5B6AA" w15:done="0"/>
  <w15:commentEx w15:paraId="5ADC1112" w15:done="0"/>
  <w15:commentEx w15:paraId="1CD22C4A" w15:done="0"/>
  <w15:commentEx w15:paraId="06998EFE" w15:done="0"/>
  <w15:commentEx w15:paraId="5FBC28CC" w15:done="0"/>
  <w15:commentEx w15:paraId="1AEE76A1" w15:done="0"/>
  <w15:commentEx w15:paraId="60AAF36E" w15:done="0"/>
  <w15:commentEx w15:paraId="0FB2F1EF" w15:done="0"/>
  <w15:commentEx w15:paraId="6DD57C07" w15:done="0"/>
  <w15:commentEx w15:paraId="532B28F2" w15:done="0"/>
  <w15:commentEx w15:paraId="1E8B2389" w15:done="0"/>
  <w15:commentEx w15:paraId="19773B2A" w15:done="0"/>
  <w15:commentEx w15:paraId="2848DA9B" w15:done="0"/>
  <w15:commentEx w15:paraId="417D3605" w15:done="0"/>
  <w15:commentEx w15:paraId="142BB6D4" w15:done="0"/>
  <w15:commentEx w15:paraId="2D5B243A" w15:done="0"/>
  <w15:commentEx w15:paraId="2A0C16BB" w15:done="0"/>
  <w15:commentEx w15:paraId="7EF6B8AF" w15:done="0"/>
  <w15:commentEx w15:paraId="7991FFE8" w15:done="0"/>
  <w15:commentEx w15:paraId="46846177" w15:done="0"/>
  <w15:commentEx w15:paraId="0E0FC056" w15:done="0"/>
  <w15:commentEx w15:paraId="4C522D8E" w15:done="0"/>
  <w15:commentEx w15:paraId="2FAF234D" w15:done="0"/>
  <w15:commentEx w15:paraId="7F90F8EE" w15:done="0"/>
  <w15:commentEx w15:paraId="093FCF6E" w15:done="0"/>
  <w15:commentEx w15:paraId="3CDBE3AD" w15:done="0"/>
  <w15:commentEx w15:paraId="5734FA2E" w15:done="0"/>
  <w15:commentEx w15:paraId="26A5B254" w15:done="0"/>
  <w15:commentEx w15:paraId="4EAB68ED" w15:done="0"/>
  <w15:commentEx w15:paraId="52F9B94D" w15:done="0"/>
  <w15:commentEx w15:paraId="726D9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39F3D7" w16cex:dateUtc="2025-01-21T15:22:00Z"/>
  <w16cex:commentExtensible w16cex:durableId="2B39F45F" w16cex:dateUtc="2025-01-21T15:24:00Z"/>
  <w16cex:commentExtensible w16cex:durableId="2B39FB9C" w16cex:dateUtc="2025-01-21T15:55:00Z"/>
  <w16cex:commentExtensible w16cex:durableId="2B39F902" w16cex:dateUtc="2025-01-21T15:44:00Z"/>
  <w16cex:commentExtensible w16cex:durableId="2B39FB13" w16cex:dateUtc="2025-01-21T15:53:00Z"/>
  <w16cex:commentExtensible w16cex:durableId="2B39FB7A" w16cex:dateUtc="2025-01-21T15:54:00Z"/>
  <w16cex:commentExtensible w16cex:durableId="2B39FF09" w16cex:dateUtc="2025-01-21T16:10:00Z"/>
  <w16cex:commentExtensible w16cex:durableId="2B3A000A" w16cex:dateUtc="2025-01-21T16:14:00Z"/>
  <w16cex:commentExtensible w16cex:durableId="2B3A002F" w16cex:dateUtc="2025-01-21T16:14:00Z"/>
  <w16cex:commentExtensible w16cex:durableId="2B3A0120" w16cex:dateUtc="2025-01-21T16:18:00Z"/>
  <w16cex:commentExtensible w16cex:durableId="2B3A05C6" w16cex:dateUtc="2025-01-21T16:38:00Z"/>
  <w16cex:commentExtensible w16cex:durableId="2B3A0AD1" w16cex:dateUtc="2025-01-21T17:00:00Z"/>
  <w16cex:commentExtensible w16cex:durableId="2B3A08EA" w16cex:dateUtc="2025-01-21T16:52:00Z"/>
  <w16cex:commentExtensible w16cex:durableId="2B3A0924" w16cex:dateUtc="2025-01-21T16:53:00Z"/>
  <w16cex:commentExtensible w16cex:durableId="2B3A09B7" w16cex:dateUtc="2025-01-21T16:55:00Z"/>
  <w16cex:commentExtensible w16cex:durableId="2B3A09EE" w16cex:dateUtc="2025-01-21T16:56:00Z"/>
  <w16cex:commentExtensible w16cex:durableId="2B3A0B55" w16cex:dateUtc="2025-01-21T17:02:00Z"/>
  <w16cex:commentExtensible w16cex:durableId="2B3A0BC3" w16cex:dateUtc="2025-01-21T17:04:00Z"/>
  <w16cex:commentExtensible w16cex:durableId="2B3A0C05" w16cex:dateUtc="2025-01-21T17:05:00Z"/>
  <w16cex:commentExtensible w16cex:durableId="2B3A0E76" w16cex:dateUtc="2025-01-21T17:15:00Z"/>
  <w16cex:commentExtensible w16cex:durableId="2B3A0DF8" w16cex:dateUtc="2025-01-21T17:13:00Z"/>
  <w16cex:commentExtensible w16cex:durableId="2B3A0ECD" w16cex:dateUtc="2025-01-21T17:17:00Z"/>
  <w16cex:commentExtensible w16cex:durableId="2B3A0F55" w16cex:dateUtc="2025-01-21T17:19:00Z"/>
  <w16cex:commentExtensible w16cex:durableId="2B3A1191" w16cex:dateUtc="2025-01-21T17:29:00Z"/>
  <w16cex:commentExtensible w16cex:durableId="2B3A13C4" w16cex:dateUtc="2025-01-21T17:38:00Z"/>
  <w16cex:commentExtensible w16cex:durableId="2B3A1506" w16cex:dateUtc="2025-01-21T17:43:00Z"/>
  <w16cex:commentExtensible w16cex:durableId="2B3A1B27" w16cex:dateUtc="2025-01-21T18:09:00Z"/>
  <w16cex:commentExtensible w16cex:durableId="2B3A1758" w16cex:dateUtc="2025-01-21T17:53:00Z"/>
  <w16cex:commentExtensible w16cex:durableId="2B3A1805" w16cex:dateUtc="2025-01-21T17:56:00Z"/>
  <w16cex:commentExtensible w16cex:durableId="2B3A18F9" w16cex:dateUtc="2025-01-21T18:00:00Z"/>
  <w16cex:commentExtensible w16cex:durableId="2B3A1910" w16cex:dateUtc="2025-01-21T18:01:00Z"/>
  <w16cex:commentExtensible w16cex:durableId="2B3A19AF" w16cex:dateUtc="2025-01-21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7C4EC4" w16cid:durableId="2B39F3D7"/>
  <w16cid:commentId w16cid:paraId="4BF5B6AA" w16cid:durableId="2B39F45F"/>
  <w16cid:commentId w16cid:paraId="5ADC1112" w16cid:durableId="2B39FB9C"/>
  <w16cid:commentId w16cid:paraId="1CD22C4A" w16cid:durableId="2B39F902"/>
  <w16cid:commentId w16cid:paraId="06998EFE" w16cid:durableId="2B39FB13"/>
  <w16cid:commentId w16cid:paraId="5FBC28CC" w16cid:durableId="2B39FB7A"/>
  <w16cid:commentId w16cid:paraId="1AEE76A1" w16cid:durableId="2B39FF09"/>
  <w16cid:commentId w16cid:paraId="60AAF36E" w16cid:durableId="2B3A000A"/>
  <w16cid:commentId w16cid:paraId="0FB2F1EF" w16cid:durableId="2B3A002F"/>
  <w16cid:commentId w16cid:paraId="6DD57C07" w16cid:durableId="2B3A0120"/>
  <w16cid:commentId w16cid:paraId="532B28F2" w16cid:durableId="2B3A05C6"/>
  <w16cid:commentId w16cid:paraId="1E8B2389" w16cid:durableId="2B3A0AD1"/>
  <w16cid:commentId w16cid:paraId="19773B2A" w16cid:durableId="2B3A08EA"/>
  <w16cid:commentId w16cid:paraId="2848DA9B" w16cid:durableId="2B3A0924"/>
  <w16cid:commentId w16cid:paraId="417D3605" w16cid:durableId="2B3A09B7"/>
  <w16cid:commentId w16cid:paraId="142BB6D4" w16cid:durableId="2B3A09EE"/>
  <w16cid:commentId w16cid:paraId="2D5B243A" w16cid:durableId="2B3A0B55"/>
  <w16cid:commentId w16cid:paraId="2A0C16BB" w16cid:durableId="2B3A0BC3"/>
  <w16cid:commentId w16cid:paraId="7EF6B8AF" w16cid:durableId="2B3A0C05"/>
  <w16cid:commentId w16cid:paraId="7991FFE8" w16cid:durableId="2B3A0E76"/>
  <w16cid:commentId w16cid:paraId="46846177" w16cid:durableId="2B3A0DF8"/>
  <w16cid:commentId w16cid:paraId="0E0FC056" w16cid:durableId="2B3A0ECD"/>
  <w16cid:commentId w16cid:paraId="4C522D8E" w16cid:durableId="2B3A0F55"/>
  <w16cid:commentId w16cid:paraId="2FAF234D" w16cid:durableId="2B3A1191"/>
  <w16cid:commentId w16cid:paraId="7F90F8EE" w16cid:durableId="2B3A13C4"/>
  <w16cid:commentId w16cid:paraId="093FCF6E" w16cid:durableId="2B3A1506"/>
  <w16cid:commentId w16cid:paraId="3CDBE3AD" w16cid:durableId="2B3A1B27"/>
  <w16cid:commentId w16cid:paraId="5734FA2E" w16cid:durableId="2B3A1758"/>
  <w16cid:commentId w16cid:paraId="26A5B254" w16cid:durableId="2B3A1805"/>
  <w16cid:commentId w16cid:paraId="4EAB68ED" w16cid:durableId="2B3A18F9"/>
  <w16cid:commentId w16cid:paraId="52F9B94D" w16cid:durableId="2B3A1910"/>
  <w16cid:commentId w16cid:paraId="726D977D" w16cid:durableId="2B3A19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554E"/>
    <w:multiLevelType w:val="hybridMultilevel"/>
    <w:tmpl w:val="C93C8E60"/>
    <w:lvl w:ilvl="0" w:tplc="8DE6459C">
      <w:start w:val="1"/>
      <w:numFmt w:val="decimal"/>
      <w:lvlText w:val="%1."/>
      <w:lvlJc w:val="left"/>
      <w:pPr>
        <w:ind w:left="1020" w:hanging="360"/>
      </w:pPr>
    </w:lvl>
    <w:lvl w:ilvl="1" w:tplc="D862C8E4">
      <w:start w:val="1"/>
      <w:numFmt w:val="decimal"/>
      <w:lvlText w:val="%2."/>
      <w:lvlJc w:val="left"/>
      <w:pPr>
        <w:ind w:left="1020" w:hanging="360"/>
      </w:pPr>
    </w:lvl>
    <w:lvl w:ilvl="2" w:tplc="46F8160A">
      <w:start w:val="1"/>
      <w:numFmt w:val="decimal"/>
      <w:lvlText w:val="%3."/>
      <w:lvlJc w:val="left"/>
      <w:pPr>
        <w:ind w:left="1020" w:hanging="360"/>
      </w:pPr>
    </w:lvl>
    <w:lvl w:ilvl="3" w:tplc="CFF43AF4">
      <w:start w:val="1"/>
      <w:numFmt w:val="decimal"/>
      <w:lvlText w:val="%4."/>
      <w:lvlJc w:val="left"/>
      <w:pPr>
        <w:ind w:left="1020" w:hanging="360"/>
      </w:pPr>
    </w:lvl>
    <w:lvl w:ilvl="4" w:tplc="2D30F6A4">
      <w:start w:val="1"/>
      <w:numFmt w:val="decimal"/>
      <w:lvlText w:val="%5."/>
      <w:lvlJc w:val="left"/>
      <w:pPr>
        <w:ind w:left="1020" w:hanging="360"/>
      </w:pPr>
    </w:lvl>
    <w:lvl w:ilvl="5" w:tplc="7D0475F8">
      <w:start w:val="1"/>
      <w:numFmt w:val="decimal"/>
      <w:lvlText w:val="%6."/>
      <w:lvlJc w:val="left"/>
      <w:pPr>
        <w:ind w:left="1020" w:hanging="360"/>
      </w:pPr>
    </w:lvl>
    <w:lvl w:ilvl="6" w:tplc="28E891C2">
      <w:start w:val="1"/>
      <w:numFmt w:val="decimal"/>
      <w:lvlText w:val="%7."/>
      <w:lvlJc w:val="left"/>
      <w:pPr>
        <w:ind w:left="1020" w:hanging="360"/>
      </w:pPr>
    </w:lvl>
    <w:lvl w:ilvl="7" w:tplc="54023ED0">
      <w:start w:val="1"/>
      <w:numFmt w:val="decimal"/>
      <w:lvlText w:val="%8."/>
      <w:lvlJc w:val="left"/>
      <w:pPr>
        <w:ind w:left="1020" w:hanging="360"/>
      </w:pPr>
    </w:lvl>
    <w:lvl w:ilvl="8" w:tplc="2AA4285A">
      <w:start w:val="1"/>
      <w:numFmt w:val="decimal"/>
      <w:lvlText w:val="%9."/>
      <w:lvlJc w:val="left"/>
      <w:pPr>
        <w:ind w:left="1020" w:hanging="360"/>
      </w:pPr>
    </w:lvl>
  </w:abstractNum>
  <w:abstractNum w:abstractNumId="1" w15:restartNumberingAfterBreak="0">
    <w:nsid w:val="23343D32"/>
    <w:multiLevelType w:val="hybridMultilevel"/>
    <w:tmpl w:val="44AABA02"/>
    <w:lvl w:ilvl="0" w:tplc="E70C3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D5309"/>
    <w:multiLevelType w:val="hybridMultilevel"/>
    <w:tmpl w:val="7246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428F9"/>
    <w:multiLevelType w:val="hybridMultilevel"/>
    <w:tmpl w:val="45567950"/>
    <w:lvl w:ilvl="0" w:tplc="59A44620">
      <w:start w:val="1"/>
      <w:numFmt w:val="decimal"/>
      <w:lvlText w:val="%1."/>
      <w:lvlJc w:val="left"/>
      <w:pPr>
        <w:ind w:left="1020" w:hanging="360"/>
      </w:pPr>
    </w:lvl>
    <w:lvl w:ilvl="1" w:tplc="95DCB506">
      <w:start w:val="1"/>
      <w:numFmt w:val="decimal"/>
      <w:lvlText w:val="%2."/>
      <w:lvlJc w:val="left"/>
      <w:pPr>
        <w:ind w:left="1020" w:hanging="360"/>
      </w:pPr>
    </w:lvl>
    <w:lvl w:ilvl="2" w:tplc="28DCC4D0">
      <w:start w:val="1"/>
      <w:numFmt w:val="decimal"/>
      <w:lvlText w:val="%3."/>
      <w:lvlJc w:val="left"/>
      <w:pPr>
        <w:ind w:left="1020" w:hanging="360"/>
      </w:pPr>
    </w:lvl>
    <w:lvl w:ilvl="3" w:tplc="E27C4140">
      <w:start w:val="1"/>
      <w:numFmt w:val="decimal"/>
      <w:lvlText w:val="%4."/>
      <w:lvlJc w:val="left"/>
      <w:pPr>
        <w:ind w:left="1020" w:hanging="360"/>
      </w:pPr>
    </w:lvl>
    <w:lvl w:ilvl="4" w:tplc="96C471A8">
      <w:start w:val="1"/>
      <w:numFmt w:val="decimal"/>
      <w:lvlText w:val="%5."/>
      <w:lvlJc w:val="left"/>
      <w:pPr>
        <w:ind w:left="1020" w:hanging="360"/>
      </w:pPr>
    </w:lvl>
    <w:lvl w:ilvl="5" w:tplc="A65ECDD4">
      <w:start w:val="1"/>
      <w:numFmt w:val="decimal"/>
      <w:lvlText w:val="%6."/>
      <w:lvlJc w:val="left"/>
      <w:pPr>
        <w:ind w:left="1020" w:hanging="360"/>
      </w:pPr>
    </w:lvl>
    <w:lvl w:ilvl="6" w:tplc="B4CA2D1C">
      <w:start w:val="1"/>
      <w:numFmt w:val="decimal"/>
      <w:lvlText w:val="%7."/>
      <w:lvlJc w:val="left"/>
      <w:pPr>
        <w:ind w:left="1020" w:hanging="360"/>
      </w:pPr>
    </w:lvl>
    <w:lvl w:ilvl="7" w:tplc="13ECBF0A">
      <w:start w:val="1"/>
      <w:numFmt w:val="decimal"/>
      <w:lvlText w:val="%8."/>
      <w:lvlJc w:val="left"/>
      <w:pPr>
        <w:ind w:left="1020" w:hanging="360"/>
      </w:pPr>
    </w:lvl>
    <w:lvl w:ilvl="8" w:tplc="8DA6BC3C">
      <w:start w:val="1"/>
      <w:numFmt w:val="decimal"/>
      <w:lvlText w:val="%9."/>
      <w:lvlJc w:val="left"/>
      <w:pPr>
        <w:ind w:left="1020" w:hanging="360"/>
      </w:pPr>
    </w:lvl>
  </w:abstractNum>
  <w:abstractNum w:abstractNumId="4" w15:restartNumberingAfterBreak="0">
    <w:nsid w:val="293F0529"/>
    <w:multiLevelType w:val="hybridMultilevel"/>
    <w:tmpl w:val="F0EE7B4A"/>
    <w:lvl w:ilvl="0" w:tplc="A112B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A6BE3"/>
    <w:multiLevelType w:val="hybridMultilevel"/>
    <w:tmpl w:val="8586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F361B"/>
    <w:multiLevelType w:val="hybridMultilevel"/>
    <w:tmpl w:val="AB6CCD0A"/>
    <w:lvl w:ilvl="0" w:tplc="746E1D9A">
      <w:start w:val="1"/>
      <w:numFmt w:val="decimal"/>
      <w:lvlText w:val="%1."/>
      <w:lvlJc w:val="left"/>
      <w:pPr>
        <w:ind w:left="1020" w:hanging="360"/>
      </w:pPr>
    </w:lvl>
    <w:lvl w:ilvl="1" w:tplc="21A05F8E">
      <w:start w:val="1"/>
      <w:numFmt w:val="decimal"/>
      <w:lvlText w:val="%2."/>
      <w:lvlJc w:val="left"/>
      <w:pPr>
        <w:ind w:left="1020" w:hanging="360"/>
      </w:pPr>
    </w:lvl>
    <w:lvl w:ilvl="2" w:tplc="3DA8CF98">
      <w:start w:val="1"/>
      <w:numFmt w:val="decimal"/>
      <w:lvlText w:val="%3."/>
      <w:lvlJc w:val="left"/>
      <w:pPr>
        <w:ind w:left="1020" w:hanging="360"/>
      </w:pPr>
    </w:lvl>
    <w:lvl w:ilvl="3" w:tplc="A77006E6">
      <w:start w:val="1"/>
      <w:numFmt w:val="decimal"/>
      <w:lvlText w:val="%4."/>
      <w:lvlJc w:val="left"/>
      <w:pPr>
        <w:ind w:left="1020" w:hanging="360"/>
      </w:pPr>
    </w:lvl>
    <w:lvl w:ilvl="4" w:tplc="E69A2144">
      <w:start w:val="1"/>
      <w:numFmt w:val="decimal"/>
      <w:lvlText w:val="%5."/>
      <w:lvlJc w:val="left"/>
      <w:pPr>
        <w:ind w:left="1020" w:hanging="360"/>
      </w:pPr>
    </w:lvl>
    <w:lvl w:ilvl="5" w:tplc="87F4467C">
      <w:start w:val="1"/>
      <w:numFmt w:val="decimal"/>
      <w:lvlText w:val="%6."/>
      <w:lvlJc w:val="left"/>
      <w:pPr>
        <w:ind w:left="1020" w:hanging="360"/>
      </w:pPr>
    </w:lvl>
    <w:lvl w:ilvl="6" w:tplc="8A2E9280">
      <w:start w:val="1"/>
      <w:numFmt w:val="decimal"/>
      <w:lvlText w:val="%7."/>
      <w:lvlJc w:val="left"/>
      <w:pPr>
        <w:ind w:left="1020" w:hanging="360"/>
      </w:pPr>
    </w:lvl>
    <w:lvl w:ilvl="7" w:tplc="A15E330E">
      <w:start w:val="1"/>
      <w:numFmt w:val="decimal"/>
      <w:lvlText w:val="%8."/>
      <w:lvlJc w:val="left"/>
      <w:pPr>
        <w:ind w:left="1020" w:hanging="360"/>
      </w:pPr>
    </w:lvl>
    <w:lvl w:ilvl="8" w:tplc="F9DE3ED0">
      <w:start w:val="1"/>
      <w:numFmt w:val="decimal"/>
      <w:lvlText w:val="%9."/>
      <w:lvlJc w:val="left"/>
      <w:pPr>
        <w:ind w:left="1020" w:hanging="360"/>
      </w:pPr>
    </w:lvl>
  </w:abstractNum>
  <w:abstractNum w:abstractNumId="7" w15:restartNumberingAfterBreak="0">
    <w:nsid w:val="401B0DAA"/>
    <w:multiLevelType w:val="hybridMultilevel"/>
    <w:tmpl w:val="A90E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B81BFC"/>
    <w:multiLevelType w:val="hybridMultilevel"/>
    <w:tmpl w:val="6C209F10"/>
    <w:lvl w:ilvl="0" w:tplc="B0B6E6BC">
      <w:start w:val="1"/>
      <w:numFmt w:val="decimal"/>
      <w:lvlText w:val="%1."/>
      <w:lvlJc w:val="left"/>
      <w:pPr>
        <w:ind w:left="1020" w:hanging="360"/>
      </w:pPr>
    </w:lvl>
    <w:lvl w:ilvl="1" w:tplc="54F49AB2">
      <w:start w:val="1"/>
      <w:numFmt w:val="decimal"/>
      <w:lvlText w:val="%2."/>
      <w:lvlJc w:val="left"/>
      <w:pPr>
        <w:ind w:left="1020" w:hanging="360"/>
      </w:pPr>
    </w:lvl>
    <w:lvl w:ilvl="2" w:tplc="1A14DE68">
      <w:start w:val="1"/>
      <w:numFmt w:val="decimal"/>
      <w:lvlText w:val="%3."/>
      <w:lvlJc w:val="left"/>
      <w:pPr>
        <w:ind w:left="1020" w:hanging="360"/>
      </w:pPr>
    </w:lvl>
    <w:lvl w:ilvl="3" w:tplc="E2964C48">
      <w:start w:val="1"/>
      <w:numFmt w:val="decimal"/>
      <w:lvlText w:val="%4."/>
      <w:lvlJc w:val="left"/>
      <w:pPr>
        <w:ind w:left="1020" w:hanging="360"/>
      </w:pPr>
    </w:lvl>
    <w:lvl w:ilvl="4" w:tplc="B80664C4">
      <w:start w:val="1"/>
      <w:numFmt w:val="decimal"/>
      <w:lvlText w:val="%5."/>
      <w:lvlJc w:val="left"/>
      <w:pPr>
        <w:ind w:left="1020" w:hanging="360"/>
      </w:pPr>
    </w:lvl>
    <w:lvl w:ilvl="5" w:tplc="079E7BF4">
      <w:start w:val="1"/>
      <w:numFmt w:val="decimal"/>
      <w:lvlText w:val="%6."/>
      <w:lvlJc w:val="left"/>
      <w:pPr>
        <w:ind w:left="1020" w:hanging="360"/>
      </w:pPr>
    </w:lvl>
    <w:lvl w:ilvl="6" w:tplc="AB50A7FC">
      <w:start w:val="1"/>
      <w:numFmt w:val="decimal"/>
      <w:lvlText w:val="%7."/>
      <w:lvlJc w:val="left"/>
      <w:pPr>
        <w:ind w:left="1020" w:hanging="360"/>
      </w:pPr>
    </w:lvl>
    <w:lvl w:ilvl="7" w:tplc="1A349C04">
      <w:start w:val="1"/>
      <w:numFmt w:val="decimal"/>
      <w:lvlText w:val="%8."/>
      <w:lvlJc w:val="left"/>
      <w:pPr>
        <w:ind w:left="1020" w:hanging="360"/>
      </w:pPr>
    </w:lvl>
    <w:lvl w:ilvl="8" w:tplc="E6109494">
      <w:start w:val="1"/>
      <w:numFmt w:val="decimal"/>
      <w:lvlText w:val="%9."/>
      <w:lvlJc w:val="left"/>
      <w:pPr>
        <w:ind w:left="1020" w:hanging="360"/>
      </w:pPr>
    </w:lvl>
  </w:abstractNum>
  <w:abstractNum w:abstractNumId="9" w15:restartNumberingAfterBreak="0">
    <w:nsid w:val="55D50615"/>
    <w:multiLevelType w:val="hybridMultilevel"/>
    <w:tmpl w:val="EA80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3A11C7"/>
    <w:multiLevelType w:val="hybridMultilevel"/>
    <w:tmpl w:val="43BC142C"/>
    <w:lvl w:ilvl="0" w:tplc="4FC0FC68">
      <w:start w:val="1"/>
      <w:numFmt w:val="decimal"/>
      <w:lvlText w:val="%1."/>
      <w:lvlJc w:val="left"/>
      <w:pPr>
        <w:ind w:left="1020" w:hanging="360"/>
      </w:pPr>
    </w:lvl>
    <w:lvl w:ilvl="1" w:tplc="E4D09E26">
      <w:start w:val="1"/>
      <w:numFmt w:val="decimal"/>
      <w:lvlText w:val="%2."/>
      <w:lvlJc w:val="left"/>
      <w:pPr>
        <w:ind w:left="1020" w:hanging="360"/>
      </w:pPr>
    </w:lvl>
    <w:lvl w:ilvl="2" w:tplc="9D2ACD02">
      <w:start w:val="1"/>
      <w:numFmt w:val="decimal"/>
      <w:lvlText w:val="%3."/>
      <w:lvlJc w:val="left"/>
      <w:pPr>
        <w:ind w:left="1020" w:hanging="360"/>
      </w:pPr>
    </w:lvl>
    <w:lvl w:ilvl="3" w:tplc="402EB97C">
      <w:start w:val="1"/>
      <w:numFmt w:val="decimal"/>
      <w:lvlText w:val="%4."/>
      <w:lvlJc w:val="left"/>
      <w:pPr>
        <w:ind w:left="1020" w:hanging="360"/>
      </w:pPr>
    </w:lvl>
    <w:lvl w:ilvl="4" w:tplc="733AEA9A">
      <w:start w:val="1"/>
      <w:numFmt w:val="decimal"/>
      <w:lvlText w:val="%5."/>
      <w:lvlJc w:val="left"/>
      <w:pPr>
        <w:ind w:left="1020" w:hanging="360"/>
      </w:pPr>
    </w:lvl>
    <w:lvl w:ilvl="5" w:tplc="D962063E">
      <w:start w:val="1"/>
      <w:numFmt w:val="decimal"/>
      <w:lvlText w:val="%6."/>
      <w:lvlJc w:val="left"/>
      <w:pPr>
        <w:ind w:left="1020" w:hanging="360"/>
      </w:pPr>
    </w:lvl>
    <w:lvl w:ilvl="6" w:tplc="BCA0E794">
      <w:start w:val="1"/>
      <w:numFmt w:val="decimal"/>
      <w:lvlText w:val="%7."/>
      <w:lvlJc w:val="left"/>
      <w:pPr>
        <w:ind w:left="1020" w:hanging="360"/>
      </w:pPr>
    </w:lvl>
    <w:lvl w:ilvl="7" w:tplc="BF326F6C">
      <w:start w:val="1"/>
      <w:numFmt w:val="decimal"/>
      <w:lvlText w:val="%8."/>
      <w:lvlJc w:val="left"/>
      <w:pPr>
        <w:ind w:left="1020" w:hanging="360"/>
      </w:pPr>
    </w:lvl>
    <w:lvl w:ilvl="8" w:tplc="FCF60DC8">
      <w:start w:val="1"/>
      <w:numFmt w:val="decimal"/>
      <w:lvlText w:val="%9."/>
      <w:lvlJc w:val="left"/>
      <w:pPr>
        <w:ind w:left="1020" w:hanging="360"/>
      </w:pPr>
    </w:lvl>
  </w:abstractNum>
  <w:abstractNum w:abstractNumId="11" w15:restartNumberingAfterBreak="0">
    <w:nsid w:val="6BEC7ABF"/>
    <w:multiLevelType w:val="hybridMultilevel"/>
    <w:tmpl w:val="A55C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524867">
    <w:abstractNumId w:val="2"/>
  </w:num>
  <w:num w:numId="2" w16cid:durableId="780417924">
    <w:abstractNumId w:val="11"/>
  </w:num>
  <w:num w:numId="3" w16cid:durableId="1514027060">
    <w:abstractNumId w:val="9"/>
  </w:num>
  <w:num w:numId="4" w16cid:durableId="377320113">
    <w:abstractNumId w:val="7"/>
  </w:num>
  <w:num w:numId="5" w16cid:durableId="1987589431">
    <w:abstractNumId w:val="5"/>
  </w:num>
  <w:num w:numId="6" w16cid:durableId="590050384">
    <w:abstractNumId w:val="1"/>
  </w:num>
  <w:num w:numId="7" w16cid:durableId="1522934764">
    <w:abstractNumId w:val="4"/>
  </w:num>
  <w:num w:numId="8" w16cid:durableId="1119059934">
    <w:abstractNumId w:val="8"/>
  </w:num>
  <w:num w:numId="9" w16cid:durableId="1809517263">
    <w:abstractNumId w:val="3"/>
  </w:num>
  <w:num w:numId="10" w16cid:durableId="2017075716">
    <w:abstractNumId w:val="10"/>
  </w:num>
  <w:num w:numId="11" w16cid:durableId="255135733">
    <w:abstractNumId w:val="6"/>
  </w:num>
  <w:num w:numId="12" w16cid:durableId="7409526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hnt, Thorsten (NIH/NIDA) [E]">
    <w15:presenceInfo w15:providerId="AD" w15:userId="S::kahntt2@nih.gov::89d9c32a-7882-4a3e-93fc-6983c2c484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f922assa05plerwwupfssvrzteappvax2x&quot;&gt;My EndNote Library&lt;record-ids&gt;&lt;item&gt;4&lt;/item&gt;&lt;item&gt;15&lt;/item&gt;&lt;item&gt;16&lt;/item&gt;&lt;item&gt;18&lt;/item&gt;&lt;item&gt;26&lt;/item&gt;&lt;item&gt;28&lt;/item&gt;&lt;item&gt;30&lt;/item&gt;&lt;item&gt;159&lt;/item&gt;&lt;item&gt;168&lt;/item&gt;&lt;item&gt;451&lt;/item&gt;&lt;item&gt;457&lt;/item&gt;&lt;item&gt;460&lt;/item&gt;&lt;item&gt;521&lt;/item&gt;&lt;item&gt;524&lt;/item&gt;&lt;item&gt;525&lt;/item&gt;&lt;item&gt;530&lt;/item&gt;&lt;item&gt;531&lt;/item&gt;&lt;item&gt;536&lt;/item&gt;&lt;item&gt;561&lt;/item&gt;&lt;item&gt;562&lt;/item&gt;&lt;item&gt;564&lt;/item&gt;&lt;item&gt;592&lt;/item&gt;&lt;item&gt;598&lt;/item&gt;&lt;item&gt;605&lt;/item&gt;&lt;item&gt;606&lt;/item&gt;&lt;item&gt;614&lt;/item&gt;&lt;item&gt;625&lt;/item&gt;&lt;item&gt;630&lt;/item&gt;&lt;item&gt;632&lt;/item&gt;&lt;item&gt;633&lt;/item&gt;&lt;item&gt;634&lt;/item&gt;&lt;item&gt;635&lt;/item&gt;&lt;item&gt;636&lt;/item&gt;&lt;item&gt;637&lt;/item&gt;&lt;item&gt;639&lt;/item&gt;&lt;item&gt;640&lt;/item&gt;&lt;item&gt;641&lt;/item&gt;&lt;item&gt;642&lt;/item&gt;&lt;item&gt;643&lt;/item&gt;&lt;item&gt;644&lt;/item&gt;&lt;item&gt;645&lt;/item&gt;&lt;item&gt;646&lt;/item&gt;&lt;item&gt;647&lt;/item&gt;&lt;item&gt;648&lt;/item&gt;&lt;item&gt;649&lt;/item&gt;&lt;item&gt;650&lt;/item&gt;&lt;item&gt;651&lt;/item&gt;&lt;item&gt;652&lt;/item&gt;&lt;item&gt;653&lt;/item&gt;&lt;item&gt;654&lt;/item&gt;&lt;item&gt;656&lt;/item&gt;&lt;item&gt;657&lt;/item&gt;&lt;item&gt;658&lt;/item&gt;&lt;/record-ids&gt;&lt;/item&gt;&lt;/Libraries&gt;"/>
  </w:docVars>
  <w:rsids>
    <w:rsidRoot w:val="008C5A14"/>
    <w:rsid w:val="0000065F"/>
    <w:rsid w:val="00000835"/>
    <w:rsid w:val="00000BD0"/>
    <w:rsid w:val="00000FA8"/>
    <w:rsid w:val="0000108B"/>
    <w:rsid w:val="0000115C"/>
    <w:rsid w:val="00001EB6"/>
    <w:rsid w:val="000023DF"/>
    <w:rsid w:val="00002677"/>
    <w:rsid w:val="00002BEC"/>
    <w:rsid w:val="00002CA8"/>
    <w:rsid w:val="000033B5"/>
    <w:rsid w:val="00004F5B"/>
    <w:rsid w:val="00005376"/>
    <w:rsid w:val="00005F89"/>
    <w:rsid w:val="000063B0"/>
    <w:rsid w:val="000076C1"/>
    <w:rsid w:val="0001006E"/>
    <w:rsid w:val="000102E6"/>
    <w:rsid w:val="0001035B"/>
    <w:rsid w:val="0001106A"/>
    <w:rsid w:val="0001170C"/>
    <w:rsid w:val="00011AD6"/>
    <w:rsid w:val="00011B88"/>
    <w:rsid w:val="00011BC0"/>
    <w:rsid w:val="00011E99"/>
    <w:rsid w:val="00012680"/>
    <w:rsid w:val="0001269F"/>
    <w:rsid w:val="00013149"/>
    <w:rsid w:val="00013F14"/>
    <w:rsid w:val="00014DF8"/>
    <w:rsid w:val="0001514C"/>
    <w:rsid w:val="0001529C"/>
    <w:rsid w:val="00015915"/>
    <w:rsid w:val="00015BB9"/>
    <w:rsid w:val="00015E09"/>
    <w:rsid w:val="0001643B"/>
    <w:rsid w:val="00016491"/>
    <w:rsid w:val="000165CE"/>
    <w:rsid w:val="00016CB7"/>
    <w:rsid w:val="00016DB4"/>
    <w:rsid w:val="00016E40"/>
    <w:rsid w:val="000172FF"/>
    <w:rsid w:val="00017819"/>
    <w:rsid w:val="00017E30"/>
    <w:rsid w:val="0002026A"/>
    <w:rsid w:val="00020300"/>
    <w:rsid w:val="00020711"/>
    <w:rsid w:val="00020CEA"/>
    <w:rsid w:val="0002102F"/>
    <w:rsid w:val="00021397"/>
    <w:rsid w:val="00021AF1"/>
    <w:rsid w:val="000222B3"/>
    <w:rsid w:val="00022580"/>
    <w:rsid w:val="0002283F"/>
    <w:rsid w:val="00023C54"/>
    <w:rsid w:val="00023DE4"/>
    <w:rsid w:val="000240EA"/>
    <w:rsid w:val="00024169"/>
    <w:rsid w:val="00024338"/>
    <w:rsid w:val="00024792"/>
    <w:rsid w:val="00024BEE"/>
    <w:rsid w:val="0002565F"/>
    <w:rsid w:val="000262D0"/>
    <w:rsid w:val="00027CDE"/>
    <w:rsid w:val="000308C8"/>
    <w:rsid w:val="000311ED"/>
    <w:rsid w:val="000323A5"/>
    <w:rsid w:val="000327BA"/>
    <w:rsid w:val="00032ADC"/>
    <w:rsid w:val="00032E08"/>
    <w:rsid w:val="0003369E"/>
    <w:rsid w:val="000345F2"/>
    <w:rsid w:val="000347D3"/>
    <w:rsid w:val="00034A38"/>
    <w:rsid w:val="00034D3A"/>
    <w:rsid w:val="00035940"/>
    <w:rsid w:val="00035CA7"/>
    <w:rsid w:val="00035F89"/>
    <w:rsid w:val="0003607A"/>
    <w:rsid w:val="00036E6D"/>
    <w:rsid w:val="00037451"/>
    <w:rsid w:val="00037CF1"/>
    <w:rsid w:val="00040B36"/>
    <w:rsid w:val="00040CF4"/>
    <w:rsid w:val="00041EFE"/>
    <w:rsid w:val="00042E22"/>
    <w:rsid w:val="00043DBF"/>
    <w:rsid w:val="00043E02"/>
    <w:rsid w:val="000440AB"/>
    <w:rsid w:val="0004438A"/>
    <w:rsid w:val="0004468F"/>
    <w:rsid w:val="00046710"/>
    <w:rsid w:val="000467C3"/>
    <w:rsid w:val="00050AB1"/>
    <w:rsid w:val="00050E04"/>
    <w:rsid w:val="00050F72"/>
    <w:rsid w:val="00051093"/>
    <w:rsid w:val="000518FE"/>
    <w:rsid w:val="00052C1D"/>
    <w:rsid w:val="00053026"/>
    <w:rsid w:val="000532B9"/>
    <w:rsid w:val="00053D95"/>
    <w:rsid w:val="00053E06"/>
    <w:rsid w:val="00054172"/>
    <w:rsid w:val="000549C1"/>
    <w:rsid w:val="00054DC4"/>
    <w:rsid w:val="000556A3"/>
    <w:rsid w:val="00057BA4"/>
    <w:rsid w:val="00057FEB"/>
    <w:rsid w:val="0006062D"/>
    <w:rsid w:val="00060DAC"/>
    <w:rsid w:val="0006113F"/>
    <w:rsid w:val="000611C7"/>
    <w:rsid w:val="0006153A"/>
    <w:rsid w:val="00061607"/>
    <w:rsid w:val="00061B83"/>
    <w:rsid w:val="00061F1D"/>
    <w:rsid w:val="000625DC"/>
    <w:rsid w:val="00062CC2"/>
    <w:rsid w:val="00063FEA"/>
    <w:rsid w:val="00064ABC"/>
    <w:rsid w:val="00064FB8"/>
    <w:rsid w:val="0006505C"/>
    <w:rsid w:val="0006540B"/>
    <w:rsid w:val="00065735"/>
    <w:rsid w:val="00065E10"/>
    <w:rsid w:val="00065EDD"/>
    <w:rsid w:val="000662EB"/>
    <w:rsid w:val="000666D9"/>
    <w:rsid w:val="000668AA"/>
    <w:rsid w:val="00066A51"/>
    <w:rsid w:val="00066EE2"/>
    <w:rsid w:val="00066EFD"/>
    <w:rsid w:val="000672F7"/>
    <w:rsid w:val="000704A0"/>
    <w:rsid w:val="000705A4"/>
    <w:rsid w:val="00070F07"/>
    <w:rsid w:val="000716C2"/>
    <w:rsid w:val="000729FC"/>
    <w:rsid w:val="00073B3B"/>
    <w:rsid w:val="00073B83"/>
    <w:rsid w:val="00074159"/>
    <w:rsid w:val="000743A2"/>
    <w:rsid w:val="00074AF3"/>
    <w:rsid w:val="00074CDD"/>
    <w:rsid w:val="00075CFB"/>
    <w:rsid w:val="000760D5"/>
    <w:rsid w:val="00077895"/>
    <w:rsid w:val="00077C94"/>
    <w:rsid w:val="00080170"/>
    <w:rsid w:val="000810CE"/>
    <w:rsid w:val="0008131C"/>
    <w:rsid w:val="0008141C"/>
    <w:rsid w:val="000816EE"/>
    <w:rsid w:val="0008203E"/>
    <w:rsid w:val="000822EA"/>
    <w:rsid w:val="00083078"/>
    <w:rsid w:val="000833C5"/>
    <w:rsid w:val="00083DAB"/>
    <w:rsid w:val="00084049"/>
    <w:rsid w:val="00084E33"/>
    <w:rsid w:val="00085648"/>
    <w:rsid w:val="0008603F"/>
    <w:rsid w:val="0008619B"/>
    <w:rsid w:val="0008632D"/>
    <w:rsid w:val="00086915"/>
    <w:rsid w:val="00086E6D"/>
    <w:rsid w:val="0008717A"/>
    <w:rsid w:val="00087797"/>
    <w:rsid w:val="00087F8E"/>
    <w:rsid w:val="00090F9A"/>
    <w:rsid w:val="00090FCC"/>
    <w:rsid w:val="00091120"/>
    <w:rsid w:val="000916FC"/>
    <w:rsid w:val="000918FF"/>
    <w:rsid w:val="00092628"/>
    <w:rsid w:val="00092A94"/>
    <w:rsid w:val="000938AF"/>
    <w:rsid w:val="00093F8B"/>
    <w:rsid w:val="00094062"/>
    <w:rsid w:val="00094085"/>
    <w:rsid w:val="00094985"/>
    <w:rsid w:val="00094F15"/>
    <w:rsid w:val="00096D65"/>
    <w:rsid w:val="00096DA0"/>
    <w:rsid w:val="00097E81"/>
    <w:rsid w:val="000A0147"/>
    <w:rsid w:val="000A0FFC"/>
    <w:rsid w:val="000A1989"/>
    <w:rsid w:val="000A23D7"/>
    <w:rsid w:val="000A2F4B"/>
    <w:rsid w:val="000A3357"/>
    <w:rsid w:val="000A363F"/>
    <w:rsid w:val="000A3878"/>
    <w:rsid w:val="000A3968"/>
    <w:rsid w:val="000A3EF3"/>
    <w:rsid w:val="000A48C2"/>
    <w:rsid w:val="000A4E29"/>
    <w:rsid w:val="000A5727"/>
    <w:rsid w:val="000A6241"/>
    <w:rsid w:val="000A6731"/>
    <w:rsid w:val="000A6DB5"/>
    <w:rsid w:val="000A7F2A"/>
    <w:rsid w:val="000A7F77"/>
    <w:rsid w:val="000B0076"/>
    <w:rsid w:val="000B02E9"/>
    <w:rsid w:val="000B0ACE"/>
    <w:rsid w:val="000B107B"/>
    <w:rsid w:val="000B1590"/>
    <w:rsid w:val="000B1FDB"/>
    <w:rsid w:val="000B2FFE"/>
    <w:rsid w:val="000B3082"/>
    <w:rsid w:val="000B30FA"/>
    <w:rsid w:val="000B4161"/>
    <w:rsid w:val="000B41ED"/>
    <w:rsid w:val="000B4D15"/>
    <w:rsid w:val="000B5F44"/>
    <w:rsid w:val="000B647A"/>
    <w:rsid w:val="000B6F55"/>
    <w:rsid w:val="000B718D"/>
    <w:rsid w:val="000B7222"/>
    <w:rsid w:val="000B7668"/>
    <w:rsid w:val="000C018C"/>
    <w:rsid w:val="000C0BF0"/>
    <w:rsid w:val="000C0D85"/>
    <w:rsid w:val="000C2AE2"/>
    <w:rsid w:val="000C2C99"/>
    <w:rsid w:val="000C2DCB"/>
    <w:rsid w:val="000C4BC0"/>
    <w:rsid w:val="000C4C8F"/>
    <w:rsid w:val="000C4E56"/>
    <w:rsid w:val="000C56FD"/>
    <w:rsid w:val="000C75AE"/>
    <w:rsid w:val="000D26C1"/>
    <w:rsid w:val="000D27FB"/>
    <w:rsid w:val="000D362B"/>
    <w:rsid w:val="000D383B"/>
    <w:rsid w:val="000D38B7"/>
    <w:rsid w:val="000D3FED"/>
    <w:rsid w:val="000D460B"/>
    <w:rsid w:val="000D5846"/>
    <w:rsid w:val="000D6578"/>
    <w:rsid w:val="000D6659"/>
    <w:rsid w:val="000D6A3A"/>
    <w:rsid w:val="000E0035"/>
    <w:rsid w:val="000E0E6C"/>
    <w:rsid w:val="000E168D"/>
    <w:rsid w:val="000E1C8D"/>
    <w:rsid w:val="000E23CE"/>
    <w:rsid w:val="000E3353"/>
    <w:rsid w:val="000E41E1"/>
    <w:rsid w:val="000E4836"/>
    <w:rsid w:val="000E4B26"/>
    <w:rsid w:val="000E634D"/>
    <w:rsid w:val="000E65AD"/>
    <w:rsid w:val="000E6F7D"/>
    <w:rsid w:val="000F0832"/>
    <w:rsid w:val="000F0B87"/>
    <w:rsid w:val="000F0F05"/>
    <w:rsid w:val="000F16B6"/>
    <w:rsid w:val="000F30BB"/>
    <w:rsid w:val="000F33B2"/>
    <w:rsid w:val="000F3527"/>
    <w:rsid w:val="000F37BB"/>
    <w:rsid w:val="000F3877"/>
    <w:rsid w:val="000F3A61"/>
    <w:rsid w:val="000F41EA"/>
    <w:rsid w:val="000F4346"/>
    <w:rsid w:val="000F47FE"/>
    <w:rsid w:val="000F49BD"/>
    <w:rsid w:val="000F4C6E"/>
    <w:rsid w:val="000F5263"/>
    <w:rsid w:val="000F54AC"/>
    <w:rsid w:val="000F5631"/>
    <w:rsid w:val="000F5665"/>
    <w:rsid w:val="000F5F8C"/>
    <w:rsid w:val="000F69C8"/>
    <w:rsid w:val="000F72F3"/>
    <w:rsid w:val="000F741B"/>
    <w:rsid w:val="000F767E"/>
    <w:rsid w:val="000F7D2B"/>
    <w:rsid w:val="00100728"/>
    <w:rsid w:val="00101648"/>
    <w:rsid w:val="00102467"/>
    <w:rsid w:val="001026A0"/>
    <w:rsid w:val="0010283C"/>
    <w:rsid w:val="00103676"/>
    <w:rsid w:val="0010440C"/>
    <w:rsid w:val="00104B6B"/>
    <w:rsid w:val="00104EA8"/>
    <w:rsid w:val="00104FBE"/>
    <w:rsid w:val="00105020"/>
    <w:rsid w:val="001053CE"/>
    <w:rsid w:val="0010593A"/>
    <w:rsid w:val="00106074"/>
    <w:rsid w:val="00106855"/>
    <w:rsid w:val="00106C8A"/>
    <w:rsid w:val="00107B99"/>
    <w:rsid w:val="0011211C"/>
    <w:rsid w:val="001121B0"/>
    <w:rsid w:val="00112357"/>
    <w:rsid w:val="0011261A"/>
    <w:rsid w:val="00112CB6"/>
    <w:rsid w:val="00112ECC"/>
    <w:rsid w:val="001135F4"/>
    <w:rsid w:val="00113E36"/>
    <w:rsid w:val="00113E78"/>
    <w:rsid w:val="001140DB"/>
    <w:rsid w:val="00114CC9"/>
    <w:rsid w:val="0011522C"/>
    <w:rsid w:val="001176AF"/>
    <w:rsid w:val="0012085F"/>
    <w:rsid w:val="00120994"/>
    <w:rsid w:val="00120C89"/>
    <w:rsid w:val="00121276"/>
    <w:rsid w:val="0012164E"/>
    <w:rsid w:val="00121BAB"/>
    <w:rsid w:val="00122A30"/>
    <w:rsid w:val="00123034"/>
    <w:rsid w:val="00123249"/>
    <w:rsid w:val="0012418B"/>
    <w:rsid w:val="0012419D"/>
    <w:rsid w:val="00124BFF"/>
    <w:rsid w:val="00124C3D"/>
    <w:rsid w:val="00125234"/>
    <w:rsid w:val="00125747"/>
    <w:rsid w:val="001259A3"/>
    <w:rsid w:val="00125A02"/>
    <w:rsid w:val="00125B52"/>
    <w:rsid w:val="001266EE"/>
    <w:rsid w:val="00127668"/>
    <w:rsid w:val="00127EBA"/>
    <w:rsid w:val="0013070D"/>
    <w:rsid w:val="00130972"/>
    <w:rsid w:val="00130C40"/>
    <w:rsid w:val="00130E37"/>
    <w:rsid w:val="00131082"/>
    <w:rsid w:val="00131569"/>
    <w:rsid w:val="001315C6"/>
    <w:rsid w:val="001333A9"/>
    <w:rsid w:val="00133598"/>
    <w:rsid w:val="0013364A"/>
    <w:rsid w:val="00133FE8"/>
    <w:rsid w:val="00134B7C"/>
    <w:rsid w:val="00134EF2"/>
    <w:rsid w:val="00135579"/>
    <w:rsid w:val="00136ED6"/>
    <w:rsid w:val="0013717A"/>
    <w:rsid w:val="001371AC"/>
    <w:rsid w:val="00137D5C"/>
    <w:rsid w:val="00140678"/>
    <w:rsid w:val="001406FE"/>
    <w:rsid w:val="00140A84"/>
    <w:rsid w:val="00141694"/>
    <w:rsid w:val="001422E8"/>
    <w:rsid w:val="001425CF"/>
    <w:rsid w:val="0014354E"/>
    <w:rsid w:val="001436C5"/>
    <w:rsid w:val="00143AB7"/>
    <w:rsid w:val="00143E14"/>
    <w:rsid w:val="0014449B"/>
    <w:rsid w:val="001446F6"/>
    <w:rsid w:val="00144CE9"/>
    <w:rsid w:val="00145B53"/>
    <w:rsid w:val="00145BDA"/>
    <w:rsid w:val="00145BF2"/>
    <w:rsid w:val="001467F1"/>
    <w:rsid w:val="0014683F"/>
    <w:rsid w:val="0014746D"/>
    <w:rsid w:val="0014791E"/>
    <w:rsid w:val="00147E15"/>
    <w:rsid w:val="00150B52"/>
    <w:rsid w:val="00151B6D"/>
    <w:rsid w:val="00152830"/>
    <w:rsid w:val="00153463"/>
    <w:rsid w:val="001538F4"/>
    <w:rsid w:val="00154CF7"/>
    <w:rsid w:val="00154E89"/>
    <w:rsid w:val="00154F07"/>
    <w:rsid w:val="00155272"/>
    <w:rsid w:val="0015556B"/>
    <w:rsid w:val="001557D8"/>
    <w:rsid w:val="001568CF"/>
    <w:rsid w:val="00157913"/>
    <w:rsid w:val="00160CA9"/>
    <w:rsid w:val="0016190A"/>
    <w:rsid w:val="00161A4C"/>
    <w:rsid w:val="00162801"/>
    <w:rsid w:val="001629CF"/>
    <w:rsid w:val="00162C2F"/>
    <w:rsid w:val="00163E53"/>
    <w:rsid w:val="00164883"/>
    <w:rsid w:val="0016563A"/>
    <w:rsid w:val="00165852"/>
    <w:rsid w:val="00165955"/>
    <w:rsid w:val="00166A91"/>
    <w:rsid w:val="001677F7"/>
    <w:rsid w:val="0017069C"/>
    <w:rsid w:val="00171003"/>
    <w:rsid w:val="00171770"/>
    <w:rsid w:val="00171E00"/>
    <w:rsid w:val="001720D1"/>
    <w:rsid w:val="0017210E"/>
    <w:rsid w:val="0017217E"/>
    <w:rsid w:val="0017223A"/>
    <w:rsid w:val="00172606"/>
    <w:rsid w:val="00173604"/>
    <w:rsid w:val="00173984"/>
    <w:rsid w:val="001743A0"/>
    <w:rsid w:val="0017487A"/>
    <w:rsid w:val="00174A6A"/>
    <w:rsid w:val="00175103"/>
    <w:rsid w:val="00175864"/>
    <w:rsid w:val="00177237"/>
    <w:rsid w:val="00177635"/>
    <w:rsid w:val="00177D55"/>
    <w:rsid w:val="00181551"/>
    <w:rsid w:val="001815D1"/>
    <w:rsid w:val="00182B86"/>
    <w:rsid w:val="00183644"/>
    <w:rsid w:val="0018378C"/>
    <w:rsid w:val="00183828"/>
    <w:rsid w:val="001838B3"/>
    <w:rsid w:val="00185050"/>
    <w:rsid w:val="001853AA"/>
    <w:rsid w:val="0018589D"/>
    <w:rsid w:val="00185AA3"/>
    <w:rsid w:val="00186AE2"/>
    <w:rsid w:val="001878D4"/>
    <w:rsid w:val="0019041C"/>
    <w:rsid w:val="00190A37"/>
    <w:rsid w:val="00190B3D"/>
    <w:rsid w:val="00190BC5"/>
    <w:rsid w:val="00190D9F"/>
    <w:rsid w:val="00191403"/>
    <w:rsid w:val="001915C8"/>
    <w:rsid w:val="00192F3C"/>
    <w:rsid w:val="00193579"/>
    <w:rsid w:val="00193EF9"/>
    <w:rsid w:val="001940C1"/>
    <w:rsid w:val="001946F8"/>
    <w:rsid w:val="001958BE"/>
    <w:rsid w:val="001959A3"/>
    <w:rsid w:val="00196197"/>
    <w:rsid w:val="00196205"/>
    <w:rsid w:val="00196241"/>
    <w:rsid w:val="001978E4"/>
    <w:rsid w:val="00197A6D"/>
    <w:rsid w:val="00197E28"/>
    <w:rsid w:val="001A04AD"/>
    <w:rsid w:val="001A05F4"/>
    <w:rsid w:val="001A0A73"/>
    <w:rsid w:val="001A1C15"/>
    <w:rsid w:val="001A241C"/>
    <w:rsid w:val="001A324C"/>
    <w:rsid w:val="001A32B4"/>
    <w:rsid w:val="001A3C47"/>
    <w:rsid w:val="001A3E13"/>
    <w:rsid w:val="001A44FB"/>
    <w:rsid w:val="001A467C"/>
    <w:rsid w:val="001A60EF"/>
    <w:rsid w:val="001A63A7"/>
    <w:rsid w:val="001A6693"/>
    <w:rsid w:val="001A6F0D"/>
    <w:rsid w:val="001A7B94"/>
    <w:rsid w:val="001A7CAA"/>
    <w:rsid w:val="001B23DA"/>
    <w:rsid w:val="001B28A1"/>
    <w:rsid w:val="001B2A2B"/>
    <w:rsid w:val="001B2E1D"/>
    <w:rsid w:val="001B34E6"/>
    <w:rsid w:val="001B3A7F"/>
    <w:rsid w:val="001B3B25"/>
    <w:rsid w:val="001B4BA0"/>
    <w:rsid w:val="001B5452"/>
    <w:rsid w:val="001B6593"/>
    <w:rsid w:val="001B7627"/>
    <w:rsid w:val="001C01F1"/>
    <w:rsid w:val="001C1507"/>
    <w:rsid w:val="001C157A"/>
    <w:rsid w:val="001C1851"/>
    <w:rsid w:val="001C244A"/>
    <w:rsid w:val="001C2C1C"/>
    <w:rsid w:val="001C2D33"/>
    <w:rsid w:val="001C2F64"/>
    <w:rsid w:val="001C3906"/>
    <w:rsid w:val="001C4F62"/>
    <w:rsid w:val="001C5E18"/>
    <w:rsid w:val="001C66A9"/>
    <w:rsid w:val="001C6AAA"/>
    <w:rsid w:val="001C6B83"/>
    <w:rsid w:val="001C7592"/>
    <w:rsid w:val="001C76C7"/>
    <w:rsid w:val="001D0D80"/>
    <w:rsid w:val="001D0E94"/>
    <w:rsid w:val="001D16F4"/>
    <w:rsid w:val="001D2471"/>
    <w:rsid w:val="001D263E"/>
    <w:rsid w:val="001D5AFA"/>
    <w:rsid w:val="001D5E92"/>
    <w:rsid w:val="001D67AE"/>
    <w:rsid w:val="001D6B5C"/>
    <w:rsid w:val="001D711E"/>
    <w:rsid w:val="001D7C3D"/>
    <w:rsid w:val="001D7DA9"/>
    <w:rsid w:val="001E04B5"/>
    <w:rsid w:val="001E0762"/>
    <w:rsid w:val="001E0FE7"/>
    <w:rsid w:val="001E109F"/>
    <w:rsid w:val="001E11CC"/>
    <w:rsid w:val="001E141E"/>
    <w:rsid w:val="001E344C"/>
    <w:rsid w:val="001E3598"/>
    <w:rsid w:val="001E3C07"/>
    <w:rsid w:val="001E3FF9"/>
    <w:rsid w:val="001E4184"/>
    <w:rsid w:val="001E4555"/>
    <w:rsid w:val="001E480B"/>
    <w:rsid w:val="001E4D32"/>
    <w:rsid w:val="001E4E01"/>
    <w:rsid w:val="001E5414"/>
    <w:rsid w:val="001E6EF5"/>
    <w:rsid w:val="001E6F9C"/>
    <w:rsid w:val="001E7119"/>
    <w:rsid w:val="001E7281"/>
    <w:rsid w:val="001E74F4"/>
    <w:rsid w:val="001E7B99"/>
    <w:rsid w:val="001E7F78"/>
    <w:rsid w:val="001F00FF"/>
    <w:rsid w:val="001F02C0"/>
    <w:rsid w:val="001F06C9"/>
    <w:rsid w:val="001F0A0A"/>
    <w:rsid w:val="001F18B6"/>
    <w:rsid w:val="001F1CD6"/>
    <w:rsid w:val="001F1CE7"/>
    <w:rsid w:val="001F3FD8"/>
    <w:rsid w:val="001F58C4"/>
    <w:rsid w:val="001F5C7F"/>
    <w:rsid w:val="001F5FB8"/>
    <w:rsid w:val="001F649A"/>
    <w:rsid w:val="001F67E4"/>
    <w:rsid w:val="001F6C8E"/>
    <w:rsid w:val="00200F95"/>
    <w:rsid w:val="0020132E"/>
    <w:rsid w:val="00201A78"/>
    <w:rsid w:val="00201E1B"/>
    <w:rsid w:val="00202013"/>
    <w:rsid w:val="0020298C"/>
    <w:rsid w:val="00202B6F"/>
    <w:rsid w:val="002033C0"/>
    <w:rsid w:val="0020363C"/>
    <w:rsid w:val="00203BA5"/>
    <w:rsid w:val="00203D47"/>
    <w:rsid w:val="00203E15"/>
    <w:rsid w:val="00204089"/>
    <w:rsid w:val="00204590"/>
    <w:rsid w:val="00204A94"/>
    <w:rsid w:val="00204EE9"/>
    <w:rsid w:val="00205A0D"/>
    <w:rsid w:val="00205D65"/>
    <w:rsid w:val="00205FFE"/>
    <w:rsid w:val="00206677"/>
    <w:rsid w:val="002069E2"/>
    <w:rsid w:val="00207676"/>
    <w:rsid w:val="00207831"/>
    <w:rsid w:val="00207B61"/>
    <w:rsid w:val="00210DBA"/>
    <w:rsid w:val="002111AE"/>
    <w:rsid w:val="00211E79"/>
    <w:rsid w:val="00212A67"/>
    <w:rsid w:val="00212F14"/>
    <w:rsid w:val="00213721"/>
    <w:rsid w:val="00214A9A"/>
    <w:rsid w:val="002152C4"/>
    <w:rsid w:val="00215F0B"/>
    <w:rsid w:val="00215F28"/>
    <w:rsid w:val="002160B1"/>
    <w:rsid w:val="0021657D"/>
    <w:rsid w:val="00217383"/>
    <w:rsid w:val="00217431"/>
    <w:rsid w:val="00217861"/>
    <w:rsid w:val="0022107E"/>
    <w:rsid w:val="00221275"/>
    <w:rsid w:val="00221469"/>
    <w:rsid w:val="00221491"/>
    <w:rsid w:val="0022343C"/>
    <w:rsid w:val="00223DA5"/>
    <w:rsid w:val="00223ECD"/>
    <w:rsid w:val="0022403E"/>
    <w:rsid w:val="002248CB"/>
    <w:rsid w:val="00224FFB"/>
    <w:rsid w:val="002251EB"/>
    <w:rsid w:val="0022533B"/>
    <w:rsid w:val="0022594C"/>
    <w:rsid w:val="00226589"/>
    <w:rsid w:val="00227D7A"/>
    <w:rsid w:val="0023058E"/>
    <w:rsid w:val="00230CA5"/>
    <w:rsid w:val="0023188A"/>
    <w:rsid w:val="0023214B"/>
    <w:rsid w:val="00234AE4"/>
    <w:rsid w:val="0023518F"/>
    <w:rsid w:val="00235AB8"/>
    <w:rsid w:val="0023666E"/>
    <w:rsid w:val="00236EA6"/>
    <w:rsid w:val="002371B2"/>
    <w:rsid w:val="00237B1B"/>
    <w:rsid w:val="00241B96"/>
    <w:rsid w:val="002423C2"/>
    <w:rsid w:val="00242A90"/>
    <w:rsid w:val="00243144"/>
    <w:rsid w:val="00243B1D"/>
    <w:rsid w:val="00244866"/>
    <w:rsid w:val="00244885"/>
    <w:rsid w:val="00245A19"/>
    <w:rsid w:val="00245F2C"/>
    <w:rsid w:val="00246E4A"/>
    <w:rsid w:val="00247744"/>
    <w:rsid w:val="00250013"/>
    <w:rsid w:val="00250BB5"/>
    <w:rsid w:val="002510CC"/>
    <w:rsid w:val="002515F0"/>
    <w:rsid w:val="002516D0"/>
    <w:rsid w:val="00251CED"/>
    <w:rsid w:val="00253BA9"/>
    <w:rsid w:val="00253D7D"/>
    <w:rsid w:val="0025498F"/>
    <w:rsid w:val="0025558E"/>
    <w:rsid w:val="002557AA"/>
    <w:rsid w:val="00255C90"/>
    <w:rsid w:val="002566AF"/>
    <w:rsid w:val="002566C5"/>
    <w:rsid w:val="002568D6"/>
    <w:rsid w:val="00256AD7"/>
    <w:rsid w:val="00257273"/>
    <w:rsid w:val="002574CE"/>
    <w:rsid w:val="00257E93"/>
    <w:rsid w:val="00260476"/>
    <w:rsid w:val="002617B0"/>
    <w:rsid w:val="00261A14"/>
    <w:rsid w:val="002620CD"/>
    <w:rsid w:val="00262D39"/>
    <w:rsid w:val="00263A2E"/>
    <w:rsid w:val="0026464A"/>
    <w:rsid w:val="00266D95"/>
    <w:rsid w:val="00267120"/>
    <w:rsid w:val="0026771A"/>
    <w:rsid w:val="00267C0F"/>
    <w:rsid w:val="00267F59"/>
    <w:rsid w:val="00270471"/>
    <w:rsid w:val="002711E6"/>
    <w:rsid w:val="00271489"/>
    <w:rsid w:val="002714CF"/>
    <w:rsid w:val="00271673"/>
    <w:rsid w:val="002716CB"/>
    <w:rsid w:val="002718BE"/>
    <w:rsid w:val="0027232F"/>
    <w:rsid w:val="00272E55"/>
    <w:rsid w:val="0027308F"/>
    <w:rsid w:val="00273CED"/>
    <w:rsid w:val="00273E2C"/>
    <w:rsid w:val="00274023"/>
    <w:rsid w:val="002741A0"/>
    <w:rsid w:val="00274E0D"/>
    <w:rsid w:val="0027542C"/>
    <w:rsid w:val="002755D0"/>
    <w:rsid w:val="00275878"/>
    <w:rsid w:val="002759BB"/>
    <w:rsid w:val="0027660A"/>
    <w:rsid w:val="002768E4"/>
    <w:rsid w:val="00276FC4"/>
    <w:rsid w:val="002776A1"/>
    <w:rsid w:val="002778C2"/>
    <w:rsid w:val="002800C9"/>
    <w:rsid w:val="00280677"/>
    <w:rsid w:val="0028131A"/>
    <w:rsid w:val="002817BC"/>
    <w:rsid w:val="002818F1"/>
    <w:rsid w:val="00281C6D"/>
    <w:rsid w:val="00281D5B"/>
    <w:rsid w:val="002820CE"/>
    <w:rsid w:val="0028210E"/>
    <w:rsid w:val="0028230F"/>
    <w:rsid w:val="002823E2"/>
    <w:rsid w:val="002825C5"/>
    <w:rsid w:val="002832F9"/>
    <w:rsid w:val="0028337D"/>
    <w:rsid w:val="0028343C"/>
    <w:rsid w:val="00283720"/>
    <w:rsid w:val="002846FD"/>
    <w:rsid w:val="00284CFD"/>
    <w:rsid w:val="00284FA6"/>
    <w:rsid w:val="00285344"/>
    <w:rsid w:val="0028534F"/>
    <w:rsid w:val="00285524"/>
    <w:rsid w:val="002855A9"/>
    <w:rsid w:val="00285A4D"/>
    <w:rsid w:val="00285AF9"/>
    <w:rsid w:val="00285B69"/>
    <w:rsid w:val="00286125"/>
    <w:rsid w:val="00286559"/>
    <w:rsid w:val="00286923"/>
    <w:rsid w:val="00286ECC"/>
    <w:rsid w:val="002872EB"/>
    <w:rsid w:val="00287AF9"/>
    <w:rsid w:val="00287FE0"/>
    <w:rsid w:val="002904E0"/>
    <w:rsid w:val="00291C6C"/>
    <w:rsid w:val="0029222E"/>
    <w:rsid w:val="002930F0"/>
    <w:rsid w:val="002933A2"/>
    <w:rsid w:val="0029356B"/>
    <w:rsid w:val="00293762"/>
    <w:rsid w:val="00293E04"/>
    <w:rsid w:val="002948DC"/>
    <w:rsid w:val="0029510B"/>
    <w:rsid w:val="002953EE"/>
    <w:rsid w:val="002966DA"/>
    <w:rsid w:val="002966F0"/>
    <w:rsid w:val="00297EA4"/>
    <w:rsid w:val="002A0341"/>
    <w:rsid w:val="002A12BC"/>
    <w:rsid w:val="002A15B9"/>
    <w:rsid w:val="002A1732"/>
    <w:rsid w:val="002A1835"/>
    <w:rsid w:val="002A1919"/>
    <w:rsid w:val="002A1C85"/>
    <w:rsid w:val="002A21BE"/>
    <w:rsid w:val="002A39F7"/>
    <w:rsid w:val="002A3A8F"/>
    <w:rsid w:val="002A3E66"/>
    <w:rsid w:val="002A42C3"/>
    <w:rsid w:val="002A4707"/>
    <w:rsid w:val="002A52A6"/>
    <w:rsid w:val="002A5EEC"/>
    <w:rsid w:val="002A5EFF"/>
    <w:rsid w:val="002A64FB"/>
    <w:rsid w:val="002A71A4"/>
    <w:rsid w:val="002B0C62"/>
    <w:rsid w:val="002B14EA"/>
    <w:rsid w:val="002B150C"/>
    <w:rsid w:val="002B2F49"/>
    <w:rsid w:val="002B31AC"/>
    <w:rsid w:val="002B3A52"/>
    <w:rsid w:val="002B3FC6"/>
    <w:rsid w:val="002B402A"/>
    <w:rsid w:val="002B46B0"/>
    <w:rsid w:val="002B50FF"/>
    <w:rsid w:val="002B56EA"/>
    <w:rsid w:val="002B5D45"/>
    <w:rsid w:val="002B5E27"/>
    <w:rsid w:val="002B766B"/>
    <w:rsid w:val="002B788F"/>
    <w:rsid w:val="002B7D05"/>
    <w:rsid w:val="002C03C1"/>
    <w:rsid w:val="002C0F34"/>
    <w:rsid w:val="002C10A4"/>
    <w:rsid w:val="002C14A4"/>
    <w:rsid w:val="002C210F"/>
    <w:rsid w:val="002C247F"/>
    <w:rsid w:val="002C26F1"/>
    <w:rsid w:val="002C27F0"/>
    <w:rsid w:val="002C2CBB"/>
    <w:rsid w:val="002C2D42"/>
    <w:rsid w:val="002C325C"/>
    <w:rsid w:val="002C5208"/>
    <w:rsid w:val="002C525D"/>
    <w:rsid w:val="002C5BA9"/>
    <w:rsid w:val="002C62E2"/>
    <w:rsid w:val="002D0005"/>
    <w:rsid w:val="002D0E16"/>
    <w:rsid w:val="002D14DB"/>
    <w:rsid w:val="002D1741"/>
    <w:rsid w:val="002D1988"/>
    <w:rsid w:val="002D2B27"/>
    <w:rsid w:val="002D3AE7"/>
    <w:rsid w:val="002D4157"/>
    <w:rsid w:val="002D4D09"/>
    <w:rsid w:val="002D5352"/>
    <w:rsid w:val="002D5A7D"/>
    <w:rsid w:val="002D6766"/>
    <w:rsid w:val="002D6913"/>
    <w:rsid w:val="002E0AAC"/>
    <w:rsid w:val="002E26D5"/>
    <w:rsid w:val="002E2742"/>
    <w:rsid w:val="002E2A43"/>
    <w:rsid w:val="002E2E2C"/>
    <w:rsid w:val="002E30D1"/>
    <w:rsid w:val="002E39E1"/>
    <w:rsid w:val="002E3A0A"/>
    <w:rsid w:val="002E3C93"/>
    <w:rsid w:val="002E4823"/>
    <w:rsid w:val="002E5AAD"/>
    <w:rsid w:val="002E6B1C"/>
    <w:rsid w:val="002E7073"/>
    <w:rsid w:val="002E7661"/>
    <w:rsid w:val="002E7852"/>
    <w:rsid w:val="002E7D98"/>
    <w:rsid w:val="002F04E8"/>
    <w:rsid w:val="002F070C"/>
    <w:rsid w:val="002F0A99"/>
    <w:rsid w:val="002F0C11"/>
    <w:rsid w:val="002F115E"/>
    <w:rsid w:val="002F19ED"/>
    <w:rsid w:val="002F255D"/>
    <w:rsid w:val="002F2FD0"/>
    <w:rsid w:val="002F38D8"/>
    <w:rsid w:val="002F4540"/>
    <w:rsid w:val="002F466B"/>
    <w:rsid w:val="002F489E"/>
    <w:rsid w:val="002F4BDE"/>
    <w:rsid w:val="002F55C5"/>
    <w:rsid w:val="002F58CB"/>
    <w:rsid w:val="002F6213"/>
    <w:rsid w:val="002F68E8"/>
    <w:rsid w:val="002F6B76"/>
    <w:rsid w:val="002F6E15"/>
    <w:rsid w:val="002F7D77"/>
    <w:rsid w:val="00300820"/>
    <w:rsid w:val="00300D9C"/>
    <w:rsid w:val="00301149"/>
    <w:rsid w:val="00304C71"/>
    <w:rsid w:val="00305635"/>
    <w:rsid w:val="00306DDD"/>
    <w:rsid w:val="0030714C"/>
    <w:rsid w:val="003074DC"/>
    <w:rsid w:val="003075DA"/>
    <w:rsid w:val="003079CA"/>
    <w:rsid w:val="00307BF9"/>
    <w:rsid w:val="00310035"/>
    <w:rsid w:val="003103D7"/>
    <w:rsid w:val="00310626"/>
    <w:rsid w:val="00311A81"/>
    <w:rsid w:val="003123EE"/>
    <w:rsid w:val="003129E0"/>
    <w:rsid w:val="00312C01"/>
    <w:rsid w:val="00312DB4"/>
    <w:rsid w:val="00312E0C"/>
    <w:rsid w:val="0031357B"/>
    <w:rsid w:val="00313B1F"/>
    <w:rsid w:val="00313F38"/>
    <w:rsid w:val="003149FD"/>
    <w:rsid w:val="00314AAB"/>
    <w:rsid w:val="00314AD6"/>
    <w:rsid w:val="00314D5F"/>
    <w:rsid w:val="00314FEF"/>
    <w:rsid w:val="0031583B"/>
    <w:rsid w:val="00315BC1"/>
    <w:rsid w:val="00315FFB"/>
    <w:rsid w:val="00316536"/>
    <w:rsid w:val="00316CA5"/>
    <w:rsid w:val="00317033"/>
    <w:rsid w:val="0031764B"/>
    <w:rsid w:val="0031776E"/>
    <w:rsid w:val="00317AB4"/>
    <w:rsid w:val="003200C2"/>
    <w:rsid w:val="00320F54"/>
    <w:rsid w:val="00321B29"/>
    <w:rsid w:val="00321BB7"/>
    <w:rsid w:val="00321E31"/>
    <w:rsid w:val="00322708"/>
    <w:rsid w:val="00322DBB"/>
    <w:rsid w:val="00323421"/>
    <w:rsid w:val="003243C0"/>
    <w:rsid w:val="003246E6"/>
    <w:rsid w:val="003246F6"/>
    <w:rsid w:val="0032482C"/>
    <w:rsid w:val="00324BDD"/>
    <w:rsid w:val="0032512F"/>
    <w:rsid w:val="003252AA"/>
    <w:rsid w:val="003258E2"/>
    <w:rsid w:val="00325A61"/>
    <w:rsid w:val="00326384"/>
    <w:rsid w:val="003263EA"/>
    <w:rsid w:val="003265EB"/>
    <w:rsid w:val="00326E10"/>
    <w:rsid w:val="00327442"/>
    <w:rsid w:val="00330183"/>
    <w:rsid w:val="00330D01"/>
    <w:rsid w:val="003313AA"/>
    <w:rsid w:val="00332246"/>
    <w:rsid w:val="0033297B"/>
    <w:rsid w:val="00332BC0"/>
    <w:rsid w:val="00332ECB"/>
    <w:rsid w:val="003333B2"/>
    <w:rsid w:val="00333468"/>
    <w:rsid w:val="00335088"/>
    <w:rsid w:val="003356FE"/>
    <w:rsid w:val="00335E46"/>
    <w:rsid w:val="0033677C"/>
    <w:rsid w:val="00336A75"/>
    <w:rsid w:val="00337AF6"/>
    <w:rsid w:val="00337B0C"/>
    <w:rsid w:val="00337B43"/>
    <w:rsid w:val="00337ECE"/>
    <w:rsid w:val="00340C7B"/>
    <w:rsid w:val="003410DA"/>
    <w:rsid w:val="003416DB"/>
    <w:rsid w:val="00342746"/>
    <w:rsid w:val="00342D83"/>
    <w:rsid w:val="00342FDE"/>
    <w:rsid w:val="00343284"/>
    <w:rsid w:val="003432E2"/>
    <w:rsid w:val="00343587"/>
    <w:rsid w:val="003447D3"/>
    <w:rsid w:val="00344E38"/>
    <w:rsid w:val="00345CAE"/>
    <w:rsid w:val="00345DD7"/>
    <w:rsid w:val="00346448"/>
    <w:rsid w:val="00346D52"/>
    <w:rsid w:val="0034729F"/>
    <w:rsid w:val="00350255"/>
    <w:rsid w:val="00350411"/>
    <w:rsid w:val="00352105"/>
    <w:rsid w:val="0035215C"/>
    <w:rsid w:val="0035252D"/>
    <w:rsid w:val="00353624"/>
    <w:rsid w:val="00353C02"/>
    <w:rsid w:val="00354965"/>
    <w:rsid w:val="00354A42"/>
    <w:rsid w:val="003558D6"/>
    <w:rsid w:val="00355978"/>
    <w:rsid w:val="00355FA0"/>
    <w:rsid w:val="00355FFC"/>
    <w:rsid w:val="003567E0"/>
    <w:rsid w:val="00356C35"/>
    <w:rsid w:val="00357468"/>
    <w:rsid w:val="0035796D"/>
    <w:rsid w:val="00357AAA"/>
    <w:rsid w:val="003613A1"/>
    <w:rsid w:val="003613C8"/>
    <w:rsid w:val="003617C7"/>
    <w:rsid w:val="00361AE9"/>
    <w:rsid w:val="003622EF"/>
    <w:rsid w:val="003632CE"/>
    <w:rsid w:val="00363E3A"/>
    <w:rsid w:val="00364161"/>
    <w:rsid w:val="003642C0"/>
    <w:rsid w:val="00365908"/>
    <w:rsid w:val="00365928"/>
    <w:rsid w:val="00365D66"/>
    <w:rsid w:val="0036686A"/>
    <w:rsid w:val="00366C6D"/>
    <w:rsid w:val="00366F35"/>
    <w:rsid w:val="00367D93"/>
    <w:rsid w:val="00367FA1"/>
    <w:rsid w:val="00370D5B"/>
    <w:rsid w:val="00371008"/>
    <w:rsid w:val="0037153B"/>
    <w:rsid w:val="003719B5"/>
    <w:rsid w:val="00372512"/>
    <w:rsid w:val="00372A68"/>
    <w:rsid w:val="00372B64"/>
    <w:rsid w:val="00373224"/>
    <w:rsid w:val="00373903"/>
    <w:rsid w:val="00373B1C"/>
    <w:rsid w:val="003742F3"/>
    <w:rsid w:val="00374BE0"/>
    <w:rsid w:val="00375CA0"/>
    <w:rsid w:val="00376AF1"/>
    <w:rsid w:val="00377104"/>
    <w:rsid w:val="00380440"/>
    <w:rsid w:val="00380598"/>
    <w:rsid w:val="00380816"/>
    <w:rsid w:val="003812E1"/>
    <w:rsid w:val="00381F95"/>
    <w:rsid w:val="00382D51"/>
    <w:rsid w:val="00382F4A"/>
    <w:rsid w:val="00383394"/>
    <w:rsid w:val="00383F6E"/>
    <w:rsid w:val="00384F3E"/>
    <w:rsid w:val="00384F92"/>
    <w:rsid w:val="00385396"/>
    <w:rsid w:val="003859B1"/>
    <w:rsid w:val="0038629A"/>
    <w:rsid w:val="003868A6"/>
    <w:rsid w:val="003873C5"/>
    <w:rsid w:val="0039010D"/>
    <w:rsid w:val="00391399"/>
    <w:rsid w:val="00391890"/>
    <w:rsid w:val="003927EB"/>
    <w:rsid w:val="00392B96"/>
    <w:rsid w:val="00392BE8"/>
    <w:rsid w:val="00393E4C"/>
    <w:rsid w:val="00394A84"/>
    <w:rsid w:val="00394DEA"/>
    <w:rsid w:val="00395B54"/>
    <w:rsid w:val="00395ECE"/>
    <w:rsid w:val="00395F34"/>
    <w:rsid w:val="00396BDF"/>
    <w:rsid w:val="00396CBA"/>
    <w:rsid w:val="003972E4"/>
    <w:rsid w:val="003A0B16"/>
    <w:rsid w:val="003A0E9C"/>
    <w:rsid w:val="003A303D"/>
    <w:rsid w:val="003A30CE"/>
    <w:rsid w:val="003A3F00"/>
    <w:rsid w:val="003A41D1"/>
    <w:rsid w:val="003A42EC"/>
    <w:rsid w:val="003A4EBF"/>
    <w:rsid w:val="003A4F7B"/>
    <w:rsid w:val="003A514E"/>
    <w:rsid w:val="003A5593"/>
    <w:rsid w:val="003A56CD"/>
    <w:rsid w:val="003A5789"/>
    <w:rsid w:val="003A5A45"/>
    <w:rsid w:val="003A5B04"/>
    <w:rsid w:val="003A6178"/>
    <w:rsid w:val="003A67EF"/>
    <w:rsid w:val="003A6E61"/>
    <w:rsid w:val="003A6EB9"/>
    <w:rsid w:val="003A75CD"/>
    <w:rsid w:val="003A7EDD"/>
    <w:rsid w:val="003B13CA"/>
    <w:rsid w:val="003B254E"/>
    <w:rsid w:val="003B3F07"/>
    <w:rsid w:val="003B4A0D"/>
    <w:rsid w:val="003B4AF8"/>
    <w:rsid w:val="003B4C72"/>
    <w:rsid w:val="003B5057"/>
    <w:rsid w:val="003B59C7"/>
    <w:rsid w:val="003B5BAD"/>
    <w:rsid w:val="003B5D48"/>
    <w:rsid w:val="003B67E5"/>
    <w:rsid w:val="003B710F"/>
    <w:rsid w:val="003B7B94"/>
    <w:rsid w:val="003B7C29"/>
    <w:rsid w:val="003B7D51"/>
    <w:rsid w:val="003C005B"/>
    <w:rsid w:val="003C0B9A"/>
    <w:rsid w:val="003C0D5F"/>
    <w:rsid w:val="003C0F14"/>
    <w:rsid w:val="003C1199"/>
    <w:rsid w:val="003C1643"/>
    <w:rsid w:val="003C2230"/>
    <w:rsid w:val="003C25BD"/>
    <w:rsid w:val="003C27BC"/>
    <w:rsid w:val="003C33C2"/>
    <w:rsid w:val="003C36AD"/>
    <w:rsid w:val="003C3895"/>
    <w:rsid w:val="003C3CCD"/>
    <w:rsid w:val="003C3F66"/>
    <w:rsid w:val="003C46CD"/>
    <w:rsid w:val="003C5512"/>
    <w:rsid w:val="003C6737"/>
    <w:rsid w:val="003C6B59"/>
    <w:rsid w:val="003C7852"/>
    <w:rsid w:val="003D04A9"/>
    <w:rsid w:val="003D09B6"/>
    <w:rsid w:val="003D124C"/>
    <w:rsid w:val="003D28CB"/>
    <w:rsid w:val="003D32C4"/>
    <w:rsid w:val="003D3BEE"/>
    <w:rsid w:val="003D4681"/>
    <w:rsid w:val="003D4B1B"/>
    <w:rsid w:val="003D505B"/>
    <w:rsid w:val="003D53BC"/>
    <w:rsid w:val="003D625C"/>
    <w:rsid w:val="003D73AF"/>
    <w:rsid w:val="003D7B6F"/>
    <w:rsid w:val="003D7C2C"/>
    <w:rsid w:val="003E01FE"/>
    <w:rsid w:val="003E1A67"/>
    <w:rsid w:val="003E232A"/>
    <w:rsid w:val="003E363D"/>
    <w:rsid w:val="003E3D04"/>
    <w:rsid w:val="003E42BA"/>
    <w:rsid w:val="003E525B"/>
    <w:rsid w:val="003E5599"/>
    <w:rsid w:val="003E55B8"/>
    <w:rsid w:val="003E5882"/>
    <w:rsid w:val="003E661C"/>
    <w:rsid w:val="003E6ABF"/>
    <w:rsid w:val="003F0283"/>
    <w:rsid w:val="003F0338"/>
    <w:rsid w:val="003F1BA2"/>
    <w:rsid w:val="003F2A3B"/>
    <w:rsid w:val="003F2A87"/>
    <w:rsid w:val="003F2BF1"/>
    <w:rsid w:val="003F3407"/>
    <w:rsid w:val="003F361E"/>
    <w:rsid w:val="003F3730"/>
    <w:rsid w:val="003F4792"/>
    <w:rsid w:val="003F4ACD"/>
    <w:rsid w:val="003F4C0B"/>
    <w:rsid w:val="003F50DE"/>
    <w:rsid w:val="003F57FA"/>
    <w:rsid w:val="003F6217"/>
    <w:rsid w:val="003F6B23"/>
    <w:rsid w:val="003F6DAD"/>
    <w:rsid w:val="003F7132"/>
    <w:rsid w:val="00400318"/>
    <w:rsid w:val="00401A4B"/>
    <w:rsid w:val="0040265B"/>
    <w:rsid w:val="00402964"/>
    <w:rsid w:val="00402C28"/>
    <w:rsid w:val="00402C63"/>
    <w:rsid w:val="00402C65"/>
    <w:rsid w:val="00402F8B"/>
    <w:rsid w:val="00402FAB"/>
    <w:rsid w:val="00403015"/>
    <w:rsid w:val="00403CEB"/>
    <w:rsid w:val="00404DB9"/>
    <w:rsid w:val="00405239"/>
    <w:rsid w:val="004069C4"/>
    <w:rsid w:val="00406AA9"/>
    <w:rsid w:val="00406D09"/>
    <w:rsid w:val="00407336"/>
    <w:rsid w:val="00407B42"/>
    <w:rsid w:val="00410145"/>
    <w:rsid w:val="00410321"/>
    <w:rsid w:val="00410454"/>
    <w:rsid w:val="00410D10"/>
    <w:rsid w:val="00411F59"/>
    <w:rsid w:val="00412E60"/>
    <w:rsid w:val="00412EA3"/>
    <w:rsid w:val="00412EE1"/>
    <w:rsid w:val="00413674"/>
    <w:rsid w:val="00413861"/>
    <w:rsid w:val="00413A25"/>
    <w:rsid w:val="00413DB1"/>
    <w:rsid w:val="00414243"/>
    <w:rsid w:val="0041435B"/>
    <w:rsid w:val="0041462A"/>
    <w:rsid w:val="00414870"/>
    <w:rsid w:val="004152B1"/>
    <w:rsid w:val="00415D58"/>
    <w:rsid w:val="00415FD9"/>
    <w:rsid w:val="00415FE4"/>
    <w:rsid w:val="00416DEB"/>
    <w:rsid w:val="004203B0"/>
    <w:rsid w:val="004203C6"/>
    <w:rsid w:val="00420FAE"/>
    <w:rsid w:val="00421B4B"/>
    <w:rsid w:val="00422353"/>
    <w:rsid w:val="004227A6"/>
    <w:rsid w:val="00422914"/>
    <w:rsid w:val="00422DA2"/>
    <w:rsid w:val="0042332D"/>
    <w:rsid w:val="00423467"/>
    <w:rsid w:val="004239C2"/>
    <w:rsid w:val="00424149"/>
    <w:rsid w:val="00424CF8"/>
    <w:rsid w:val="00425455"/>
    <w:rsid w:val="004256E0"/>
    <w:rsid w:val="00425A31"/>
    <w:rsid w:val="00425FA6"/>
    <w:rsid w:val="0042642B"/>
    <w:rsid w:val="004264D2"/>
    <w:rsid w:val="00426CD0"/>
    <w:rsid w:val="004271DC"/>
    <w:rsid w:val="004306A4"/>
    <w:rsid w:val="00430907"/>
    <w:rsid w:val="00430CBB"/>
    <w:rsid w:val="00430EE9"/>
    <w:rsid w:val="00431410"/>
    <w:rsid w:val="00431641"/>
    <w:rsid w:val="00431881"/>
    <w:rsid w:val="00431DCA"/>
    <w:rsid w:val="004324A3"/>
    <w:rsid w:val="004325E6"/>
    <w:rsid w:val="004328FD"/>
    <w:rsid w:val="00433148"/>
    <w:rsid w:val="004333C3"/>
    <w:rsid w:val="004334FD"/>
    <w:rsid w:val="00433C58"/>
    <w:rsid w:val="00434318"/>
    <w:rsid w:val="00434407"/>
    <w:rsid w:val="00434997"/>
    <w:rsid w:val="00434A41"/>
    <w:rsid w:val="00434DC6"/>
    <w:rsid w:val="00435852"/>
    <w:rsid w:val="00437432"/>
    <w:rsid w:val="00440883"/>
    <w:rsid w:val="00440DE3"/>
    <w:rsid w:val="004417C7"/>
    <w:rsid w:val="00442049"/>
    <w:rsid w:val="004432EB"/>
    <w:rsid w:val="00444600"/>
    <w:rsid w:val="00444759"/>
    <w:rsid w:val="004450E3"/>
    <w:rsid w:val="0044534D"/>
    <w:rsid w:val="0044592F"/>
    <w:rsid w:val="00445E17"/>
    <w:rsid w:val="004461A6"/>
    <w:rsid w:val="00446B5F"/>
    <w:rsid w:val="00446E25"/>
    <w:rsid w:val="00447158"/>
    <w:rsid w:val="00447426"/>
    <w:rsid w:val="00447476"/>
    <w:rsid w:val="004479C3"/>
    <w:rsid w:val="00447FE0"/>
    <w:rsid w:val="004504E1"/>
    <w:rsid w:val="00450D36"/>
    <w:rsid w:val="00450D6F"/>
    <w:rsid w:val="00451405"/>
    <w:rsid w:val="00451D6F"/>
    <w:rsid w:val="00452900"/>
    <w:rsid w:val="00452CB5"/>
    <w:rsid w:val="00453879"/>
    <w:rsid w:val="00453A8F"/>
    <w:rsid w:val="00454B69"/>
    <w:rsid w:val="00455B6E"/>
    <w:rsid w:val="00456330"/>
    <w:rsid w:val="00456392"/>
    <w:rsid w:val="00460208"/>
    <w:rsid w:val="0046152A"/>
    <w:rsid w:val="00461A1C"/>
    <w:rsid w:val="00461BBF"/>
    <w:rsid w:val="00461BF2"/>
    <w:rsid w:val="00461FB7"/>
    <w:rsid w:val="00462761"/>
    <w:rsid w:val="00462C6C"/>
    <w:rsid w:val="00462DA4"/>
    <w:rsid w:val="00462E15"/>
    <w:rsid w:val="004633ED"/>
    <w:rsid w:val="00463CC5"/>
    <w:rsid w:val="004641CC"/>
    <w:rsid w:val="00464796"/>
    <w:rsid w:val="00464927"/>
    <w:rsid w:val="00464C38"/>
    <w:rsid w:val="00465751"/>
    <w:rsid w:val="004667F4"/>
    <w:rsid w:val="00466D8C"/>
    <w:rsid w:val="00467518"/>
    <w:rsid w:val="004703DC"/>
    <w:rsid w:val="00470427"/>
    <w:rsid w:val="00470523"/>
    <w:rsid w:val="00470A53"/>
    <w:rsid w:val="0047101A"/>
    <w:rsid w:val="004710E9"/>
    <w:rsid w:val="0047119A"/>
    <w:rsid w:val="00471ECB"/>
    <w:rsid w:val="00473131"/>
    <w:rsid w:val="004732BF"/>
    <w:rsid w:val="0047428C"/>
    <w:rsid w:val="004747BC"/>
    <w:rsid w:val="0047492C"/>
    <w:rsid w:val="0047511B"/>
    <w:rsid w:val="004755D6"/>
    <w:rsid w:val="00475A12"/>
    <w:rsid w:val="00475B52"/>
    <w:rsid w:val="004761E4"/>
    <w:rsid w:val="0047673C"/>
    <w:rsid w:val="0047693A"/>
    <w:rsid w:val="00476CE5"/>
    <w:rsid w:val="00476DA3"/>
    <w:rsid w:val="00476F6E"/>
    <w:rsid w:val="004776DB"/>
    <w:rsid w:val="00480396"/>
    <w:rsid w:val="00480653"/>
    <w:rsid w:val="00480B84"/>
    <w:rsid w:val="004817BB"/>
    <w:rsid w:val="00482A92"/>
    <w:rsid w:val="004839C8"/>
    <w:rsid w:val="00483AFF"/>
    <w:rsid w:val="00484940"/>
    <w:rsid w:val="004849C4"/>
    <w:rsid w:val="00485677"/>
    <w:rsid w:val="004858CE"/>
    <w:rsid w:val="004858E9"/>
    <w:rsid w:val="00486113"/>
    <w:rsid w:val="004869E3"/>
    <w:rsid w:val="00486B95"/>
    <w:rsid w:val="004874C5"/>
    <w:rsid w:val="00487660"/>
    <w:rsid w:val="0048772D"/>
    <w:rsid w:val="004877AD"/>
    <w:rsid w:val="004912D9"/>
    <w:rsid w:val="004916AE"/>
    <w:rsid w:val="004919EA"/>
    <w:rsid w:val="00492E5B"/>
    <w:rsid w:val="004933C0"/>
    <w:rsid w:val="00494C69"/>
    <w:rsid w:val="0049506A"/>
    <w:rsid w:val="004956E8"/>
    <w:rsid w:val="0049692E"/>
    <w:rsid w:val="0049755B"/>
    <w:rsid w:val="00497EFF"/>
    <w:rsid w:val="004A0B3E"/>
    <w:rsid w:val="004A0C81"/>
    <w:rsid w:val="004A1271"/>
    <w:rsid w:val="004A1410"/>
    <w:rsid w:val="004A1991"/>
    <w:rsid w:val="004A1F3D"/>
    <w:rsid w:val="004A24C3"/>
    <w:rsid w:val="004A2C72"/>
    <w:rsid w:val="004A313A"/>
    <w:rsid w:val="004A340E"/>
    <w:rsid w:val="004A3847"/>
    <w:rsid w:val="004A40EA"/>
    <w:rsid w:val="004A4781"/>
    <w:rsid w:val="004A49BA"/>
    <w:rsid w:val="004A5272"/>
    <w:rsid w:val="004A53EF"/>
    <w:rsid w:val="004A577C"/>
    <w:rsid w:val="004A5847"/>
    <w:rsid w:val="004A5CA1"/>
    <w:rsid w:val="004A708C"/>
    <w:rsid w:val="004A73CB"/>
    <w:rsid w:val="004A7956"/>
    <w:rsid w:val="004B0586"/>
    <w:rsid w:val="004B0D38"/>
    <w:rsid w:val="004B1260"/>
    <w:rsid w:val="004B1330"/>
    <w:rsid w:val="004B13C1"/>
    <w:rsid w:val="004B1612"/>
    <w:rsid w:val="004B21A6"/>
    <w:rsid w:val="004B2203"/>
    <w:rsid w:val="004B22D1"/>
    <w:rsid w:val="004B25B1"/>
    <w:rsid w:val="004B32AA"/>
    <w:rsid w:val="004B3688"/>
    <w:rsid w:val="004B4286"/>
    <w:rsid w:val="004B46C6"/>
    <w:rsid w:val="004B4CB4"/>
    <w:rsid w:val="004B53F2"/>
    <w:rsid w:val="004B55CD"/>
    <w:rsid w:val="004B672C"/>
    <w:rsid w:val="004B6AAD"/>
    <w:rsid w:val="004B7066"/>
    <w:rsid w:val="004B799B"/>
    <w:rsid w:val="004C0306"/>
    <w:rsid w:val="004C0402"/>
    <w:rsid w:val="004C0427"/>
    <w:rsid w:val="004C0A27"/>
    <w:rsid w:val="004C0DF6"/>
    <w:rsid w:val="004C231A"/>
    <w:rsid w:val="004C2449"/>
    <w:rsid w:val="004C2719"/>
    <w:rsid w:val="004C35AD"/>
    <w:rsid w:val="004C3718"/>
    <w:rsid w:val="004C37B1"/>
    <w:rsid w:val="004C37C0"/>
    <w:rsid w:val="004C3893"/>
    <w:rsid w:val="004C39A3"/>
    <w:rsid w:val="004C3F4D"/>
    <w:rsid w:val="004C4566"/>
    <w:rsid w:val="004C4720"/>
    <w:rsid w:val="004C4953"/>
    <w:rsid w:val="004C509B"/>
    <w:rsid w:val="004C5A2F"/>
    <w:rsid w:val="004C6095"/>
    <w:rsid w:val="004C68AF"/>
    <w:rsid w:val="004C6F85"/>
    <w:rsid w:val="004C7AB4"/>
    <w:rsid w:val="004C7D98"/>
    <w:rsid w:val="004D1237"/>
    <w:rsid w:val="004D145E"/>
    <w:rsid w:val="004D199D"/>
    <w:rsid w:val="004D2455"/>
    <w:rsid w:val="004D2A26"/>
    <w:rsid w:val="004D2AFF"/>
    <w:rsid w:val="004D3CBC"/>
    <w:rsid w:val="004D4FE7"/>
    <w:rsid w:val="004D5308"/>
    <w:rsid w:val="004D61A4"/>
    <w:rsid w:val="004D6864"/>
    <w:rsid w:val="004D699F"/>
    <w:rsid w:val="004D71AB"/>
    <w:rsid w:val="004D7286"/>
    <w:rsid w:val="004D7533"/>
    <w:rsid w:val="004D7B86"/>
    <w:rsid w:val="004D7D9F"/>
    <w:rsid w:val="004E0925"/>
    <w:rsid w:val="004E1238"/>
    <w:rsid w:val="004E1986"/>
    <w:rsid w:val="004E1A6E"/>
    <w:rsid w:val="004E31FB"/>
    <w:rsid w:val="004E32C5"/>
    <w:rsid w:val="004E36EE"/>
    <w:rsid w:val="004E37D6"/>
    <w:rsid w:val="004E4306"/>
    <w:rsid w:val="004E536D"/>
    <w:rsid w:val="004E59A7"/>
    <w:rsid w:val="004E5C75"/>
    <w:rsid w:val="004E7E5A"/>
    <w:rsid w:val="004F0456"/>
    <w:rsid w:val="004F0471"/>
    <w:rsid w:val="004F0A05"/>
    <w:rsid w:val="004F0BC4"/>
    <w:rsid w:val="004F0EA6"/>
    <w:rsid w:val="004F10DC"/>
    <w:rsid w:val="004F16DF"/>
    <w:rsid w:val="004F1C97"/>
    <w:rsid w:val="004F24AE"/>
    <w:rsid w:val="004F2550"/>
    <w:rsid w:val="004F3177"/>
    <w:rsid w:val="004F31E7"/>
    <w:rsid w:val="004F3A75"/>
    <w:rsid w:val="004F5B68"/>
    <w:rsid w:val="004F627C"/>
    <w:rsid w:val="004F67F8"/>
    <w:rsid w:val="004F6A9A"/>
    <w:rsid w:val="00500096"/>
    <w:rsid w:val="005004BD"/>
    <w:rsid w:val="005021FB"/>
    <w:rsid w:val="0050253D"/>
    <w:rsid w:val="00502644"/>
    <w:rsid w:val="0050313E"/>
    <w:rsid w:val="0050406A"/>
    <w:rsid w:val="0050476C"/>
    <w:rsid w:val="00504AF2"/>
    <w:rsid w:val="005052A8"/>
    <w:rsid w:val="00507259"/>
    <w:rsid w:val="005079B2"/>
    <w:rsid w:val="0051072E"/>
    <w:rsid w:val="005115C2"/>
    <w:rsid w:val="005119D6"/>
    <w:rsid w:val="005127E4"/>
    <w:rsid w:val="005127F8"/>
    <w:rsid w:val="005128C4"/>
    <w:rsid w:val="00512DB9"/>
    <w:rsid w:val="00512F33"/>
    <w:rsid w:val="00512F68"/>
    <w:rsid w:val="00513233"/>
    <w:rsid w:val="005137AB"/>
    <w:rsid w:val="00513AA2"/>
    <w:rsid w:val="005143B2"/>
    <w:rsid w:val="005152A9"/>
    <w:rsid w:val="00515383"/>
    <w:rsid w:val="0051544D"/>
    <w:rsid w:val="0051672B"/>
    <w:rsid w:val="00517432"/>
    <w:rsid w:val="0051793F"/>
    <w:rsid w:val="00517A15"/>
    <w:rsid w:val="00520069"/>
    <w:rsid w:val="00520BF7"/>
    <w:rsid w:val="0052105D"/>
    <w:rsid w:val="00521B46"/>
    <w:rsid w:val="00521E09"/>
    <w:rsid w:val="0052202B"/>
    <w:rsid w:val="00522477"/>
    <w:rsid w:val="00522533"/>
    <w:rsid w:val="005225E3"/>
    <w:rsid w:val="00522B05"/>
    <w:rsid w:val="00522E61"/>
    <w:rsid w:val="0052313A"/>
    <w:rsid w:val="0052344C"/>
    <w:rsid w:val="00523CD3"/>
    <w:rsid w:val="005247A8"/>
    <w:rsid w:val="00525206"/>
    <w:rsid w:val="00525532"/>
    <w:rsid w:val="00525680"/>
    <w:rsid w:val="00525D2A"/>
    <w:rsid w:val="00525D83"/>
    <w:rsid w:val="005260B4"/>
    <w:rsid w:val="0052639D"/>
    <w:rsid w:val="00526F06"/>
    <w:rsid w:val="00527179"/>
    <w:rsid w:val="00527415"/>
    <w:rsid w:val="00527E5F"/>
    <w:rsid w:val="005303C9"/>
    <w:rsid w:val="00530846"/>
    <w:rsid w:val="00530BC2"/>
    <w:rsid w:val="00531042"/>
    <w:rsid w:val="005314D3"/>
    <w:rsid w:val="00531B5A"/>
    <w:rsid w:val="005322DA"/>
    <w:rsid w:val="00532BE7"/>
    <w:rsid w:val="00533917"/>
    <w:rsid w:val="005339FB"/>
    <w:rsid w:val="00534AF9"/>
    <w:rsid w:val="00534C1F"/>
    <w:rsid w:val="00534C3F"/>
    <w:rsid w:val="005353DA"/>
    <w:rsid w:val="0053630A"/>
    <w:rsid w:val="00536481"/>
    <w:rsid w:val="00536AA9"/>
    <w:rsid w:val="00536FDB"/>
    <w:rsid w:val="0053714B"/>
    <w:rsid w:val="00537498"/>
    <w:rsid w:val="00537A95"/>
    <w:rsid w:val="00540389"/>
    <w:rsid w:val="0054049D"/>
    <w:rsid w:val="00541ED2"/>
    <w:rsid w:val="005421EC"/>
    <w:rsid w:val="00542606"/>
    <w:rsid w:val="005435F2"/>
    <w:rsid w:val="00543B90"/>
    <w:rsid w:val="00545F67"/>
    <w:rsid w:val="005474DD"/>
    <w:rsid w:val="00547B69"/>
    <w:rsid w:val="0055009F"/>
    <w:rsid w:val="0055027D"/>
    <w:rsid w:val="005505D6"/>
    <w:rsid w:val="00551537"/>
    <w:rsid w:val="00552327"/>
    <w:rsid w:val="005528FF"/>
    <w:rsid w:val="00553145"/>
    <w:rsid w:val="00553E30"/>
    <w:rsid w:val="00553F18"/>
    <w:rsid w:val="005549CC"/>
    <w:rsid w:val="0055507F"/>
    <w:rsid w:val="005559B1"/>
    <w:rsid w:val="00555E1E"/>
    <w:rsid w:val="00556037"/>
    <w:rsid w:val="00556BC0"/>
    <w:rsid w:val="005578E9"/>
    <w:rsid w:val="00557919"/>
    <w:rsid w:val="00557C1C"/>
    <w:rsid w:val="00557CD7"/>
    <w:rsid w:val="00560528"/>
    <w:rsid w:val="00560FB1"/>
    <w:rsid w:val="0056179D"/>
    <w:rsid w:val="00561D04"/>
    <w:rsid w:val="0056219F"/>
    <w:rsid w:val="00562809"/>
    <w:rsid w:val="0056340B"/>
    <w:rsid w:val="00563623"/>
    <w:rsid w:val="005638A5"/>
    <w:rsid w:val="005638D3"/>
    <w:rsid w:val="00564BA6"/>
    <w:rsid w:val="005650C4"/>
    <w:rsid w:val="005651F8"/>
    <w:rsid w:val="005654C1"/>
    <w:rsid w:val="00565D23"/>
    <w:rsid w:val="0056603C"/>
    <w:rsid w:val="00566F51"/>
    <w:rsid w:val="00567CC9"/>
    <w:rsid w:val="00567DFF"/>
    <w:rsid w:val="00570101"/>
    <w:rsid w:val="005710B0"/>
    <w:rsid w:val="0057142D"/>
    <w:rsid w:val="00572133"/>
    <w:rsid w:val="0057282A"/>
    <w:rsid w:val="00572E78"/>
    <w:rsid w:val="005733CA"/>
    <w:rsid w:val="00574140"/>
    <w:rsid w:val="00574693"/>
    <w:rsid w:val="005747C5"/>
    <w:rsid w:val="00574E4B"/>
    <w:rsid w:val="00575358"/>
    <w:rsid w:val="00576A9E"/>
    <w:rsid w:val="00576D11"/>
    <w:rsid w:val="005802B0"/>
    <w:rsid w:val="005804DD"/>
    <w:rsid w:val="00580F56"/>
    <w:rsid w:val="005811CA"/>
    <w:rsid w:val="00581CCD"/>
    <w:rsid w:val="0058291E"/>
    <w:rsid w:val="0058345E"/>
    <w:rsid w:val="00583FB7"/>
    <w:rsid w:val="005845C7"/>
    <w:rsid w:val="00584879"/>
    <w:rsid w:val="00584DB3"/>
    <w:rsid w:val="005876BE"/>
    <w:rsid w:val="00587E60"/>
    <w:rsid w:val="00591E60"/>
    <w:rsid w:val="005935FD"/>
    <w:rsid w:val="00594110"/>
    <w:rsid w:val="0059435E"/>
    <w:rsid w:val="00594648"/>
    <w:rsid w:val="00594979"/>
    <w:rsid w:val="0059512E"/>
    <w:rsid w:val="005953BB"/>
    <w:rsid w:val="005958CB"/>
    <w:rsid w:val="00595940"/>
    <w:rsid w:val="00595DAA"/>
    <w:rsid w:val="00596373"/>
    <w:rsid w:val="005A02B2"/>
    <w:rsid w:val="005A09E9"/>
    <w:rsid w:val="005A0E03"/>
    <w:rsid w:val="005A11C0"/>
    <w:rsid w:val="005A1824"/>
    <w:rsid w:val="005A189D"/>
    <w:rsid w:val="005A27D2"/>
    <w:rsid w:val="005A313B"/>
    <w:rsid w:val="005A313D"/>
    <w:rsid w:val="005A35E2"/>
    <w:rsid w:val="005A3C27"/>
    <w:rsid w:val="005A59B1"/>
    <w:rsid w:val="005A613E"/>
    <w:rsid w:val="005A70CC"/>
    <w:rsid w:val="005A771B"/>
    <w:rsid w:val="005A7D9B"/>
    <w:rsid w:val="005B1970"/>
    <w:rsid w:val="005B1B3F"/>
    <w:rsid w:val="005B1DA3"/>
    <w:rsid w:val="005B1F2F"/>
    <w:rsid w:val="005B2603"/>
    <w:rsid w:val="005B2E44"/>
    <w:rsid w:val="005B35FC"/>
    <w:rsid w:val="005B38B8"/>
    <w:rsid w:val="005B4EC5"/>
    <w:rsid w:val="005B5764"/>
    <w:rsid w:val="005B59C5"/>
    <w:rsid w:val="005B7426"/>
    <w:rsid w:val="005B78EF"/>
    <w:rsid w:val="005B7AF1"/>
    <w:rsid w:val="005C06B9"/>
    <w:rsid w:val="005C0ADC"/>
    <w:rsid w:val="005C11BB"/>
    <w:rsid w:val="005C1F69"/>
    <w:rsid w:val="005C2019"/>
    <w:rsid w:val="005C2469"/>
    <w:rsid w:val="005C26D4"/>
    <w:rsid w:val="005C2EA5"/>
    <w:rsid w:val="005C3449"/>
    <w:rsid w:val="005C3534"/>
    <w:rsid w:val="005C35E3"/>
    <w:rsid w:val="005C3600"/>
    <w:rsid w:val="005C378F"/>
    <w:rsid w:val="005C39EE"/>
    <w:rsid w:val="005C57EE"/>
    <w:rsid w:val="005C647F"/>
    <w:rsid w:val="005C6BD4"/>
    <w:rsid w:val="005C6CD3"/>
    <w:rsid w:val="005C6FFC"/>
    <w:rsid w:val="005C71F0"/>
    <w:rsid w:val="005C79EF"/>
    <w:rsid w:val="005D042A"/>
    <w:rsid w:val="005D0571"/>
    <w:rsid w:val="005D087A"/>
    <w:rsid w:val="005D1329"/>
    <w:rsid w:val="005D1448"/>
    <w:rsid w:val="005D1CE9"/>
    <w:rsid w:val="005D2068"/>
    <w:rsid w:val="005D348D"/>
    <w:rsid w:val="005D4BC9"/>
    <w:rsid w:val="005D4FA7"/>
    <w:rsid w:val="005D5857"/>
    <w:rsid w:val="005D5958"/>
    <w:rsid w:val="005D5F0F"/>
    <w:rsid w:val="005D6931"/>
    <w:rsid w:val="005D6FDC"/>
    <w:rsid w:val="005D7ABC"/>
    <w:rsid w:val="005D7D9B"/>
    <w:rsid w:val="005E0398"/>
    <w:rsid w:val="005E0460"/>
    <w:rsid w:val="005E04BB"/>
    <w:rsid w:val="005E0CB3"/>
    <w:rsid w:val="005E1855"/>
    <w:rsid w:val="005E1D11"/>
    <w:rsid w:val="005E20F5"/>
    <w:rsid w:val="005E22C1"/>
    <w:rsid w:val="005E23FC"/>
    <w:rsid w:val="005E25D8"/>
    <w:rsid w:val="005E37CA"/>
    <w:rsid w:val="005E3C88"/>
    <w:rsid w:val="005E4153"/>
    <w:rsid w:val="005E4413"/>
    <w:rsid w:val="005E4577"/>
    <w:rsid w:val="005E5AFE"/>
    <w:rsid w:val="005E6AB6"/>
    <w:rsid w:val="005E6B51"/>
    <w:rsid w:val="005E7258"/>
    <w:rsid w:val="005E7441"/>
    <w:rsid w:val="005E7D69"/>
    <w:rsid w:val="005E7FE7"/>
    <w:rsid w:val="005F175A"/>
    <w:rsid w:val="005F1D8D"/>
    <w:rsid w:val="005F29E4"/>
    <w:rsid w:val="005F36E6"/>
    <w:rsid w:val="005F39FA"/>
    <w:rsid w:val="005F3C0F"/>
    <w:rsid w:val="005F407F"/>
    <w:rsid w:val="005F4F65"/>
    <w:rsid w:val="005F5FE4"/>
    <w:rsid w:val="005F6153"/>
    <w:rsid w:val="005F6237"/>
    <w:rsid w:val="005F6480"/>
    <w:rsid w:val="005F66B1"/>
    <w:rsid w:val="005F6730"/>
    <w:rsid w:val="005F72DB"/>
    <w:rsid w:val="005F78CA"/>
    <w:rsid w:val="005F7948"/>
    <w:rsid w:val="005F7E08"/>
    <w:rsid w:val="00602E39"/>
    <w:rsid w:val="00604022"/>
    <w:rsid w:val="006042E4"/>
    <w:rsid w:val="006043F3"/>
    <w:rsid w:val="006044AA"/>
    <w:rsid w:val="00604BCD"/>
    <w:rsid w:val="00604F07"/>
    <w:rsid w:val="006053F8"/>
    <w:rsid w:val="0060664E"/>
    <w:rsid w:val="00606794"/>
    <w:rsid w:val="0060688A"/>
    <w:rsid w:val="00606A30"/>
    <w:rsid w:val="00606D4F"/>
    <w:rsid w:val="0060770F"/>
    <w:rsid w:val="0061021B"/>
    <w:rsid w:val="00610C3A"/>
    <w:rsid w:val="00610E5F"/>
    <w:rsid w:val="00610FCD"/>
    <w:rsid w:val="00611797"/>
    <w:rsid w:val="006124E4"/>
    <w:rsid w:val="00612AE7"/>
    <w:rsid w:val="00613D2A"/>
    <w:rsid w:val="00613E39"/>
    <w:rsid w:val="006144BD"/>
    <w:rsid w:val="006148BC"/>
    <w:rsid w:val="00614E3D"/>
    <w:rsid w:val="00615972"/>
    <w:rsid w:val="00615BC4"/>
    <w:rsid w:val="0061623B"/>
    <w:rsid w:val="0061634D"/>
    <w:rsid w:val="00616484"/>
    <w:rsid w:val="0061666B"/>
    <w:rsid w:val="00616DD8"/>
    <w:rsid w:val="0061751D"/>
    <w:rsid w:val="006177C3"/>
    <w:rsid w:val="00620290"/>
    <w:rsid w:val="00621235"/>
    <w:rsid w:val="00621517"/>
    <w:rsid w:val="00621598"/>
    <w:rsid w:val="00622387"/>
    <w:rsid w:val="00623304"/>
    <w:rsid w:val="0062405E"/>
    <w:rsid w:val="00625079"/>
    <w:rsid w:val="00625CCD"/>
    <w:rsid w:val="00625FB5"/>
    <w:rsid w:val="00626056"/>
    <w:rsid w:val="00626470"/>
    <w:rsid w:val="006269AA"/>
    <w:rsid w:val="006272B4"/>
    <w:rsid w:val="00627EDF"/>
    <w:rsid w:val="00630600"/>
    <w:rsid w:val="00631B24"/>
    <w:rsid w:val="00631E14"/>
    <w:rsid w:val="00631FA6"/>
    <w:rsid w:val="0063253A"/>
    <w:rsid w:val="006328D0"/>
    <w:rsid w:val="00632A41"/>
    <w:rsid w:val="00633208"/>
    <w:rsid w:val="006364FA"/>
    <w:rsid w:val="00636AE2"/>
    <w:rsid w:val="00637212"/>
    <w:rsid w:val="006378DF"/>
    <w:rsid w:val="00637EB9"/>
    <w:rsid w:val="006406E0"/>
    <w:rsid w:val="00640843"/>
    <w:rsid w:val="00640EEB"/>
    <w:rsid w:val="0064106D"/>
    <w:rsid w:val="006419CB"/>
    <w:rsid w:val="00642165"/>
    <w:rsid w:val="006422E0"/>
    <w:rsid w:val="00642ADC"/>
    <w:rsid w:val="00642DA0"/>
    <w:rsid w:val="00643B52"/>
    <w:rsid w:val="00643F11"/>
    <w:rsid w:val="00644348"/>
    <w:rsid w:val="00644F5C"/>
    <w:rsid w:val="00646324"/>
    <w:rsid w:val="00647886"/>
    <w:rsid w:val="00647F15"/>
    <w:rsid w:val="0065068F"/>
    <w:rsid w:val="00650BE8"/>
    <w:rsid w:val="00650C34"/>
    <w:rsid w:val="00650C4E"/>
    <w:rsid w:val="00650DD9"/>
    <w:rsid w:val="00651306"/>
    <w:rsid w:val="006514B4"/>
    <w:rsid w:val="006520A6"/>
    <w:rsid w:val="0065217A"/>
    <w:rsid w:val="0065377A"/>
    <w:rsid w:val="006537B5"/>
    <w:rsid w:val="00654816"/>
    <w:rsid w:val="00654F33"/>
    <w:rsid w:val="006553F4"/>
    <w:rsid w:val="0065604D"/>
    <w:rsid w:val="00656677"/>
    <w:rsid w:val="00656B75"/>
    <w:rsid w:val="00656CD4"/>
    <w:rsid w:val="00657905"/>
    <w:rsid w:val="00657F79"/>
    <w:rsid w:val="0066035F"/>
    <w:rsid w:val="006606EC"/>
    <w:rsid w:val="006607D8"/>
    <w:rsid w:val="00660BD5"/>
    <w:rsid w:val="0066187A"/>
    <w:rsid w:val="006619DB"/>
    <w:rsid w:val="00662649"/>
    <w:rsid w:val="0066338F"/>
    <w:rsid w:val="00663C8C"/>
    <w:rsid w:val="00664526"/>
    <w:rsid w:val="00664560"/>
    <w:rsid w:val="00664A39"/>
    <w:rsid w:val="0066551F"/>
    <w:rsid w:val="00665A4C"/>
    <w:rsid w:val="00665B0F"/>
    <w:rsid w:val="0066670C"/>
    <w:rsid w:val="00666A88"/>
    <w:rsid w:val="006670DF"/>
    <w:rsid w:val="006676D8"/>
    <w:rsid w:val="00667983"/>
    <w:rsid w:val="00670347"/>
    <w:rsid w:val="00670445"/>
    <w:rsid w:val="00670D3D"/>
    <w:rsid w:val="00670D50"/>
    <w:rsid w:val="00671A80"/>
    <w:rsid w:val="00671C99"/>
    <w:rsid w:val="00672628"/>
    <w:rsid w:val="006727DA"/>
    <w:rsid w:val="00672F8A"/>
    <w:rsid w:val="0067303D"/>
    <w:rsid w:val="006734C7"/>
    <w:rsid w:val="00673778"/>
    <w:rsid w:val="00673A49"/>
    <w:rsid w:val="0067419F"/>
    <w:rsid w:val="0067486F"/>
    <w:rsid w:val="00674A3A"/>
    <w:rsid w:val="006751D1"/>
    <w:rsid w:val="00675339"/>
    <w:rsid w:val="0067570F"/>
    <w:rsid w:val="006758F3"/>
    <w:rsid w:val="0067596A"/>
    <w:rsid w:val="00676905"/>
    <w:rsid w:val="00676BF5"/>
    <w:rsid w:val="0067761A"/>
    <w:rsid w:val="006779D4"/>
    <w:rsid w:val="006801CD"/>
    <w:rsid w:val="006803DE"/>
    <w:rsid w:val="0068043A"/>
    <w:rsid w:val="00680BAC"/>
    <w:rsid w:val="00680BB1"/>
    <w:rsid w:val="00680D6B"/>
    <w:rsid w:val="0068173B"/>
    <w:rsid w:val="006819AF"/>
    <w:rsid w:val="006823AD"/>
    <w:rsid w:val="00683707"/>
    <w:rsid w:val="00683C11"/>
    <w:rsid w:val="00683C30"/>
    <w:rsid w:val="006840D3"/>
    <w:rsid w:val="0068410D"/>
    <w:rsid w:val="006844A6"/>
    <w:rsid w:val="00684A61"/>
    <w:rsid w:val="00684F49"/>
    <w:rsid w:val="006856E7"/>
    <w:rsid w:val="00685E59"/>
    <w:rsid w:val="00686775"/>
    <w:rsid w:val="00686849"/>
    <w:rsid w:val="0068727A"/>
    <w:rsid w:val="00687B12"/>
    <w:rsid w:val="00690303"/>
    <w:rsid w:val="00690708"/>
    <w:rsid w:val="006907AB"/>
    <w:rsid w:val="006920A1"/>
    <w:rsid w:val="006925E2"/>
    <w:rsid w:val="0069266F"/>
    <w:rsid w:val="006935CB"/>
    <w:rsid w:val="00693831"/>
    <w:rsid w:val="00693AF1"/>
    <w:rsid w:val="00694157"/>
    <w:rsid w:val="00694428"/>
    <w:rsid w:val="00694BEA"/>
    <w:rsid w:val="006955CA"/>
    <w:rsid w:val="00695AC3"/>
    <w:rsid w:val="00695C80"/>
    <w:rsid w:val="006962B4"/>
    <w:rsid w:val="006963B6"/>
    <w:rsid w:val="006968E0"/>
    <w:rsid w:val="00696ED1"/>
    <w:rsid w:val="0069794B"/>
    <w:rsid w:val="00697BE0"/>
    <w:rsid w:val="00697CD2"/>
    <w:rsid w:val="006A190C"/>
    <w:rsid w:val="006A1952"/>
    <w:rsid w:val="006A1C95"/>
    <w:rsid w:val="006A1D13"/>
    <w:rsid w:val="006A2CB5"/>
    <w:rsid w:val="006A2D4E"/>
    <w:rsid w:val="006A4112"/>
    <w:rsid w:val="006A4447"/>
    <w:rsid w:val="006A487C"/>
    <w:rsid w:val="006A4EA8"/>
    <w:rsid w:val="006A5141"/>
    <w:rsid w:val="006A52C0"/>
    <w:rsid w:val="006A5D4B"/>
    <w:rsid w:val="006A6028"/>
    <w:rsid w:val="006A619D"/>
    <w:rsid w:val="006A64B1"/>
    <w:rsid w:val="006A64E4"/>
    <w:rsid w:val="006A6B4E"/>
    <w:rsid w:val="006A714C"/>
    <w:rsid w:val="006A7858"/>
    <w:rsid w:val="006A79F0"/>
    <w:rsid w:val="006B02A3"/>
    <w:rsid w:val="006B143A"/>
    <w:rsid w:val="006B1501"/>
    <w:rsid w:val="006B1690"/>
    <w:rsid w:val="006B249D"/>
    <w:rsid w:val="006B26A4"/>
    <w:rsid w:val="006B2742"/>
    <w:rsid w:val="006B27DC"/>
    <w:rsid w:val="006B37BA"/>
    <w:rsid w:val="006B46E7"/>
    <w:rsid w:val="006B4FD6"/>
    <w:rsid w:val="006B55CD"/>
    <w:rsid w:val="006B57D6"/>
    <w:rsid w:val="006B5B82"/>
    <w:rsid w:val="006B6018"/>
    <w:rsid w:val="006B60C4"/>
    <w:rsid w:val="006B64D5"/>
    <w:rsid w:val="006B6791"/>
    <w:rsid w:val="006B790B"/>
    <w:rsid w:val="006B7AF9"/>
    <w:rsid w:val="006B7C0A"/>
    <w:rsid w:val="006B7D3E"/>
    <w:rsid w:val="006B7E5B"/>
    <w:rsid w:val="006C138A"/>
    <w:rsid w:val="006C1A9B"/>
    <w:rsid w:val="006C1B98"/>
    <w:rsid w:val="006C1C8B"/>
    <w:rsid w:val="006C2BDE"/>
    <w:rsid w:val="006C2C8B"/>
    <w:rsid w:val="006C2DB7"/>
    <w:rsid w:val="006C4483"/>
    <w:rsid w:val="006C46DA"/>
    <w:rsid w:val="006C49B2"/>
    <w:rsid w:val="006C4CBD"/>
    <w:rsid w:val="006C4E5E"/>
    <w:rsid w:val="006C5DD3"/>
    <w:rsid w:val="006C68DA"/>
    <w:rsid w:val="006C6962"/>
    <w:rsid w:val="006C71BE"/>
    <w:rsid w:val="006C7696"/>
    <w:rsid w:val="006D04F6"/>
    <w:rsid w:val="006D0776"/>
    <w:rsid w:val="006D07C5"/>
    <w:rsid w:val="006D0A9A"/>
    <w:rsid w:val="006D1318"/>
    <w:rsid w:val="006D1FE4"/>
    <w:rsid w:val="006D2A3E"/>
    <w:rsid w:val="006D3396"/>
    <w:rsid w:val="006D37FA"/>
    <w:rsid w:val="006D3983"/>
    <w:rsid w:val="006D48E1"/>
    <w:rsid w:val="006D4942"/>
    <w:rsid w:val="006D4D21"/>
    <w:rsid w:val="006D572A"/>
    <w:rsid w:val="006D5822"/>
    <w:rsid w:val="006D609B"/>
    <w:rsid w:val="006D653F"/>
    <w:rsid w:val="006D6BA2"/>
    <w:rsid w:val="006D73A5"/>
    <w:rsid w:val="006E0440"/>
    <w:rsid w:val="006E058D"/>
    <w:rsid w:val="006E0B6D"/>
    <w:rsid w:val="006E0BA2"/>
    <w:rsid w:val="006E1B4A"/>
    <w:rsid w:val="006E260B"/>
    <w:rsid w:val="006E2C78"/>
    <w:rsid w:val="006E312E"/>
    <w:rsid w:val="006E5882"/>
    <w:rsid w:val="006E5AF3"/>
    <w:rsid w:val="006E6259"/>
    <w:rsid w:val="006E72F0"/>
    <w:rsid w:val="006E73D4"/>
    <w:rsid w:val="006E7A5E"/>
    <w:rsid w:val="006E7B22"/>
    <w:rsid w:val="006E7CD9"/>
    <w:rsid w:val="006F0347"/>
    <w:rsid w:val="006F042F"/>
    <w:rsid w:val="006F0757"/>
    <w:rsid w:val="006F0886"/>
    <w:rsid w:val="006F0DDB"/>
    <w:rsid w:val="006F11ED"/>
    <w:rsid w:val="006F1205"/>
    <w:rsid w:val="006F15A4"/>
    <w:rsid w:val="006F29BA"/>
    <w:rsid w:val="006F35EC"/>
    <w:rsid w:val="006F3E9F"/>
    <w:rsid w:val="006F450E"/>
    <w:rsid w:val="006F4843"/>
    <w:rsid w:val="006F48D1"/>
    <w:rsid w:val="006F560B"/>
    <w:rsid w:val="006F570A"/>
    <w:rsid w:val="006F5717"/>
    <w:rsid w:val="006F5C12"/>
    <w:rsid w:val="006F5C40"/>
    <w:rsid w:val="006F6020"/>
    <w:rsid w:val="006F62DF"/>
    <w:rsid w:val="006F7BF9"/>
    <w:rsid w:val="007000FB"/>
    <w:rsid w:val="007004D6"/>
    <w:rsid w:val="00700602"/>
    <w:rsid w:val="00701ED9"/>
    <w:rsid w:val="00702529"/>
    <w:rsid w:val="00702F31"/>
    <w:rsid w:val="00703153"/>
    <w:rsid w:val="00703568"/>
    <w:rsid w:val="00703570"/>
    <w:rsid w:val="00703A7D"/>
    <w:rsid w:val="0070454C"/>
    <w:rsid w:val="00704847"/>
    <w:rsid w:val="007053BD"/>
    <w:rsid w:val="00705C90"/>
    <w:rsid w:val="00705E98"/>
    <w:rsid w:val="00706630"/>
    <w:rsid w:val="00706F68"/>
    <w:rsid w:val="007073CB"/>
    <w:rsid w:val="00710593"/>
    <w:rsid w:val="00710940"/>
    <w:rsid w:val="00710EE3"/>
    <w:rsid w:val="0071125D"/>
    <w:rsid w:val="007113D9"/>
    <w:rsid w:val="0071184F"/>
    <w:rsid w:val="00711F18"/>
    <w:rsid w:val="00712107"/>
    <w:rsid w:val="0071243C"/>
    <w:rsid w:val="007125FE"/>
    <w:rsid w:val="00712877"/>
    <w:rsid w:val="00712A6B"/>
    <w:rsid w:val="007130EC"/>
    <w:rsid w:val="007134D1"/>
    <w:rsid w:val="00713F1C"/>
    <w:rsid w:val="00713F78"/>
    <w:rsid w:val="007141D9"/>
    <w:rsid w:val="007143EA"/>
    <w:rsid w:val="007147AC"/>
    <w:rsid w:val="00714FB7"/>
    <w:rsid w:val="0071591D"/>
    <w:rsid w:val="007159AA"/>
    <w:rsid w:val="00715F48"/>
    <w:rsid w:val="00715FD8"/>
    <w:rsid w:val="007160CA"/>
    <w:rsid w:val="007163D7"/>
    <w:rsid w:val="00716669"/>
    <w:rsid w:val="00717217"/>
    <w:rsid w:val="00717853"/>
    <w:rsid w:val="00717C2E"/>
    <w:rsid w:val="007205B6"/>
    <w:rsid w:val="00720E09"/>
    <w:rsid w:val="0072286A"/>
    <w:rsid w:val="00722B9D"/>
    <w:rsid w:val="00722C80"/>
    <w:rsid w:val="00723CA8"/>
    <w:rsid w:val="00725690"/>
    <w:rsid w:val="007258F4"/>
    <w:rsid w:val="00725A37"/>
    <w:rsid w:val="00725B9D"/>
    <w:rsid w:val="00725CB3"/>
    <w:rsid w:val="0072652A"/>
    <w:rsid w:val="007274AD"/>
    <w:rsid w:val="00727DAC"/>
    <w:rsid w:val="00727E6E"/>
    <w:rsid w:val="00727FF4"/>
    <w:rsid w:val="007305FC"/>
    <w:rsid w:val="00730625"/>
    <w:rsid w:val="00730FAB"/>
    <w:rsid w:val="00731DAF"/>
    <w:rsid w:val="007326D7"/>
    <w:rsid w:val="0073299E"/>
    <w:rsid w:val="007338EC"/>
    <w:rsid w:val="007341A9"/>
    <w:rsid w:val="00734CB2"/>
    <w:rsid w:val="007351E5"/>
    <w:rsid w:val="007355AC"/>
    <w:rsid w:val="00735849"/>
    <w:rsid w:val="00735B80"/>
    <w:rsid w:val="00735E45"/>
    <w:rsid w:val="00737644"/>
    <w:rsid w:val="0074024C"/>
    <w:rsid w:val="0074069F"/>
    <w:rsid w:val="007406BC"/>
    <w:rsid w:val="0074075F"/>
    <w:rsid w:val="00740812"/>
    <w:rsid w:val="007416A4"/>
    <w:rsid w:val="00741760"/>
    <w:rsid w:val="007419DC"/>
    <w:rsid w:val="00742113"/>
    <w:rsid w:val="007422C8"/>
    <w:rsid w:val="007424F2"/>
    <w:rsid w:val="007433C6"/>
    <w:rsid w:val="007440EC"/>
    <w:rsid w:val="007441E5"/>
    <w:rsid w:val="00744B31"/>
    <w:rsid w:val="00744D0A"/>
    <w:rsid w:val="00745416"/>
    <w:rsid w:val="007455F0"/>
    <w:rsid w:val="007459FB"/>
    <w:rsid w:val="00745CC4"/>
    <w:rsid w:val="00746BB7"/>
    <w:rsid w:val="007470FD"/>
    <w:rsid w:val="00747F97"/>
    <w:rsid w:val="0075086A"/>
    <w:rsid w:val="00751009"/>
    <w:rsid w:val="00751B0C"/>
    <w:rsid w:val="007525F5"/>
    <w:rsid w:val="00753636"/>
    <w:rsid w:val="007537E1"/>
    <w:rsid w:val="00753D9E"/>
    <w:rsid w:val="00753E72"/>
    <w:rsid w:val="00754357"/>
    <w:rsid w:val="00755310"/>
    <w:rsid w:val="00755BD5"/>
    <w:rsid w:val="00755F60"/>
    <w:rsid w:val="00757096"/>
    <w:rsid w:val="007576DB"/>
    <w:rsid w:val="00757978"/>
    <w:rsid w:val="0076170D"/>
    <w:rsid w:val="00761C24"/>
    <w:rsid w:val="00762DF9"/>
    <w:rsid w:val="00763058"/>
    <w:rsid w:val="007635CC"/>
    <w:rsid w:val="00763659"/>
    <w:rsid w:val="007637ED"/>
    <w:rsid w:val="00763917"/>
    <w:rsid w:val="00763F69"/>
    <w:rsid w:val="007642F8"/>
    <w:rsid w:val="007647B4"/>
    <w:rsid w:val="00766054"/>
    <w:rsid w:val="00766746"/>
    <w:rsid w:val="0076772B"/>
    <w:rsid w:val="00770933"/>
    <w:rsid w:val="00770A2C"/>
    <w:rsid w:val="00770ACE"/>
    <w:rsid w:val="007710BC"/>
    <w:rsid w:val="00771612"/>
    <w:rsid w:val="00771D4D"/>
    <w:rsid w:val="00771F4C"/>
    <w:rsid w:val="00772ABC"/>
    <w:rsid w:val="00772B2C"/>
    <w:rsid w:val="00773206"/>
    <w:rsid w:val="007735EE"/>
    <w:rsid w:val="007752C2"/>
    <w:rsid w:val="00775754"/>
    <w:rsid w:val="0077604F"/>
    <w:rsid w:val="00776B03"/>
    <w:rsid w:val="00777BF5"/>
    <w:rsid w:val="00777F29"/>
    <w:rsid w:val="0078082E"/>
    <w:rsid w:val="00780AC7"/>
    <w:rsid w:val="00780B47"/>
    <w:rsid w:val="00781493"/>
    <w:rsid w:val="007814CA"/>
    <w:rsid w:val="00781AEA"/>
    <w:rsid w:val="00781D29"/>
    <w:rsid w:val="00782696"/>
    <w:rsid w:val="007826BA"/>
    <w:rsid w:val="0078280E"/>
    <w:rsid w:val="00782938"/>
    <w:rsid w:val="00782B1F"/>
    <w:rsid w:val="00783138"/>
    <w:rsid w:val="00783198"/>
    <w:rsid w:val="00783342"/>
    <w:rsid w:val="00784D22"/>
    <w:rsid w:val="00785BD1"/>
    <w:rsid w:val="007864F3"/>
    <w:rsid w:val="00787530"/>
    <w:rsid w:val="007903C3"/>
    <w:rsid w:val="0079082B"/>
    <w:rsid w:val="00790982"/>
    <w:rsid w:val="00791001"/>
    <w:rsid w:val="007912E7"/>
    <w:rsid w:val="007919FA"/>
    <w:rsid w:val="0079272D"/>
    <w:rsid w:val="00792989"/>
    <w:rsid w:val="00792B25"/>
    <w:rsid w:val="00792B2C"/>
    <w:rsid w:val="00793058"/>
    <w:rsid w:val="00793220"/>
    <w:rsid w:val="0079484B"/>
    <w:rsid w:val="007953F0"/>
    <w:rsid w:val="00795794"/>
    <w:rsid w:val="00795CA0"/>
    <w:rsid w:val="00795FE7"/>
    <w:rsid w:val="007960A6"/>
    <w:rsid w:val="007963DE"/>
    <w:rsid w:val="007964AE"/>
    <w:rsid w:val="00796A76"/>
    <w:rsid w:val="00796C1D"/>
    <w:rsid w:val="007974FA"/>
    <w:rsid w:val="007A0696"/>
    <w:rsid w:val="007A18BB"/>
    <w:rsid w:val="007A18D9"/>
    <w:rsid w:val="007A23C0"/>
    <w:rsid w:val="007A25CE"/>
    <w:rsid w:val="007A278C"/>
    <w:rsid w:val="007A2EC2"/>
    <w:rsid w:val="007A381D"/>
    <w:rsid w:val="007A3953"/>
    <w:rsid w:val="007A40C7"/>
    <w:rsid w:val="007A455D"/>
    <w:rsid w:val="007A4A84"/>
    <w:rsid w:val="007A4F6B"/>
    <w:rsid w:val="007A52DB"/>
    <w:rsid w:val="007A5378"/>
    <w:rsid w:val="007A5E39"/>
    <w:rsid w:val="007A6A17"/>
    <w:rsid w:val="007A6D6F"/>
    <w:rsid w:val="007A73F0"/>
    <w:rsid w:val="007A759C"/>
    <w:rsid w:val="007A75E0"/>
    <w:rsid w:val="007A760C"/>
    <w:rsid w:val="007A7A82"/>
    <w:rsid w:val="007B090B"/>
    <w:rsid w:val="007B1336"/>
    <w:rsid w:val="007B2D4E"/>
    <w:rsid w:val="007B31C7"/>
    <w:rsid w:val="007B32B7"/>
    <w:rsid w:val="007B4067"/>
    <w:rsid w:val="007B43DC"/>
    <w:rsid w:val="007B4511"/>
    <w:rsid w:val="007B5280"/>
    <w:rsid w:val="007B53B7"/>
    <w:rsid w:val="007B5C15"/>
    <w:rsid w:val="007B6E5D"/>
    <w:rsid w:val="007B7385"/>
    <w:rsid w:val="007B76DA"/>
    <w:rsid w:val="007B7C65"/>
    <w:rsid w:val="007C023C"/>
    <w:rsid w:val="007C02EE"/>
    <w:rsid w:val="007C030E"/>
    <w:rsid w:val="007C0610"/>
    <w:rsid w:val="007C0B99"/>
    <w:rsid w:val="007C0E74"/>
    <w:rsid w:val="007C0E9D"/>
    <w:rsid w:val="007C13BE"/>
    <w:rsid w:val="007C13FD"/>
    <w:rsid w:val="007C2A56"/>
    <w:rsid w:val="007C2ECC"/>
    <w:rsid w:val="007C2FFC"/>
    <w:rsid w:val="007C310D"/>
    <w:rsid w:val="007C367D"/>
    <w:rsid w:val="007C492F"/>
    <w:rsid w:val="007C49AB"/>
    <w:rsid w:val="007C5D4A"/>
    <w:rsid w:val="007C6428"/>
    <w:rsid w:val="007C6CB7"/>
    <w:rsid w:val="007C79B0"/>
    <w:rsid w:val="007C7CE8"/>
    <w:rsid w:val="007C7FC5"/>
    <w:rsid w:val="007D07F2"/>
    <w:rsid w:val="007D0DB9"/>
    <w:rsid w:val="007D11EB"/>
    <w:rsid w:val="007D15AA"/>
    <w:rsid w:val="007D2639"/>
    <w:rsid w:val="007D264F"/>
    <w:rsid w:val="007D2E5B"/>
    <w:rsid w:val="007D2EF2"/>
    <w:rsid w:val="007D322C"/>
    <w:rsid w:val="007D3958"/>
    <w:rsid w:val="007D4025"/>
    <w:rsid w:val="007D45B4"/>
    <w:rsid w:val="007D4EE0"/>
    <w:rsid w:val="007D53F7"/>
    <w:rsid w:val="007D5FA6"/>
    <w:rsid w:val="007D6527"/>
    <w:rsid w:val="007D67D2"/>
    <w:rsid w:val="007D6EF3"/>
    <w:rsid w:val="007E077B"/>
    <w:rsid w:val="007E0AE6"/>
    <w:rsid w:val="007E1572"/>
    <w:rsid w:val="007E21B9"/>
    <w:rsid w:val="007E3145"/>
    <w:rsid w:val="007E33A3"/>
    <w:rsid w:val="007E42AE"/>
    <w:rsid w:val="007E68A7"/>
    <w:rsid w:val="007E6AB5"/>
    <w:rsid w:val="007E6B3B"/>
    <w:rsid w:val="007E6B85"/>
    <w:rsid w:val="007E6D14"/>
    <w:rsid w:val="007E6F8B"/>
    <w:rsid w:val="007E7D23"/>
    <w:rsid w:val="007E7D7D"/>
    <w:rsid w:val="007E7F53"/>
    <w:rsid w:val="007F0463"/>
    <w:rsid w:val="007F099C"/>
    <w:rsid w:val="007F0D65"/>
    <w:rsid w:val="007F0FE4"/>
    <w:rsid w:val="007F102B"/>
    <w:rsid w:val="007F1EBD"/>
    <w:rsid w:val="007F23E9"/>
    <w:rsid w:val="007F29B3"/>
    <w:rsid w:val="007F2A65"/>
    <w:rsid w:val="007F2D7A"/>
    <w:rsid w:val="007F2DCF"/>
    <w:rsid w:val="007F3CAB"/>
    <w:rsid w:val="007F539E"/>
    <w:rsid w:val="007F546B"/>
    <w:rsid w:val="007F5AEC"/>
    <w:rsid w:val="007F5D81"/>
    <w:rsid w:val="007F5E2F"/>
    <w:rsid w:val="007F604C"/>
    <w:rsid w:val="007F68ED"/>
    <w:rsid w:val="007F6C9D"/>
    <w:rsid w:val="007F6E82"/>
    <w:rsid w:val="007F7231"/>
    <w:rsid w:val="007F770A"/>
    <w:rsid w:val="007F7D8B"/>
    <w:rsid w:val="00800656"/>
    <w:rsid w:val="00800F1A"/>
    <w:rsid w:val="008014AC"/>
    <w:rsid w:val="00801AAC"/>
    <w:rsid w:val="00801EAC"/>
    <w:rsid w:val="008024BC"/>
    <w:rsid w:val="008026AF"/>
    <w:rsid w:val="00802A6C"/>
    <w:rsid w:val="00802B71"/>
    <w:rsid w:val="00803032"/>
    <w:rsid w:val="0080352F"/>
    <w:rsid w:val="00803FA8"/>
    <w:rsid w:val="00804A45"/>
    <w:rsid w:val="00805024"/>
    <w:rsid w:val="0080558D"/>
    <w:rsid w:val="00805B2D"/>
    <w:rsid w:val="00805BB1"/>
    <w:rsid w:val="00806EAF"/>
    <w:rsid w:val="0080752A"/>
    <w:rsid w:val="0080799E"/>
    <w:rsid w:val="008102D5"/>
    <w:rsid w:val="0081040D"/>
    <w:rsid w:val="0081079E"/>
    <w:rsid w:val="00810983"/>
    <w:rsid w:val="00813126"/>
    <w:rsid w:val="008158C8"/>
    <w:rsid w:val="00817CAF"/>
    <w:rsid w:val="00820091"/>
    <w:rsid w:val="008206C3"/>
    <w:rsid w:val="008211AB"/>
    <w:rsid w:val="00821316"/>
    <w:rsid w:val="00821791"/>
    <w:rsid w:val="0082273B"/>
    <w:rsid w:val="00824043"/>
    <w:rsid w:val="00824DDF"/>
    <w:rsid w:val="00824E16"/>
    <w:rsid w:val="008251B9"/>
    <w:rsid w:val="008258B4"/>
    <w:rsid w:val="00825E12"/>
    <w:rsid w:val="008264A7"/>
    <w:rsid w:val="00826B49"/>
    <w:rsid w:val="008274B4"/>
    <w:rsid w:val="008279B1"/>
    <w:rsid w:val="00827BD6"/>
    <w:rsid w:val="00827F1B"/>
    <w:rsid w:val="00830273"/>
    <w:rsid w:val="008319F5"/>
    <w:rsid w:val="0083221C"/>
    <w:rsid w:val="00832659"/>
    <w:rsid w:val="008334CF"/>
    <w:rsid w:val="00835C76"/>
    <w:rsid w:val="00835FF7"/>
    <w:rsid w:val="0083633E"/>
    <w:rsid w:val="00836F9D"/>
    <w:rsid w:val="00837148"/>
    <w:rsid w:val="00837B8D"/>
    <w:rsid w:val="00840E33"/>
    <w:rsid w:val="008415E6"/>
    <w:rsid w:val="0084214B"/>
    <w:rsid w:val="00842750"/>
    <w:rsid w:val="00842CBD"/>
    <w:rsid w:val="00843439"/>
    <w:rsid w:val="008434B3"/>
    <w:rsid w:val="00843615"/>
    <w:rsid w:val="00843C54"/>
    <w:rsid w:val="008446C5"/>
    <w:rsid w:val="00844D04"/>
    <w:rsid w:val="0084535C"/>
    <w:rsid w:val="00845C86"/>
    <w:rsid w:val="00845F67"/>
    <w:rsid w:val="00846861"/>
    <w:rsid w:val="00847BA0"/>
    <w:rsid w:val="008509D4"/>
    <w:rsid w:val="00850C1B"/>
    <w:rsid w:val="008514FC"/>
    <w:rsid w:val="0085169D"/>
    <w:rsid w:val="00852051"/>
    <w:rsid w:val="008520A0"/>
    <w:rsid w:val="008521A8"/>
    <w:rsid w:val="00852A34"/>
    <w:rsid w:val="00852DF6"/>
    <w:rsid w:val="0085355C"/>
    <w:rsid w:val="008538DC"/>
    <w:rsid w:val="00854E35"/>
    <w:rsid w:val="008553C4"/>
    <w:rsid w:val="008553F9"/>
    <w:rsid w:val="00855C21"/>
    <w:rsid w:val="00855DC9"/>
    <w:rsid w:val="00856341"/>
    <w:rsid w:val="00856779"/>
    <w:rsid w:val="008569CE"/>
    <w:rsid w:val="00856AB6"/>
    <w:rsid w:val="00856CCB"/>
    <w:rsid w:val="00856DB9"/>
    <w:rsid w:val="008575E6"/>
    <w:rsid w:val="00857B4A"/>
    <w:rsid w:val="0086059E"/>
    <w:rsid w:val="00860B76"/>
    <w:rsid w:val="00861219"/>
    <w:rsid w:val="008615B4"/>
    <w:rsid w:val="00861713"/>
    <w:rsid w:val="00861CD1"/>
    <w:rsid w:val="0086259B"/>
    <w:rsid w:val="008629F3"/>
    <w:rsid w:val="00862A23"/>
    <w:rsid w:val="008637A8"/>
    <w:rsid w:val="00863DC1"/>
    <w:rsid w:val="00864E5B"/>
    <w:rsid w:val="00865477"/>
    <w:rsid w:val="00866455"/>
    <w:rsid w:val="00866920"/>
    <w:rsid w:val="00867361"/>
    <w:rsid w:val="0086748C"/>
    <w:rsid w:val="008676BC"/>
    <w:rsid w:val="008702BE"/>
    <w:rsid w:val="00870C70"/>
    <w:rsid w:val="00870E50"/>
    <w:rsid w:val="0087140A"/>
    <w:rsid w:val="00871A19"/>
    <w:rsid w:val="00871C7D"/>
    <w:rsid w:val="0087217B"/>
    <w:rsid w:val="00872BB1"/>
    <w:rsid w:val="008735D5"/>
    <w:rsid w:val="00873C6B"/>
    <w:rsid w:val="00873FFF"/>
    <w:rsid w:val="00875AD9"/>
    <w:rsid w:val="008762EE"/>
    <w:rsid w:val="00877B03"/>
    <w:rsid w:val="0088026C"/>
    <w:rsid w:val="0088039A"/>
    <w:rsid w:val="00881157"/>
    <w:rsid w:val="008812D8"/>
    <w:rsid w:val="0088144E"/>
    <w:rsid w:val="008818EC"/>
    <w:rsid w:val="00882860"/>
    <w:rsid w:val="008834A8"/>
    <w:rsid w:val="00883725"/>
    <w:rsid w:val="00883AA0"/>
    <w:rsid w:val="0088406F"/>
    <w:rsid w:val="008843E9"/>
    <w:rsid w:val="00884D54"/>
    <w:rsid w:val="00884EFC"/>
    <w:rsid w:val="0088555C"/>
    <w:rsid w:val="00885E01"/>
    <w:rsid w:val="008868FF"/>
    <w:rsid w:val="00886C5B"/>
    <w:rsid w:val="008874BA"/>
    <w:rsid w:val="00890E90"/>
    <w:rsid w:val="00891502"/>
    <w:rsid w:val="00892038"/>
    <w:rsid w:val="008929A4"/>
    <w:rsid w:val="00892C6C"/>
    <w:rsid w:val="00893017"/>
    <w:rsid w:val="00893A19"/>
    <w:rsid w:val="008943FA"/>
    <w:rsid w:val="00894785"/>
    <w:rsid w:val="00895133"/>
    <w:rsid w:val="00895587"/>
    <w:rsid w:val="008958B8"/>
    <w:rsid w:val="00895C9F"/>
    <w:rsid w:val="00895D56"/>
    <w:rsid w:val="00895DEE"/>
    <w:rsid w:val="00895F4B"/>
    <w:rsid w:val="008967C9"/>
    <w:rsid w:val="00896BCC"/>
    <w:rsid w:val="00897E72"/>
    <w:rsid w:val="008A02B5"/>
    <w:rsid w:val="008A0924"/>
    <w:rsid w:val="008A0FAE"/>
    <w:rsid w:val="008A1063"/>
    <w:rsid w:val="008A154C"/>
    <w:rsid w:val="008A16D9"/>
    <w:rsid w:val="008A1EF8"/>
    <w:rsid w:val="008A2108"/>
    <w:rsid w:val="008A2181"/>
    <w:rsid w:val="008A2A39"/>
    <w:rsid w:val="008A2BC0"/>
    <w:rsid w:val="008A2E67"/>
    <w:rsid w:val="008A475F"/>
    <w:rsid w:val="008A5324"/>
    <w:rsid w:val="008A5EBF"/>
    <w:rsid w:val="008A6FCA"/>
    <w:rsid w:val="008A7CE9"/>
    <w:rsid w:val="008B02C0"/>
    <w:rsid w:val="008B08EB"/>
    <w:rsid w:val="008B1C2D"/>
    <w:rsid w:val="008B1C89"/>
    <w:rsid w:val="008B2217"/>
    <w:rsid w:val="008B2529"/>
    <w:rsid w:val="008B2E50"/>
    <w:rsid w:val="008B3271"/>
    <w:rsid w:val="008B37E3"/>
    <w:rsid w:val="008B3B86"/>
    <w:rsid w:val="008B3EE8"/>
    <w:rsid w:val="008B410A"/>
    <w:rsid w:val="008B5828"/>
    <w:rsid w:val="008B6427"/>
    <w:rsid w:val="008B64EF"/>
    <w:rsid w:val="008B6B0B"/>
    <w:rsid w:val="008C10B6"/>
    <w:rsid w:val="008C1292"/>
    <w:rsid w:val="008C1C1C"/>
    <w:rsid w:val="008C378C"/>
    <w:rsid w:val="008C447D"/>
    <w:rsid w:val="008C4D12"/>
    <w:rsid w:val="008C5354"/>
    <w:rsid w:val="008C53F0"/>
    <w:rsid w:val="008C5A14"/>
    <w:rsid w:val="008C5BB5"/>
    <w:rsid w:val="008C6395"/>
    <w:rsid w:val="008C6C38"/>
    <w:rsid w:val="008C7087"/>
    <w:rsid w:val="008C70BA"/>
    <w:rsid w:val="008C7407"/>
    <w:rsid w:val="008C7A77"/>
    <w:rsid w:val="008D0F30"/>
    <w:rsid w:val="008D156E"/>
    <w:rsid w:val="008D233E"/>
    <w:rsid w:val="008D2F26"/>
    <w:rsid w:val="008D2F34"/>
    <w:rsid w:val="008D3217"/>
    <w:rsid w:val="008D3576"/>
    <w:rsid w:val="008D35CB"/>
    <w:rsid w:val="008D368B"/>
    <w:rsid w:val="008D3771"/>
    <w:rsid w:val="008D3DCD"/>
    <w:rsid w:val="008D433B"/>
    <w:rsid w:val="008D614F"/>
    <w:rsid w:val="008D6D90"/>
    <w:rsid w:val="008D6F25"/>
    <w:rsid w:val="008D7153"/>
    <w:rsid w:val="008D794A"/>
    <w:rsid w:val="008D7AA5"/>
    <w:rsid w:val="008D7D2D"/>
    <w:rsid w:val="008E04AC"/>
    <w:rsid w:val="008E136B"/>
    <w:rsid w:val="008E1B64"/>
    <w:rsid w:val="008E1DB2"/>
    <w:rsid w:val="008E2508"/>
    <w:rsid w:val="008E26D7"/>
    <w:rsid w:val="008E27E0"/>
    <w:rsid w:val="008E2D4F"/>
    <w:rsid w:val="008E2EDF"/>
    <w:rsid w:val="008E405F"/>
    <w:rsid w:val="008E4404"/>
    <w:rsid w:val="008E463E"/>
    <w:rsid w:val="008E4AFB"/>
    <w:rsid w:val="008E4B9F"/>
    <w:rsid w:val="008E4FBB"/>
    <w:rsid w:val="008E577A"/>
    <w:rsid w:val="008E579C"/>
    <w:rsid w:val="008E5D85"/>
    <w:rsid w:val="008E5F54"/>
    <w:rsid w:val="008E7AC4"/>
    <w:rsid w:val="008E7C03"/>
    <w:rsid w:val="008E7F14"/>
    <w:rsid w:val="008E7F69"/>
    <w:rsid w:val="008F1C6E"/>
    <w:rsid w:val="008F21ED"/>
    <w:rsid w:val="008F2A74"/>
    <w:rsid w:val="008F2BE4"/>
    <w:rsid w:val="008F2F04"/>
    <w:rsid w:val="008F3403"/>
    <w:rsid w:val="008F36F5"/>
    <w:rsid w:val="008F440B"/>
    <w:rsid w:val="008F4D5F"/>
    <w:rsid w:val="008F52C1"/>
    <w:rsid w:val="008F5D1F"/>
    <w:rsid w:val="008F5DB0"/>
    <w:rsid w:val="008F69E0"/>
    <w:rsid w:val="008F6CB8"/>
    <w:rsid w:val="008F6FCF"/>
    <w:rsid w:val="008F7B40"/>
    <w:rsid w:val="00900798"/>
    <w:rsid w:val="0090087D"/>
    <w:rsid w:val="00900EBF"/>
    <w:rsid w:val="0090143C"/>
    <w:rsid w:val="00901457"/>
    <w:rsid w:val="0090168F"/>
    <w:rsid w:val="00901AD9"/>
    <w:rsid w:val="00901C0C"/>
    <w:rsid w:val="00901DC7"/>
    <w:rsid w:val="00901E21"/>
    <w:rsid w:val="00901E37"/>
    <w:rsid w:val="00902409"/>
    <w:rsid w:val="009028BD"/>
    <w:rsid w:val="009028E8"/>
    <w:rsid w:val="00902B45"/>
    <w:rsid w:val="00902C31"/>
    <w:rsid w:val="00903276"/>
    <w:rsid w:val="009041AF"/>
    <w:rsid w:val="00904675"/>
    <w:rsid w:val="009047C7"/>
    <w:rsid w:val="00904F53"/>
    <w:rsid w:val="00904FD4"/>
    <w:rsid w:val="00905C71"/>
    <w:rsid w:val="00905E84"/>
    <w:rsid w:val="0090630E"/>
    <w:rsid w:val="00906A9A"/>
    <w:rsid w:val="00906C6E"/>
    <w:rsid w:val="00906EA1"/>
    <w:rsid w:val="009070C1"/>
    <w:rsid w:val="00907DC4"/>
    <w:rsid w:val="00907F1C"/>
    <w:rsid w:val="00910136"/>
    <w:rsid w:val="009104EC"/>
    <w:rsid w:val="0091089C"/>
    <w:rsid w:val="009114CF"/>
    <w:rsid w:val="00911C02"/>
    <w:rsid w:val="00912934"/>
    <w:rsid w:val="00912A24"/>
    <w:rsid w:val="00913676"/>
    <w:rsid w:val="0091524A"/>
    <w:rsid w:val="009153C7"/>
    <w:rsid w:val="00915D4A"/>
    <w:rsid w:val="00916CCE"/>
    <w:rsid w:val="00917082"/>
    <w:rsid w:val="00917108"/>
    <w:rsid w:val="009172F8"/>
    <w:rsid w:val="00917D21"/>
    <w:rsid w:val="00917E94"/>
    <w:rsid w:val="00917F01"/>
    <w:rsid w:val="00921AAA"/>
    <w:rsid w:val="00921E0F"/>
    <w:rsid w:val="00922204"/>
    <w:rsid w:val="0092252E"/>
    <w:rsid w:val="009242A3"/>
    <w:rsid w:val="009250C7"/>
    <w:rsid w:val="0092577E"/>
    <w:rsid w:val="00925F67"/>
    <w:rsid w:val="00926786"/>
    <w:rsid w:val="00927A75"/>
    <w:rsid w:val="00927B91"/>
    <w:rsid w:val="00927BF6"/>
    <w:rsid w:val="00930380"/>
    <w:rsid w:val="00930EFD"/>
    <w:rsid w:val="00932175"/>
    <w:rsid w:val="00932C26"/>
    <w:rsid w:val="0093398B"/>
    <w:rsid w:val="00933C2B"/>
    <w:rsid w:val="00933F6D"/>
    <w:rsid w:val="009346B1"/>
    <w:rsid w:val="00934907"/>
    <w:rsid w:val="00935780"/>
    <w:rsid w:val="00936671"/>
    <w:rsid w:val="00940AD4"/>
    <w:rsid w:val="009417A7"/>
    <w:rsid w:val="00941AE7"/>
    <w:rsid w:val="00942106"/>
    <w:rsid w:val="00942546"/>
    <w:rsid w:val="00942930"/>
    <w:rsid w:val="0094349D"/>
    <w:rsid w:val="00943E1E"/>
    <w:rsid w:val="00944EE0"/>
    <w:rsid w:val="009450DE"/>
    <w:rsid w:val="00945E33"/>
    <w:rsid w:val="009461A4"/>
    <w:rsid w:val="00946AAF"/>
    <w:rsid w:val="00946EA8"/>
    <w:rsid w:val="00946ECF"/>
    <w:rsid w:val="00947CCF"/>
    <w:rsid w:val="00950805"/>
    <w:rsid w:val="009512D7"/>
    <w:rsid w:val="00952882"/>
    <w:rsid w:val="009539FC"/>
    <w:rsid w:val="00954983"/>
    <w:rsid w:val="00955561"/>
    <w:rsid w:val="00955C06"/>
    <w:rsid w:val="0095741C"/>
    <w:rsid w:val="0096006C"/>
    <w:rsid w:val="009605F2"/>
    <w:rsid w:val="00960780"/>
    <w:rsid w:val="00960DEF"/>
    <w:rsid w:val="00961B98"/>
    <w:rsid w:val="00961C40"/>
    <w:rsid w:val="0096288A"/>
    <w:rsid w:val="00963539"/>
    <w:rsid w:val="00964595"/>
    <w:rsid w:val="00964881"/>
    <w:rsid w:val="0096488A"/>
    <w:rsid w:val="009650F7"/>
    <w:rsid w:val="00965764"/>
    <w:rsid w:val="0096687D"/>
    <w:rsid w:val="009675F4"/>
    <w:rsid w:val="009712EA"/>
    <w:rsid w:val="00971470"/>
    <w:rsid w:val="00971592"/>
    <w:rsid w:val="009719A6"/>
    <w:rsid w:val="009727EF"/>
    <w:rsid w:val="009729D3"/>
    <w:rsid w:val="00972A93"/>
    <w:rsid w:val="00972B9C"/>
    <w:rsid w:val="00972BA0"/>
    <w:rsid w:val="00972BBA"/>
    <w:rsid w:val="00972FCA"/>
    <w:rsid w:val="00973798"/>
    <w:rsid w:val="00974CC2"/>
    <w:rsid w:val="00974FB6"/>
    <w:rsid w:val="0097591C"/>
    <w:rsid w:val="00975D75"/>
    <w:rsid w:val="00975FF6"/>
    <w:rsid w:val="00976CD4"/>
    <w:rsid w:val="00977231"/>
    <w:rsid w:val="00977BE8"/>
    <w:rsid w:val="00977F57"/>
    <w:rsid w:val="0098056D"/>
    <w:rsid w:val="009807AE"/>
    <w:rsid w:val="00980B74"/>
    <w:rsid w:val="00980B9B"/>
    <w:rsid w:val="00980C72"/>
    <w:rsid w:val="00980D4E"/>
    <w:rsid w:val="009813F2"/>
    <w:rsid w:val="0098172E"/>
    <w:rsid w:val="00981A6E"/>
    <w:rsid w:val="00982931"/>
    <w:rsid w:val="00982A87"/>
    <w:rsid w:val="00983546"/>
    <w:rsid w:val="009836F8"/>
    <w:rsid w:val="009838CA"/>
    <w:rsid w:val="009845F3"/>
    <w:rsid w:val="009848E6"/>
    <w:rsid w:val="00986036"/>
    <w:rsid w:val="0098672B"/>
    <w:rsid w:val="00987206"/>
    <w:rsid w:val="0098745F"/>
    <w:rsid w:val="0099046C"/>
    <w:rsid w:val="00990A71"/>
    <w:rsid w:val="0099108B"/>
    <w:rsid w:val="009913BD"/>
    <w:rsid w:val="00991C21"/>
    <w:rsid w:val="00992597"/>
    <w:rsid w:val="0099292E"/>
    <w:rsid w:val="00993556"/>
    <w:rsid w:val="009937EF"/>
    <w:rsid w:val="00993887"/>
    <w:rsid w:val="00993992"/>
    <w:rsid w:val="00993FDA"/>
    <w:rsid w:val="00994119"/>
    <w:rsid w:val="00994E0C"/>
    <w:rsid w:val="00995662"/>
    <w:rsid w:val="00995863"/>
    <w:rsid w:val="0099588E"/>
    <w:rsid w:val="00995AF5"/>
    <w:rsid w:val="00995D83"/>
    <w:rsid w:val="00996137"/>
    <w:rsid w:val="009964F1"/>
    <w:rsid w:val="00996843"/>
    <w:rsid w:val="009974F1"/>
    <w:rsid w:val="00997E3E"/>
    <w:rsid w:val="009A0378"/>
    <w:rsid w:val="009A0393"/>
    <w:rsid w:val="009A0496"/>
    <w:rsid w:val="009A075A"/>
    <w:rsid w:val="009A14C3"/>
    <w:rsid w:val="009A46B3"/>
    <w:rsid w:val="009A4E41"/>
    <w:rsid w:val="009A5C5C"/>
    <w:rsid w:val="009A5EE7"/>
    <w:rsid w:val="009A6159"/>
    <w:rsid w:val="009A7E97"/>
    <w:rsid w:val="009B011C"/>
    <w:rsid w:val="009B0269"/>
    <w:rsid w:val="009B10AA"/>
    <w:rsid w:val="009B16B0"/>
    <w:rsid w:val="009B1B4D"/>
    <w:rsid w:val="009B1D40"/>
    <w:rsid w:val="009B1F2E"/>
    <w:rsid w:val="009B2906"/>
    <w:rsid w:val="009B29BF"/>
    <w:rsid w:val="009B37B4"/>
    <w:rsid w:val="009B38BC"/>
    <w:rsid w:val="009B3D1B"/>
    <w:rsid w:val="009B40F3"/>
    <w:rsid w:val="009B4644"/>
    <w:rsid w:val="009B49F9"/>
    <w:rsid w:val="009B60AA"/>
    <w:rsid w:val="009B6569"/>
    <w:rsid w:val="009B6AC8"/>
    <w:rsid w:val="009B728B"/>
    <w:rsid w:val="009B7472"/>
    <w:rsid w:val="009B75CC"/>
    <w:rsid w:val="009C0684"/>
    <w:rsid w:val="009C09F7"/>
    <w:rsid w:val="009C2A23"/>
    <w:rsid w:val="009C33DF"/>
    <w:rsid w:val="009C39C8"/>
    <w:rsid w:val="009C447C"/>
    <w:rsid w:val="009C47D6"/>
    <w:rsid w:val="009C4CD4"/>
    <w:rsid w:val="009C53F6"/>
    <w:rsid w:val="009C5966"/>
    <w:rsid w:val="009C615F"/>
    <w:rsid w:val="009C6774"/>
    <w:rsid w:val="009C6829"/>
    <w:rsid w:val="009C6A72"/>
    <w:rsid w:val="009C7ACD"/>
    <w:rsid w:val="009C7AEA"/>
    <w:rsid w:val="009D07E3"/>
    <w:rsid w:val="009D0C3B"/>
    <w:rsid w:val="009D197D"/>
    <w:rsid w:val="009D1AA7"/>
    <w:rsid w:val="009D1D9E"/>
    <w:rsid w:val="009D1E38"/>
    <w:rsid w:val="009D2A25"/>
    <w:rsid w:val="009D35A1"/>
    <w:rsid w:val="009D35FD"/>
    <w:rsid w:val="009D39A6"/>
    <w:rsid w:val="009D455C"/>
    <w:rsid w:val="009D47D0"/>
    <w:rsid w:val="009D489C"/>
    <w:rsid w:val="009D5251"/>
    <w:rsid w:val="009D5989"/>
    <w:rsid w:val="009D6040"/>
    <w:rsid w:val="009D69FF"/>
    <w:rsid w:val="009D6F33"/>
    <w:rsid w:val="009D75EF"/>
    <w:rsid w:val="009D7DE7"/>
    <w:rsid w:val="009E0AAB"/>
    <w:rsid w:val="009E0CF2"/>
    <w:rsid w:val="009E1203"/>
    <w:rsid w:val="009E15B3"/>
    <w:rsid w:val="009E2732"/>
    <w:rsid w:val="009E2984"/>
    <w:rsid w:val="009E2DC9"/>
    <w:rsid w:val="009E30B8"/>
    <w:rsid w:val="009E3196"/>
    <w:rsid w:val="009E327A"/>
    <w:rsid w:val="009E3979"/>
    <w:rsid w:val="009E4F92"/>
    <w:rsid w:val="009E4FB2"/>
    <w:rsid w:val="009E5705"/>
    <w:rsid w:val="009E5A1F"/>
    <w:rsid w:val="009E5CA8"/>
    <w:rsid w:val="009E6016"/>
    <w:rsid w:val="009E6402"/>
    <w:rsid w:val="009E6CF3"/>
    <w:rsid w:val="009E6DE5"/>
    <w:rsid w:val="009E7095"/>
    <w:rsid w:val="009E76AB"/>
    <w:rsid w:val="009E7781"/>
    <w:rsid w:val="009E79E2"/>
    <w:rsid w:val="009E7B9D"/>
    <w:rsid w:val="009E7C19"/>
    <w:rsid w:val="009F00C1"/>
    <w:rsid w:val="009F117A"/>
    <w:rsid w:val="009F1D8D"/>
    <w:rsid w:val="009F2308"/>
    <w:rsid w:val="009F302C"/>
    <w:rsid w:val="009F41F3"/>
    <w:rsid w:val="009F5320"/>
    <w:rsid w:val="009F5D2E"/>
    <w:rsid w:val="009F6CC0"/>
    <w:rsid w:val="009F6E8A"/>
    <w:rsid w:val="009F78E6"/>
    <w:rsid w:val="009F7A3D"/>
    <w:rsid w:val="009F7DAC"/>
    <w:rsid w:val="00A00020"/>
    <w:rsid w:val="00A002C2"/>
    <w:rsid w:val="00A003F7"/>
    <w:rsid w:val="00A004F2"/>
    <w:rsid w:val="00A0079D"/>
    <w:rsid w:val="00A01EF1"/>
    <w:rsid w:val="00A021A8"/>
    <w:rsid w:val="00A025C3"/>
    <w:rsid w:val="00A02B96"/>
    <w:rsid w:val="00A03D52"/>
    <w:rsid w:val="00A03F85"/>
    <w:rsid w:val="00A0424E"/>
    <w:rsid w:val="00A04531"/>
    <w:rsid w:val="00A056F0"/>
    <w:rsid w:val="00A07CBE"/>
    <w:rsid w:val="00A10805"/>
    <w:rsid w:val="00A1190D"/>
    <w:rsid w:val="00A1227B"/>
    <w:rsid w:val="00A12BF6"/>
    <w:rsid w:val="00A1312F"/>
    <w:rsid w:val="00A13800"/>
    <w:rsid w:val="00A13D5C"/>
    <w:rsid w:val="00A14036"/>
    <w:rsid w:val="00A14729"/>
    <w:rsid w:val="00A160A7"/>
    <w:rsid w:val="00A16289"/>
    <w:rsid w:val="00A20024"/>
    <w:rsid w:val="00A200BC"/>
    <w:rsid w:val="00A202B3"/>
    <w:rsid w:val="00A204C4"/>
    <w:rsid w:val="00A210C1"/>
    <w:rsid w:val="00A217DA"/>
    <w:rsid w:val="00A21882"/>
    <w:rsid w:val="00A2218B"/>
    <w:rsid w:val="00A236A5"/>
    <w:rsid w:val="00A23F05"/>
    <w:rsid w:val="00A24961"/>
    <w:rsid w:val="00A25040"/>
    <w:rsid w:val="00A25168"/>
    <w:rsid w:val="00A25215"/>
    <w:rsid w:val="00A25725"/>
    <w:rsid w:val="00A266B5"/>
    <w:rsid w:val="00A26DF0"/>
    <w:rsid w:val="00A26F15"/>
    <w:rsid w:val="00A2729A"/>
    <w:rsid w:val="00A2729F"/>
    <w:rsid w:val="00A27507"/>
    <w:rsid w:val="00A300F4"/>
    <w:rsid w:val="00A30418"/>
    <w:rsid w:val="00A3097C"/>
    <w:rsid w:val="00A30C1A"/>
    <w:rsid w:val="00A310C4"/>
    <w:rsid w:val="00A3146D"/>
    <w:rsid w:val="00A31814"/>
    <w:rsid w:val="00A31E7A"/>
    <w:rsid w:val="00A32038"/>
    <w:rsid w:val="00A32F88"/>
    <w:rsid w:val="00A330C9"/>
    <w:rsid w:val="00A34279"/>
    <w:rsid w:val="00A347A6"/>
    <w:rsid w:val="00A35D7A"/>
    <w:rsid w:val="00A3670B"/>
    <w:rsid w:val="00A3728B"/>
    <w:rsid w:val="00A373A4"/>
    <w:rsid w:val="00A3765B"/>
    <w:rsid w:val="00A377B5"/>
    <w:rsid w:val="00A379B6"/>
    <w:rsid w:val="00A40205"/>
    <w:rsid w:val="00A40773"/>
    <w:rsid w:val="00A4118E"/>
    <w:rsid w:val="00A4179D"/>
    <w:rsid w:val="00A422CF"/>
    <w:rsid w:val="00A43190"/>
    <w:rsid w:val="00A43532"/>
    <w:rsid w:val="00A43C2D"/>
    <w:rsid w:val="00A43F41"/>
    <w:rsid w:val="00A45641"/>
    <w:rsid w:val="00A456A2"/>
    <w:rsid w:val="00A457DA"/>
    <w:rsid w:val="00A45807"/>
    <w:rsid w:val="00A46708"/>
    <w:rsid w:val="00A46873"/>
    <w:rsid w:val="00A468BF"/>
    <w:rsid w:val="00A469AE"/>
    <w:rsid w:val="00A46E63"/>
    <w:rsid w:val="00A4737B"/>
    <w:rsid w:val="00A477D5"/>
    <w:rsid w:val="00A47838"/>
    <w:rsid w:val="00A47A20"/>
    <w:rsid w:val="00A47AE5"/>
    <w:rsid w:val="00A5035D"/>
    <w:rsid w:val="00A5104C"/>
    <w:rsid w:val="00A51BD1"/>
    <w:rsid w:val="00A51DFC"/>
    <w:rsid w:val="00A5216A"/>
    <w:rsid w:val="00A52B94"/>
    <w:rsid w:val="00A52BC7"/>
    <w:rsid w:val="00A539BB"/>
    <w:rsid w:val="00A5408D"/>
    <w:rsid w:val="00A54913"/>
    <w:rsid w:val="00A54B94"/>
    <w:rsid w:val="00A54C39"/>
    <w:rsid w:val="00A5522E"/>
    <w:rsid w:val="00A5524A"/>
    <w:rsid w:val="00A55A59"/>
    <w:rsid w:val="00A56A36"/>
    <w:rsid w:val="00A56B9C"/>
    <w:rsid w:val="00A56CB6"/>
    <w:rsid w:val="00A56E42"/>
    <w:rsid w:val="00A57414"/>
    <w:rsid w:val="00A5741B"/>
    <w:rsid w:val="00A57A6B"/>
    <w:rsid w:val="00A57B69"/>
    <w:rsid w:val="00A57DB0"/>
    <w:rsid w:val="00A6044B"/>
    <w:rsid w:val="00A604DC"/>
    <w:rsid w:val="00A6127C"/>
    <w:rsid w:val="00A61356"/>
    <w:rsid w:val="00A619E9"/>
    <w:rsid w:val="00A61F8C"/>
    <w:rsid w:val="00A622AA"/>
    <w:rsid w:val="00A63415"/>
    <w:rsid w:val="00A63C5C"/>
    <w:rsid w:val="00A646D9"/>
    <w:rsid w:val="00A64906"/>
    <w:rsid w:val="00A6588F"/>
    <w:rsid w:val="00A65A57"/>
    <w:rsid w:val="00A66125"/>
    <w:rsid w:val="00A66272"/>
    <w:rsid w:val="00A663F3"/>
    <w:rsid w:val="00A6678D"/>
    <w:rsid w:val="00A66BFE"/>
    <w:rsid w:val="00A66FC9"/>
    <w:rsid w:val="00A7074C"/>
    <w:rsid w:val="00A70FFA"/>
    <w:rsid w:val="00A7118E"/>
    <w:rsid w:val="00A7158C"/>
    <w:rsid w:val="00A730AF"/>
    <w:rsid w:val="00A73689"/>
    <w:rsid w:val="00A73733"/>
    <w:rsid w:val="00A739D4"/>
    <w:rsid w:val="00A741E3"/>
    <w:rsid w:val="00A748B4"/>
    <w:rsid w:val="00A74D6D"/>
    <w:rsid w:val="00A75871"/>
    <w:rsid w:val="00A75E95"/>
    <w:rsid w:val="00A77359"/>
    <w:rsid w:val="00A7788E"/>
    <w:rsid w:val="00A77ACB"/>
    <w:rsid w:val="00A8021D"/>
    <w:rsid w:val="00A803C3"/>
    <w:rsid w:val="00A81895"/>
    <w:rsid w:val="00A8268D"/>
    <w:rsid w:val="00A83826"/>
    <w:rsid w:val="00A840F4"/>
    <w:rsid w:val="00A84E93"/>
    <w:rsid w:val="00A854FB"/>
    <w:rsid w:val="00A858D8"/>
    <w:rsid w:val="00A859E5"/>
    <w:rsid w:val="00A85A7C"/>
    <w:rsid w:val="00A85B62"/>
    <w:rsid w:val="00A862C3"/>
    <w:rsid w:val="00A86307"/>
    <w:rsid w:val="00A86988"/>
    <w:rsid w:val="00A86A09"/>
    <w:rsid w:val="00A87089"/>
    <w:rsid w:val="00A87A78"/>
    <w:rsid w:val="00A87CD2"/>
    <w:rsid w:val="00A91217"/>
    <w:rsid w:val="00A918FF"/>
    <w:rsid w:val="00A91C20"/>
    <w:rsid w:val="00A921EE"/>
    <w:rsid w:val="00A926EC"/>
    <w:rsid w:val="00A94037"/>
    <w:rsid w:val="00A94224"/>
    <w:rsid w:val="00A94330"/>
    <w:rsid w:val="00A94799"/>
    <w:rsid w:val="00A94887"/>
    <w:rsid w:val="00A94B43"/>
    <w:rsid w:val="00A96501"/>
    <w:rsid w:val="00A96F05"/>
    <w:rsid w:val="00AA1076"/>
    <w:rsid w:val="00AA3DCF"/>
    <w:rsid w:val="00AA4ECA"/>
    <w:rsid w:val="00AA5A02"/>
    <w:rsid w:val="00AA5CB4"/>
    <w:rsid w:val="00AA5CD9"/>
    <w:rsid w:val="00AA5CEB"/>
    <w:rsid w:val="00AA6A13"/>
    <w:rsid w:val="00AA6E14"/>
    <w:rsid w:val="00AB1170"/>
    <w:rsid w:val="00AB171A"/>
    <w:rsid w:val="00AB1A02"/>
    <w:rsid w:val="00AB1C21"/>
    <w:rsid w:val="00AB1D82"/>
    <w:rsid w:val="00AB27E5"/>
    <w:rsid w:val="00AB3551"/>
    <w:rsid w:val="00AB3AE5"/>
    <w:rsid w:val="00AB3E58"/>
    <w:rsid w:val="00AB4151"/>
    <w:rsid w:val="00AB4B80"/>
    <w:rsid w:val="00AB4D45"/>
    <w:rsid w:val="00AB5B18"/>
    <w:rsid w:val="00AB5BB9"/>
    <w:rsid w:val="00AB5D5C"/>
    <w:rsid w:val="00AB60E3"/>
    <w:rsid w:val="00AB6186"/>
    <w:rsid w:val="00AB6C9C"/>
    <w:rsid w:val="00AB7755"/>
    <w:rsid w:val="00AB7D51"/>
    <w:rsid w:val="00AC02B7"/>
    <w:rsid w:val="00AC150C"/>
    <w:rsid w:val="00AC1DB6"/>
    <w:rsid w:val="00AC31D2"/>
    <w:rsid w:val="00AC33B3"/>
    <w:rsid w:val="00AC342F"/>
    <w:rsid w:val="00AC3EE1"/>
    <w:rsid w:val="00AC4089"/>
    <w:rsid w:val="00AC413A"/>
    <w:rsid w:val="00AC4512"/>
    <w:rsid w:val="00AC549A"/>
    <w:rsid w:val="00AC597C"/>
    <w:rsid w:val="00AC5B73"/>
    <w:rsid w:val="00AC5CEA"/>
    <w:rsid w:val="00AC61AB"/>
    <w:rsid w:val="00AC7471"/>
    <w:rsid w:val="00AC7E1A"/>
    <w:rsid w:val="00AD0317"/>
    <w:rsid w:val="00AD128E"/>
    <w:rsid w:val="00AD1343"/>
    <w:rsid w:val="00AD2101"/>
    <w:rsid w:val="00AD29BE"/>
    <w:rsid w:val="00AD2A37"/>
    <w:rsid w:val="00AD39C3"/>
    <w:rsid w:val="00AD40F1"/>
    <w:rsid w:val="00AD48C1"/>
    <w:rsid w:val="00AD4B68"/>
    <w:rsid w:val="00AD4F28"/>
    <w:rsid w:val="00AD664B"/>
    <w:rsid w:val="00AD665A"/>
    <w:rsid w:val="00AD6C99"/>
    <w:rsid w:val="00AD7345"/>
    <w:rsid w:val="00AE0097"/>
    <w:rsid w:val="00AE1955"/>
    <w:rsid w:val="00AE2504"/>
    <w:rsid w:val="00AE261E"/>
    <w:rsid w:val="00AE28FB"/>
    <w:rsid w:val="00AE2EDC"/>
    <w:rsid w:val="00AE30E2"/>
    <w:rsid w:val="00AE4397"/>
    <w:rsid w:val="00AE46EF"/>
    <w:rsid w:val="00AE4826"/>
    <w:rsid w:val="00AE4D97"/>
    <w:rsid w:val="00AE5153"/>
    <w:rsid w:val="00AE53FF"/>
    <w:rsid w:val="00AE5C89"/>
    <w:rsid w:val="00AE68B6"/>
    <w:rsid w:val="00AE769A"/>
    <w:rsid w:val="00AF03CA"/>
    <w:rsid w:val="00AF0692"/>
    <w:rsid w:val="00AF0DE5"/>
    <w:rsid w:val="00AF0E96"/>
    <w:rsid w:val="00AF2341"/>
    <w:rsid w:val="00AF23A7"/>
    <w:rsid w:val="00AF249E"/>
    <w:rsid w:val="00AF2D34"/>
    <w:rsid w:val="00AF36FC"/>
    <w:rsid w:val="00AF377C"/>
    <w:rsid w:val="00AF3C35"/>
    <w:rsid w:val="00AF3DA7"/>
    <w:rsid w:val="00AF407E"/>
    <w:rsid w:val="00AF4C61"/>
    <w:rsid w:val="00AF6A78"/>
    <w:rsid w:val="00AF72A8"/>
    <w:rsid w:val="00AF7686"/>
    <w:rsid w:val="00AF785C"/>
    <w:rsid w:val="00AF7C9F"/>
    <w:rsid w:val="00B0209E"/>
    <w:rsid w:val="00B023F8"/>
    <w:rsid w:val="00B029DC"/>
    <w:rsid w:val="00B0356E"/>
    <w:rsid w:val="00B053EE"/>
    <w:rsid w:val="00B05535"/>
    <w:rsid w:val="00B05D60"/>
    <w:rsid w:val="00B05FF0"/>
    <w:rsid w:val="00B06522"/>
    <w:rsid w:val="00B06994"/>
    <w:rsid w:val="00B07B28"/>
    <w:rsid w:val="00B1049D"/>
    <w:rsid w:val="00B105C1"/>
    <w:rsid w:val="00B106C3"/>
    <w:rsid w:val="00B1070F"/>
    <w:rsid w:val="00B10EF3"/>
    <w:rsid w:val="00B11C2D"/>
    <w:rsid w:val="00B1204B"/>
    <w:rsid w:val="00B127B1"/>
    <w:rsid w:val="00B128CA"/>
    <w:rsid w:val="00B12CF1"/>
    <w:rsid w:val="00B12F65"/>
    <w:rsid w:val="00B142B3"/>
    <w:rsid w:val="00B1488F"/>
    <w:rsid w:val="00B152D5"/>
    <w:rsid w:val="00B153BA"/>
    <w:rsid w:val="00B15AC2"/>
    <w:rsid w:val="00B15E1F"/>
    <w:rsid w:val="00B166A0"/>
    <w:rsid w:val="00B16D2A"/>
    <w:rsid w:val="00B16D48"/>
    <w:rsid w:val="00B16F73"/>
    <w:rsid w:val="00B1719D"/>
    <w:rsid w:val="00B17BF8"/>
    <w:rsid w:val="00B204D3"/>
    <w:rsid w:val="00B20C4B"/>
    <w:rsid w:val="00B20E85"/>
    <w:rsid w:val="00B2127F"/>
    <w:rsid w:val="00B2134E"/>
    <w:rsid w:val="00B216F1"/>
    <w:rsid w:val="00B229CB"/>
    <w:rsid w:val="00B22A82"/>
    <w:rsid w:val="00B2385C"/>
    <w:rsid w:val="00B23B45"/>
    <w:rsid w:val="00B24168"/>
    <w:rsid w:val="00B249BC"/>
    <w:rsid w:val="00B268C0"/>
    <w:rsid w:val="00B26978"/>
    <w:rsid w:val="00B273AF"/>
    <w:rsid w:val="00B3113B"/>
    <w:rsid w:val="00B314B5"/>
    <w:rsid w:val="00B3178C"/>
    <w:rsid w:val="00B32349"/>
    <w:rsid w:val="00B335CA"/>
    <w:rsid w:val="00B34235"/>
    <w:rsid w:val="00B34AF5"/>
    <w:rsid w:val="00B35CD4"/>
    <w:rsid w:val="00B3671F"/>
    <w:rsid w:val="00B369FA"/>
    <w:rsid w:val="00B36BFD"/>
    <w:rsid w:val="00B3704C"/>
    <w:rsid w:val="00B40298"/>
    <w:rsid w:val="00B4056A"/>
    <w:rsid w:val="00B40A08"/>
    <w:rsid w:val="00B41324"/>
    <w:rsid w:val="00B4238C"/>
    <w:rsid w:val="00B43548"/>
    <w:rsid w:val="00B43618"/>
    <w:rsid w:val="00B4398A"/>
    <w:rsid w:val="00B43C22"/>
    <w:rsid w:val="00B4403E"/>
    <w:rsid w:val="00B441A8"/>
    <w:rsid w:val="00B44EA4"/>
    <w:rsid w:val="00B456FB"/>
    <w:rsid w:val="00B4623E"/>
    <w:rsid w:val="00B4690A"/>
    <w:rsid w:val="00B4690B"/>
    <w:rsid w:val="00B46AB6"/>
    <w:rsid w:val="00B47114"/>
    <w:rsid w:val="00B4712B"/>
    <w:rsid w:val="00B47586"/>
    <w:rsid w:val="00B47C26"/>
    <w:rsid w:val="00B47EDA"/>
    <w:rsid w:val="00B50433"/>
    <w:rsid w:val="00B50E24"/>
    <w:rsid w:val="00B50ECE"/>
    <w:rsid w:val="00B531C8"/>
    <w:rsid w:val="00B53C7A"/>
    <w:rsid w:val="00B53CB7"/>
    <w:rsid w:val="00B54013"/>
    <w:rsid w:val="00B541D3"/>
    <w:rsid w:val="00B5441F"/>
    <w:rsid w:val="00B54D13"/>
    <w:rsid w:val="00B55C2C"/>
    <w:rsid w:val="00B5689D"/>
    <w:rsid w:val="00B56D81"/>
    <w:rsid w:val="00B57E03"/>
    <w:rsid w:val="00B604E2"/>
    <w:rsid w:val="00B60741"/>
    <w:rsid w:val="00B609A6"/>
    <w:rsid w:val="00B61020"/>
    <w:rsid w:val="00B613A6"/>
    <w:rsid w:val="00B61A1A"/>
    <w:rsid w:val="00B620FA"/>
    <w:rsid w:val="00B62340"/>
    <w:rsid w:val="00B62C87"/>
    <w:rsid w:val="00B632A2"/>
    <w:rsid w:val="00B6414D"/>
    <w:rsid w:val="00B6417A"/>
    <w:rsid w:val="00B64DBA"/>
    <w:rsid w:val="00B64EA2"/>
    <w:rsid w:val="00B65537"/>
    <w:rsid w:val="00B65A3B"/>
    <w:rsid w:val="00B65AEA"/>
    <w:rsid w:val="00B65E59"/>
    <w:rsid w:val="00B66732"/>
    <w:rsid w:val="00B6767A"/>
    <w:rsid w:val="00B67C59"/>
    <w:rsid w:val="00B7065F"/>
    <w:rsid w:val="00B70E69"/>
    <w:rsid w:val="00B712C3"/>
    <w:rsid w:val="00B71AE8"/>
    <w:rsid w:val="00B71CB0"/>
    <w:rsid w:val="00B72A0D"/>
    <w:rsid w:val="00B72E38"/>
    <w:rsid w:val="00B72FD5"/>
    <w:rsid w:val="00B753C9"/>
    <w:rsid w:val="00B760B6"/>
    <w:rsid w:val="00B761FA"/>
    <w:rsid w:val="00B767B2"/>
    <w:rsid w:val="00B76FDC"/>
    <w:rsid w:val="00B772C3"/>
    <w:rsid w:val="00B775C4"/>
    <w:rsid w:val="00B776A0"/>
    <w:rsid w:val="00B802EF"/>
    <w:rsid w:val="00B80818"/>
    <w:rsid w:val="00B81A4F"/>
    <w:rsid w:val="00B81C7C"/>
    <w:rsid w:val="00B81DA1"/>
    <w:rsid w:val="00B82C58"/>
    <w:rsid w:val="00B83055"/>
    <w:rsid w:val="00B848E3"/>
    <w:rsid w:val="00B8520C"/>
    <w:rsid w:val="00B85618"/>
    <w:rsid w:val="00B85F29"/>
    <w:rsid w:val="00B86987"/>
    <w:rsid w:val="00B86FC8"/>
    <w:rsid w:val="00B87F07"/>
    <w:rsid w:val="00B87FE3"/>
    <w:rsid w:val="00B9008E"/>
    <w:rsid w:val="00B90E95"/>
    <w:rsid w:val="00B90EC9"/>
    <w:rsid w:val="00B91EC8"/>
    <w:rsid w:val="00B91F30"/>
    <w:rsid w:val="00B922EB"/>
    <w:rsid w:val="00B92325"/>
    <w:rsid w:val="00B93106"/>
    <w:rsid w:val="00B93186"/>
    <w:rsid w:val="00B932B9"/>
    <w:rsid w:val="00B933D5"/>
    <w:rsid w:val="00B93A00"/>
    <w:rsid w:val="00B93BB8"/>
    <w:rsid w:val="00B93CBF"/>
    <w:rsid w:val="00B94D7F"/>
    <w:rsid w:val="00B962A7"/>
    <w:rsid w:val="00B96CE2"/>
    <w:rsid w:val="00B97462"/>
    <w:rsid w:val="00BA03E4"/>
    <w:rsid w:val="00BA0522"/>
    <w:rsid w:val="00BA10BB"/>
    <w:rsid w:val="00BA20AA"/>
    <w:rsid w:val="00BA32B7"/>
    <w:rsid w:val="00BA356D"/>
    <w:rsid w:val="00BA4B19"/>
    <w:rsid w:val="00BA4DA3"/>
    <w:rsid w:val="00BA5D93"/>
    <w:rsid w:val="00BA6FCF"/>
    <w:rsid w:val="00BA7151"/>
    <w:rsid w:val="00BA76F7"/>
    <w:rsid w:val="00BA7B46"/>
    <w:rsid w:val="00BB0B3B"/>
    <w:rsid w:val="00BB1F8F"/>
    <w:rsid w:val="00BB25A1"/>
    <w:rsid w:val="00BB2D84"/>
    <w:rsid w:val="00BB2DD2"/>
    <w:rsid w:val="00BB4391"/>
    <w:rsid w:val="00BB4CAE"/>
    <w:rsid w:val="00BB50FA"/>
    <w:rsid w:val="00BB5937"/>
    <w:rsid w:val="00BB5A36"/>
    <w:rsid w:val="00BB5AFD"/>
    <w:rsid w:val="00BB5B06"/>
    <w:rsid w:val="00BB605E"/>
    <w:rsid w:val="00BB7761"/>
    <w:rsid w:val="00BC0086"/>
    <w:rsid w:val="00BC05F1"/>
    <w:rsid w:val="00BC0E7E"/>
    <w:rsid w:val="00BC1450"/>
    <w:rsid w:val="00BC1716"/>
    <w:rsid w:val="00BC1780"/>
    <w:rsid w:val="00BC1EEE"/>
    <w:rsid w:val="00BC20A2"/>
    <w:rsid w:val="00BC268E"/>
    <w:rsid w:val="00BC2923"/>
    <w:rsid w:val="00BC2A2C"/>
    <w:rsid w:val="00BC33DD"/>
    <w:rsid w:val="00BC3C2C"/>
    <w:rsid w:val="00BC461B"/>
    <w:rsid w:val="00BC4C2D"/>
    <w:rsid w:val="00BC4ECF"/>
    <w:rsid w:val="00BC5728"/>
    <w:rsid w:val="00BC5DC9"/>
    <w:rsid w:val="00BC5E03"/>
    <w:rsid w:val="00BC6CE6"/>
    <w:rsid w:val="00BC75F3"/>
    <w:rsid w:val="00BC76F6"/>
    <w:rsid w:val="00BC7C5E"/>
    <w:rsid w:val="00BD02FE"/>
    <w:rsid w:val="00BD035A"/>
    <w:rsid w:val="00BD037D"/>
    <w:rsid w:val="00BD11B4"/>
    <w:rsid w:val="00BD2898"/>
    <w:rsid w:val="00BD29F8"/>
    <w:rsid w:val="00BD2E51"/>
    <w:rsid w:val="00BD376F"/>
    <w:rsid w:val="00BD3843"/>
    <w:rsid w:val="00BD3B1C"/>
    <w:rsid w:val="00BD3F20"/>
    <w:rsid w:val="00BD43D7"/>
    <w:rsid w:val="00BD460D"/>
    <w:rsid w:val="00BD52DB"/>
    <w:rsid w:val="00BD53B0"/>
    <w:rsid w:val="00BD5C77"/>
    <w:rsid w:val="00BD5E71"/>
    <w:rsid w:val="00BD6744"/>
    <w:rsid w:val="00BD782C"/>
    <w:rsid w:val="00BD7F5C"/>
    <w:rsid w:val="00BE0194"/>
    <w:rsid w:val="00BE0972"/>
    <w:rsid w:val="00BE0AEC"/>
    <w:rsid w:val="00BE249B"/>
    <w:rsid w:val="00BE2C5F"/>
    <w:rsid w:val="00BE2DB8"/>
    <w:rsid w:val="00BE3ABE"/>
    <w:rsid w:val="00BE52E5"/>
    <w:rsid w:val="00BE548F"/>
    <w:rsid w:val="00BE57B7"/>
    <w:rsid w:val="00BE5B3B"/>
    <w:rsid w:val="00BE63C0"/>
    <w:rsid w:val="00BE65B1"/>
    <w:rsid w:val="00BE66AF"/>
    <w:rsid w:val="00BE712E"/>
    <w:rsid w:val="00BE745C"/>
    <w:rsid w:val="00BE791E"/>
    <w:rsid w:val="00BE7AE9"/>
    <w:rsid w:val="00BE7F2B"/>
    <w:rsid w:val="00BF07BE"/>
    <w:rsid w:val="00BF106C"/>
    <w:rsid w:val="00BF10E8"/>
    <w:rsid w:val="00BF13B4"/>
    <w:rsid w:val="00BF1A54"/>
    <w:rsid w:val="00BF274A"/>
    <w:rsid w:val="00BF33D0"/>
    <w:rsid w:val="00BF3552"/>
    <w:rsid w:val="00BF371F"/>
    <w:rsid w:val="00BF3834"/>
    <w:rsid w:val="00BF3966"/>
    <w:rsid w:val="00BF45BC"/>
    <w:rsid w:val="00BF48A9"/>
    <w:rsid w:val="00BF4947"/>
    <w:rsid w:val="00BF4B85"/>
    <w:rsid w:val="00BF541E"/>
    <w:rsid w:val="00BF578B"/>
    <w:rsid w:val="00BF5FB9"/>
    <w:rsid w:val="00BF652B"/>
    <w:rsid w:val="00BF6B64"/>
    <w:rsid w:val="00BF6EC9"/>
    <w:rsid w:val="00BF7B2E"/>
    <w:rsid w:val="00BF7F52"/>
    <w:rsid w:val="00C01219"/>
    <w:rsid w:val="00C01454"/>
    <w:rsid w:val="00C015F5"/>
    <w:rsid w:val="00C0167E"/>
    <w:rsid w:val="00C01E86"/>
    <w:rsid w:val="00C02A47"/>
    <w:rsid w:val="00C02A87"/>
    <w:rsid w:val="00C032CA"/>
    <w:rsid w:val="00C042EA"/>
    <w:rsid w:val="00C0444D"/>
    <w:rsid w:val="00C044A5"/>
    <w:rsid w:val="00C0457C"/>
    <w:rsid w:val="00C04774"/>
    <w:rsid w:val="00C04E98"/>
    <w:rsid w:val="00C05023"/>
    <w:rsid w:val="00C0580D"/>
    <w:rsid w:val="00C05F25"/>
    <w:rsid w:val="00C071CA"/>
    <w:rsid w:val="00C07501"/>
    <w:rsid w:val="00C0757D"/>
    <w:rsid w:val="00C10F53"/>
    <w:rsid w:val="00C11DAB"/>
    <w:rsid w:val="00C120D3"/>
    <w:rsid w:val="00C1261B"/>
    <w:rsid w:val="00C1312E"/>
    <w:rsid w:val="00C13CAA"/>
    <w:rsid w:val="00C13CD9"/>
    <w:rsid w:val="00C1468B"/>
    <w:rsid w:val="00C14E6D"/>
    <w:rsid w:val="00C1520B"/>
    <w:rsid w:val="00C17B5D"/>
    <w:rsid w:val="00C17EAF"/>
    <w:rsid w:val="00C2022D"/>
    <w:rsid w:val="00C20C41"/>
    <w:rsid w:val="00C21472"/>
    <w:rsid w:val="00C215EB"/>
    <w:rsid w:val="00C21CA1"/>
    <w:rsid w:val="00C2246F"/>
    <w:rsid w:val="00C229E3"/>
    <w:rsid w:val="00C23FA3"/>
    <w:rsid w:val="00C24DD1"/>
    <w:rsid w:val="00C24F98"/>
    <w:rsid w:val="00C256D9"/>
    <w:rsid w:val="00C25AE6"/>
    <w:rsid w:val="00C268C3"/>
    <w:rsid w:val="00C273B7"/>
    <w:rsid w:val="00C27655"/>
    <w:rsid w:val="00C27B5C"/>
    <w:rsid w:val="00C304AA"/>
    <w:rsid w:val="00C30746"/>
    <w:rsid w:val="00C320FD"/>
    <w:rsid w:val="00C32673"/>
    <w:rsid w:val="00C3277A"/>
    <w:rsid w:val="00C3410E"/>
    <w:rsid w:val="00C348FD"/>
    <w:rsid w:val="00C3675A"/>
    <w:rsid w:val="00C37666"/>
    <w:rsid w:val="00C37690"/>
    <w:rsid w:val="00C37CEF"/>
    <w:rsid w:val="00C37D3E"/>
    <w:rsid w:val="00C40B70"/>
    <w:rsid w:val="00C41271"/>
    <w:rsid w:val="00C4188F"/>
    <w:rsid w:val="00C4192A"/>
    <w:rsid w:val="00C42B19"/>
    <w:rsid w:val="00C43A23"/>
    <w:rsid w:val="00C43B8A"/>
    <w:rsid w:val="00C440AA"/>
    <w:rsid w:val="00C456A2"/>
    <w:rsid w:val="00C46057"/>
    <w:rsid w:val="00C462B5"/>
    <w:rsid w:val="00C463A1"/>
    <w:rsid w:val="00C467A8"/>
    <w:rsid w:val="00C46934"/>
    <w:rsid w:val="00C46D1E"/>
    <w:rsid w:val="00C46E72"/>
    <w:rsid w:val="00C47195"/>
    <w:rsid w:val="00C47703"/>
    <w:rsid w:val="00C508A5"/>
    <w:rsid w:val="00C510D0"/>
    <w:rsid w:val="00C5132A"/>
    <w:rsid w:val="00C5149C"/>
    <w:rsid w:val="00C5177A"/>
    <w:rsid w:val="00C52E87"/>
    <w:rsid w:val="00C5415B"/>
    <w:rsid w:val="00C547EC"/>
    <w:rsid w:val="00C54924"/>
    <w:rsid w:val="00C55BBA"/>
    <w:rsid w:val="00C55C51"/>
    <w:rsid w:val="00C55D75"/>
    <w:rsid w:val="00C56343"/>
    <w:rsid w:val="00C5644A"/>
    <w:rsid w:val="00C5654B"/>
    <w:rsid w:val="00C56999"/>
    <w:rsid w:val="00C56DEB"/>
    <w:rsid w:val="00C56FBB"/>
    <w:rsid w:val="00C57AFC"/>
    <w:rsid w:val="00C6066F"/>
    <w:rsid w:val="00C606FE"/>
    <w:rsid w:val="00C6085E"/>
    <w:rsid w:val="00C60946"/>
    <w:rsid w:val="00C61BEC"/>
    <w:rsid w:val="00C626E9"/>
    <w:rsid w:val="00C62793"/>
    <w:rsid w:val="00C62873"/>
    <w:rsid w:val="00C62B67"/>
    <w:rsid w:val="00C62D52"/>
    <w:rsid w:val="00C62F2F"/>
    <w:rsid w:val="00C638D8"/>
    <w:rsid w:val="00C6427B"/>
    <w:rsid w:val="00C64CA3"/>
    <w:rsid w:val="00C657A8"/>
    <w:rsid w:val="00C65DC0"/>
    <w:rsid w:val="00C65FB6"/>
    <w:rsid w:val="00C663E2"/>
    <w:rsid w:val="00C667F0"/>
    <w:rsid w:val="00C66EAF"/>
    <w:rsid w:val="00C670CE"/>
    <w:rsid w:val="00C67381"/>
    <w:rsid w:val="00C6779F"/>
    <w:rsid w:val="00C67CD9"/>
    <w:rsid w:val="00C703B0"/>
    <w:rsid w:val="00C706E7"/>
    <w:rsid w:val="00C70C8F"/>
    <w:rsid w:val="00C70CDA"/>
    <w:rsid w:val="00C712F7"/>
    <w:rsid w:val="00C71521"/>
    <w:rsid w:val="00C721C6"/>
    <w:rsid w:val="00C72573"/>
    <w:rsid w:val="00C72E43"/>
    <w:rsid w:val="00C749DE"/>
    <w:rsid w:val="00C75332"/>
    <w:rsid w:val="00C76B4E"/>
    <w:rsid w:val="00C76C42"/>
    <w:rsid w:val="00C771F0"/>
    <w:rsid w:val="00C77CB5"/>
    <w:rsid w:val="00C815DC"/>
    <w:rsid w:val="00C81A0F"/>
    <w:rsid w:val="00C81D06"/>
    <w:rsid w:val="00C81E0E"/>
    <w:rsid w:val="00C82AC8"/>
    <w:rsid w:val="00C82F4C"/>
    <w:rsid w:val="00C8303A"/>
    <w:rsid w:val="00C8343A"/>
    <w:rsid w:val="00C8370A"/>
    <w:rsid w:val="00C83C37"/>
    <w:rsid w:val="00C841A2"/>
    <w:rsid w:val="00C848CF"/>
    <w:rsid w:val="00C84E8F"/>
    <w:rsid w:val="00C84F53"/>
    <w:rsid w:val="00C84FC7"/>
    <w:rsid w:val="00C86987"/>
    <w:rsid w:val="00C86D87"/>
    <w:rsid w:val="00C90066"/>
    <w:rsid w:val="00C904F2"/>
    <w:rsid w:val="00C9136B"/>
    <w:rsid w:val="00C9165C"/>
    <w:rsid w:val="00C92BC2"/>
    <w:rsid w:val="00C92C2F"/>
    <w:rsid w:val="00C933C2"/>
    <w:rsid w:val="00C93534"/>
    <w:rsid w:val="00C9356A"/>
    <w:rsid w:val="00C93790"/>
    <w:rsid w:val="00C9458A"/>
    <w:rsid w:val="00C950CF"/>
    <w:rsid w:val="00C95A78"/>
    <w:rsid w:val="00C95D30"/>
    <w:rsid w:val="00C96B10"/>
    <w:rsid w:val="00C9759A"/>
    <w:rsid w:val="00C97795"/>
    <w:rsid w:val="00CA01CC"/>
    <w:rsid w:val="00CA1E83"/>
    <w:rsid w:val="00CA2BF7"/>
    <w:rsid w:val="00CA36E4"/>
    <w:rsid w:val="00CA4CEC"/>
    <w:rsid w:val="00CA4F77"/>
    <w:rsid w:val="00CA5EA4"/>
    <w:rsid w:val="00CA6601"/>
    <w:rsid w:val="00CA6767"/>
    <w:rsid w:val="00CA7828"/>
    <w:rsid w:val="00CA7875"/>
    <w:rsid w:val="00CA7C57"/>
    <w:rsid w:val="00CB02AF"/>
    <w:rsid w:val="00CB0C7C"/>
    <w:rsid w:val="00CB14FB"/>
    <w:rsid w:val="00CB1549"/>
    <w:rsid w:val="00CB19CA"/>
    <w:rsid w:val="00CB26A0"/>
    <w:rsid w:val="00CB2804"/>
    <w:rsid w:val="00CB35C3"/>
    <w:rsid w:val="00CB4773"/>
    <w:rsid w:val="00CB491E"/>
    <w:rsid w:val="00CB55FE"/>
    <w:rsid w:val="00CB5FCE"/>
    <w:rsid w:val="00CB652C"/>
    <w:rsid w:val="00CB68DA"/>
    <w:rsid w:val="00CB6FBC"/>
    <w:rsid w:val="00CB74BB"/>
    <w:rsid w:val="00CB79C7"/>
    <w:rsid w:val="00CB7F92"/>
    <w:rsid w:val="00CC0341"/>
    <w:rsid w:val="00CC0483"/>
    <w:rsid w:val="00CC1EBF"/>
    <w:rsid w:val="00CC28E7"/>
    <w:rsid w:val="00CC2D28"/>
    <w:rsid w:val="00CC3B9D"/>
    <w:rsid w:val="00CC427E"/>
    <w:rsid w:val="00CC45ED"/>
    <w:rsid w:val="00CC48F3"/>
    <w:rsid w:val="00CC54C7"/>
    <w:rsid w:val="00CC5BDA"/>
    <w:rsid w:val="00CC5C47"/>
    <w:rsid w:val="00CC6A2E"/>
    <w:rsid w:val="00CC717A"/>
    <w:rsid w:val="00CC760B"/>
    <w:rsid w:val="00CD0C98"/>
    <w:rsid w:val="00CD1251"/>
    <w:rsid w:val="00CD23EF"/>
    <w:rsid w:val="00CD2821"/>
    <w:rsid w:val="00CD2828"/>
    <w:rsid w:val="00CD2B29"/>
    <w:rsid w:val="00CD2FD5"/>
    <w:rsid w:val="00CD310C"/>
    <w:rsid w:val="00CD31D2"/>
    <w:rsid w:val="00CD3B55"/>
    <w:rsid w:val="00CD3C94"/>
    <w:rsid w:val="00CD3EFC"/>
    <w:rsid w:val="00CD4287"/>
    <w:rsid w:val="00CD484F"/>
    <w:rsid w:val="00CD51FC"/>
    <w:rsid w:val="00CD543E"/>
    <w:rsid w:val="00CD580C"/>
    <w:rsid w:val="00CD5CDD"/>
    <w:rsid w:val="00CD6191"/>
    <w:rsid w:val="00CD67C4"/>
    <w:rsid w:val="00CD7320"/>
    <w:rsid w:val="00CD7A0F"/>
    <w:rsid w:val="00CE0655"/>
    <w:rsid w:val="00CE0798"/>
    <w:rsid w:val="00CE2C18"/>
    <w:rsid w:val="00CE3554"/>
    <w:rsid w:val="00CE450C"/>
    <w:rsid w:val="00CE490C"/>
    <w:rsid w:val="00CE4DCF"/>
    <w:rsid w:val="00CE50E9"/>
    <w:rsid w:val="00CE5260"/>
    <w:rsid w:val="00CE5316"/>
    <w:rsid w:val="00CE533A"/>
    <w:rsid w:val="00CE63F9"/>
    <w:rsid w:val="00CE6B55"/>
    <w:rsid w:val="00CE6F20"/>
    <w:rsid w:val="00CE73EC"/>
    <w:rsid w:val="00CF026B"/>
    <w:rsid w:val="00CF0475"/>
    <w:rsid w:val="00CF187E"/>
    <w:rsid w:val="00CF1942"/>
    <w:rsid w:val="00CF1B7F"/>
    <w:rsid w:val="00CF2056"/>
    <w:rsid w:val="00CF3271"/>
    <w:rsid w:val="00CF3477"/>
    <w:rsid w:val="00CF4047"/>
    <w:rsid w:val="00CF4E9A"/>
    <w:rsid w:val="00CF4FEF"/>
    <w:rsid w:val="00CF5436"/>
    <w:rsid w:val="00CF56D1"/>
    <w:rsid w:val="00CF5B54"/>
    <w:rsid w:val="00CF5BD1"/>
    <w:rsid w:val="00CF5DD6"/>
    <w:rsid w:val="00CF63ED"/>
    <w:rsid w:val="00CF75FE"/>
    <w:rsid w:val="00D003D9"/>
    <w:rsid w:val="00D0062E"/>
    <w:rsid w:val="00D00FD5"/>
    <w:rsid w:val="00D01267"/>
    <w:rsid w:val="00D0137E"/>
    <w:rsid w:val="00D014BE"/>
    <w:rsid w:val="00D01B1E"/>
    <w:rsid w:val="00D01E08"/>
    <w:rsid w:val="00D02F5C"/>
    <w:rsid w:val="00D03954"/>
    <w:rsid w:val="00D04456"/>
    <w:rsid w:val="00D04B7C"/>
    <w:rsid w:val="00D04D75"/>
    <w:rsid w:val="00D055DB"/>
    <w:rsid w:val="00D05D26"/>
    <w:rsid w:val="00D05D61"/>
    <w:rsid w:val="00D05E94"/>
    <w:rsid w:val="00D05F2F"/>
    <w:rsid w:val="00D066C4"/>
    <w:rsid w:val="00D06B8D"/>
    <w:rsid w:val="00D0709A"/>
    <w:rsid w:val="00D0715D"/>
    <w:rsid w:val="00D07DE6"/>
    <w:rsid w:val="00D07F30"/>
    <w:rsid w:val="00D1049E"/>
    <w:rsid w:val="00D1088A"/>
    <w:rsid w:val="00D1151E"/>
    <w:rsid w:val="00D11FC0"/>
    <w:rsid w:val="00D1213A"/>
    <w:rsid w:val="00D129A4"/>
    <w:rsid w:val="00D12EC2"/>
    <w:rsid w:val="00D132A6"/>
    <w:rsid w:val="00D138B9"/>
    <w:rsid w:val="00D13B85"/>
    <w:rsid w:val="00D13C1E"/>
    <w:rsid w:val="00D13F14"/>
    <w:rsid w:val="00D15689"/>
    <w:rsid w:val="00D1628C"/>
    <w:rsid w:val="00D163F2"/>
    <w:rsid w:val="00D164B6"/>
    <w:rsid w:val="00D16C89"/>
    <w:rsid w:val="00D16FB1"/>
    <w:rsid w:val="00D1727A"/>
    <w:rsid w:val="00D1793E"/>
    <w:rsid w:val="00D17AE6"/>
    <w:rsid w:val="00D17BA1"/>
    <w:rsid w:val="00D17E87"/>
    <w:rsid w:val="00D200CC"/>
    <w:rsid w:val="00D2057E"/>
    <w:rsid w:val="00D20606"/>
    <w:rsid w:val="00D20DEE"/>
    <w:rsid w:val="00D21423"/>
    <w:rsid w:val="00D21858"/>
    <w:rsid w:val="00D21AEE"/>
    <w:rsid w:val="00D21B28"/>
    <w:rsid w:val="00D23B70"/>
    <w:rsid w:val="00D2405B"/>
    <w:rsid w:val="00D241A3"/>
    <w:rsid w:val="00D24522"/>
    <w:rsid w:val="00D24902"/>
    <w:rsid w:val="00D25D46"/>
    <w:rsid w:val="00D26797"/>
    <w:rsid w:val="00D267D6"/>
    <w:rsid w:val="00D26EA3"/>
    <w:rsid w:val="00D271B9"/>
    <w:rsid w:val="00D27FB2"/>
    <w:rsid w:val="00D30627"/>
    <w:rsid w:val="00D30BF0"/>
    <w:rsid w:val="00D31818"/>
    <w:rsid w:val="00D32729"/>
    <w:rsid w:val="00D32979"/>
    <w:rsid w:val="00D32A45"/>
    <w:rsid w:val="00D331DF"/>
    <w:rsid w:val="00D336D7"/>
    <w:rsid w:val="00D34722"/>
    <w:rsid w:val="00D3490E"/>
    <w:rsid w:val="00D35221"/>
    <w:rsid w:val="00D35484"/>
    <w:rsid w:val="00D35A0F"/>
    <w:rsid w:val="00D40842"/>
    <w:rsid w:val="00D40EA8"/>
    <w:rsid w:val="00D41367"/>
    <w:rsid w:val="00D41D95"/>
    <w:rsid w:val="00D422C8"/>
    <w:rsid w:val="00D42A82"/>
    <w:rsid w:val="00D42CB9"/>
    <w:rsid w:val="00D43126"/>
    <w:rsid w:val="00D45078"/>
    <w:rsid w:val="00D452FF"/>
    <w:rsid w:val="00D457ED"/>
    <w:rsid w:val="00D459A5"/>
    <w:rsid w:val="00D45D04"/>
    <w:rsid w:val="00D46144"/>
    <w:rsid w:val="00D4690E"/>
    <w:rsid w:val="00D46C68"/>
    <w:rsid w:val="00D476CB"/>
    <w:rsid w:val="00D47910"/>
    <w:rsid w:val="00D47C85"/>
    <w:rsid w:val="00D503D2"/>
    <w:rsid w:val="00D513AB"/>
    <w:rsid w:val="00D51AC2"/>
    <w:rsid w:val="00D524F9"/>
    <w:rsid w:val="00D5294C"/>
    <w:rsid w:val="00D52C01"/>
    <w:rsid w:val="00D52D94"/>
    <w:rsid w:val="00D536EB"/>
    <w:rsid w:val="00D53F31"/>
    <w:rsid w:val="00D542A3"/>
    <w:rsid w:val="00D54612"/>
    <w:rsid w:val="00D54EDD"/>
    <w:rsid w:val="00D5634F"/>
    <w:rsid w:val="00D5650B"/>
    <w:rsid w:val="00D56679"/>
    <w:rsid w:val="00D56AB1"/>
    <w:rsid w:val="00D56D85"/>
    <w:rsid w:val="00D57106"/>
    <w:rsid w:val="00D57C93"/>
    <w:rsid w:val="00D57F7A"/>
    <w:rsid w:val="00D60926"/>
    <w:rsid w:val="00D60930"/>
    <w:rsid w:val="00D618E2"/>
    <w:rsid w:val="00D61D52"/>
    <w:rsid w:val="00D61F61"/>
    <w:rsid w:val="00D63DCB"/>
    <w:rsid w:val="00D64723"/>
    <w:rsid w:val="00D64865"/>
    <w:rsid w:val="00D64AC7"/>
    <w:rsid w:val="00D65779"/>
    <w:rsid w:val="00D65785"/>
    <w:rsid w:val="00D661A7"/>
    <w:rsid w:val="00D66600"/>
    <w:rsid w:val="00D66DA9"/>
    <w:rsid w:val="00D703C8"/>
    <w:rsid w:val="00D70AC1"/>
    <w:rsid w:val="00D72810"/>
    <w:rsid w:val="00D7286E"/>
    <w:rsid w:val="00D72CA9"/>
    <w:rsid w:val="00D73433"/>
    <w:rsid w:val="00D73552"/>
    <w:rsid w:val="00D73754"/>
    <w:rsid w:val="00D73CD6"/>
    <w:rsid w:val="00D74D91"/>
    <w:rsid w:val="00D7511E"/>
    <w:rsid w:val="00D758BB"/>
    <w:rsid w:val="00D75A35"/>
    <w:rsid w:val="00D75D39"/>
    <w:rsid w:val="00D75E68"/>
    <w:rsid w:val="00D7613A"/>
    <w:rsid w:val="00D76C45"/>
    <w:rsid w:val="00D77732"/>
    <w:rsid w:val="00D77FEB"/>
    <w:rsid w:val="00D80C91"/>
    <w:rsid w:val="00D80FEE"/>
    <w:rsid w:val="00D81199"/>
    <w:rsid w:val="00D827C5"/>
    <w:rsid w:val="00D8341C"/>
    <w:rsid w:val="00D8455D"/>
    <w:rsid w:val="00D84D4C"/>
    <w:rsid w:val="00D84E5F"/>
    <w:rsid w:val="00D851D6"/>
    <w:rsid w:val="00D852F7"/>
    <w:rsid w:val="00D857E5"/>
    <w:rsid w:val="00D86072"/>
    <w:rsid w:val="00D86A91"/>
    <w:rsid w:val="00D86E52"/>
    <w:rsid w:val="00D870A3"/>
    <w:rsid w:val="00D87588"/>
    <w:rsid w:val="00D900E3"/>
    <w:rsid w:val="00D908AA"/>
    <w:rsid w:val="00D916DF"/>
    <w:rsid w:val="00D91B20"/>
    <w:rsid w:val="00D928D1"/>
    <w:rsid w:val="00D932C4"/>
    <w:rsid w:val="00D936F5"/>
    <w:rsid w:val="00D94B5A"/>
    <w:rsid w:val="00D94D26"/>
    <w:rsid w:val="00D95012"/>
    <w:rsid w:val="00D95F7D"/>
    <w:rsid w:val="00D966A8"/>
    <w:rsid w:val="00D96A6D"/>
    <w:rsid w:val="00D96C97"/>
    <w:rsid w:val="00D978B9"/>
    <w:rsid w:val="00D97FA6"/>
    <w:rsid w:val="00DA01A5"/>
    <w:rsid w:val="00DA06EB"/>
    <w:rsid w:val="00DA0E3E"/>
    <w:rsid w:val="00DA1475"/>
    <w:rsid w:val="00DA1B30"/>
    <w:rsid w:val="00DA2E20"/>
    <w:rsid w:val="00DA3297"/>
    <w:rsid w:val="00DA3DE6"/>
    <w:rsid w:val="00DA403C"/>
    <w:rsid w:val="00DA4A89"/>
    <w:rsid w:val="00DA5F0B"/>
    <w:rsid w:val="00DA6047"/>
    <w:rsid w:val="00DA6268"/>
    <w:rsid w:val="00DA6734"/>
    <w:rsid w:val="00DA6970"/>
    <w:rsid w:val="00DA756E"/>
    <w:rsid w:val="00DA7E11"/>
    <w:rsid w:val="00DB0BF3"/>
    <w:rsid w:val="00DB0CB0"/>
    <w:rsid w:val="00DB11A6"/>
    <w:rsid w:val="00DB17AE"/>
    <w:rsid w:val="00DB17CB"/>
    <w:rsid w:val="00DB2369"/>
    <w:rsid w:val="00DB2610"/>
    <w:rsid w:val="00DB2A13"/>
    <w:rsid w:val="00DB34A2"/>
    <w:rsid w:val="00DB51FE"/>
    <w:rsid w:val="00DB5404"/>
    <w:rsid w:val="00DB54A2"/>
    <w:rsid w:val="00DB64E5"/>
    <w:rsid w:val="00DB72EC"/>
    <w:rsid w:val="00DB7323"/>
    <w:rsid w:val="00DB7A70"/>
    <w:rsid w:val="00DB7E8E"/>
    <w:rsid w:val="00DC0C1D"/>
    <w:rsid w:val="00DC0EB5"/>
    <w:rsid w:val="00DC12C2"/>
    <w:rsid w:val="00DC1E85"/>
    <w:rsid w:val="00DC22F3"/>
    <w:rsid w:val="00DC2478"/>
    <w:rsid w:val="00DC267F"/>
    <w:rsid w:val="00DC2740"/>
    <w:rsid w:val="00DC299E"/>
    <w:rsid w:val="00DC3479"/>
    <w:rsid w:val="00DC3E95"/>
    <w:rsid w:val="00DC3EC0"/>
    <w:rsid w:val="00DC4250"/>
    <w:rsid w:val="00DC425C"/>
    <w:rsid w:val="00DC43D6"/>
    <w:rsid w:val="00DC46D6"/>
    <w:rsid w:val="00DC4B16"/>
    <w:rsid w:val="00DC4FD8"/>
    <w:rsid w:val="00DC51FB"/>
    <w:rsid w:val="00DC62F5"/>
    <w:rsid w:val="00DC6D48"/>
    <w:rsid w:val="00DC71AA"/>
    <w:rsid w:val="00DC7642"/>
    <w:rsid w:val="00DC7B68"/>
    <w:rsid w:val="00DC7C8F"/>
    <w:rsid w:val="00DD0536"/>
    <w:rsid w:val="00DD063B"/>
    <w:rsid w:val="00DD0A7B"/>
    <w:rsid w:val="00DD0F0F"/>
    <w:rsid w:val="00DD1585"/>
    <w:rsid w:val="00DD30D9"/>
    <w:rsid w:val="00DD54AE"/>
    <w:rsid w:val="00DD553A"/>
    <w:rsid w:val="00DD5D4C"/>
    <w:rsid w:val="00DD5D9E"/>
    <w:rsid w:val="00DD6062"/>
    <w:rsid w:val="00DD60B1"/>
    <w:rsid w:val="00DD64D1"/>
    <w:rsid w:val="00DD6786"/>
    <w:rsid w:val="00DD7B62"/>
    <w:rsid w:val="00DD7E68"/>
    <w:rsid w:val="00DD7E93"/>
    <w:rsid w:val="00DE0089"/>
    <w:rsid w:val="00DE07E9"/>
    <w:rsid w:val="00DE0D51"/>
    <w:rsid w:val="00DE1483"/>
    <w:rsid w:val="00DE14E9"/>
    <w:rsid w:val="00DE1CD2"/>
    <w:rsid w:val="00DE209B"/>
    <w:rsid w:val="00DE263B"/>
    <w:rsid w:val="00DE2A07"/>
    <w:rsid w:val="00DE2A20"/>
    <w:rsid w:val="00DE4ED2"/>
    <w:rsid w:val="00DE53BC"/>
    <w:rsid w:val="00DE5748"/>
    <w:rsid w:val="00DE585E"/>
    <w:rsid w:val="00DE5A27"/>
    <w:rsid w:val="00DE5A80"/>
    <w:rsid w:val="00DE73B7"/>
    <w:rsid w:val="00DE7A63"/>
    <w:rsid w:val="00DE7C05"/>
    <w:rsid w:val="00DF028C"/>
    <w:rsid w:val="00DF0655"/>
    <w:rsid w:val="00DF09C1"/>
    <w:rsid w:val="00DF1106"/>
    <w:rsid w:val="00DF17C4"/>
    <w:rsid w:val="00DF21C0"/>
    <w:rsid w:val="00DF295E"/>
    <w:rsid w:val="00DF3452"/>
    <w:rsid w:val="00DF3891"/>
    <w:rsid w:val="00DF3FCB"/>
    <w:rsid w:val="00DF46A6"/>
    <w:rsid w:val="00DF4DC5"/>
    <w:rsid w:val="00DF510B"/>
    <w:rsid w:val="00DF606B"/>
    <w:rsid w:val="00DF6212"/>
    <w:rsid w:val="00DF6943"/>
    <w:rsid w:val="00DF6968"/>
    <w:rsid w:val="00DF6BBA"/>
    <w:rsid w:val="00DF7EDD"/>
    <w:rsid w:val="00E0001C"/>
    <w:rsid w:val="00E004F2"/>
    <w:rsid w:val="00E00608"/>
    <w:rsid w:val="00E00FD4"/>
    <w:rsid w:val="00E010E3"/>
    <w:rsid w:val="00E026C7"/>
    <w:rsid w:val="00E02FC6"/>
    <w:rsid w:val="00E031F3"/>
    <w:rsid w:val="00E03631"/>
    <w:rsid w:val="00E04198"/>
    <w:rsid w:val="00E0486D"/>
    <w:rsid w:val="00E05416"/>
    <w:rsid w:val="00E066F6"/>
    <w:rsid w:val="00E068B7"/>
    <w:rsid w:val="00E06991"/>
    <w:rsid w:val="00E06EFF"/>
    <w:rsid w:val="00E07B0D"/>
    <w:rsid w:val="00E1069D"/>
    <w:rsid w:val="00E10ABE"/>
    <w:rsid w:val="00E119A1"/>
    <w:rsid w:val="00E11CCA"/>
    <w:rsid w:val="00E121A7"/>
    <w:rsid w:val="00E1235C"/>
    <w:rsid w:val="00E123DC"/>
    <w:rsid w:val="00E124C2"/>
    <w:rsid w:val="00E1274A"/>
    <w:rsid w:val="00E12A89"/>
    <w:rsid w:val="00E1300A"/>
    <w:rsid w:val="00E132A2"/>
    <w:rsid w:val="00E14505"/>
    <w:rsid w:val="00E152B0"/>
    <w:rsid w:val="00E153E1"/>
    <w:rsid w:val="00E153E4"/>
    <w:rsid w:val="00E15A9C"/>
    <w:rsid w:val="00E16183"/>
    <w:rsid w:val="00E1691D"/>
    <w:rsid w:val="00E16EFC"/>
    <w:rsid w:val="00E16FDA"/>
    <w:rsid w:val="00E17725"/>
    <w:rsid w:val="00E17737"/>
    <w:rsid w:val="00E179D7"/>
    <w:rsid w:val="00E17CD8"/>
    <w:rsid w:val="00E17DEC"/>
    <w:rsid w:val="00E20CC1"/>
    <w:rsid w:val="00E21EC3"/>
    <w:rsid w:val="00E22D18"/>
    <w:rsid w:val="00E22FAC"/>
    <w:rsid w:val="00E244E7"/>
    <w:rsid w:val="00E24BD5"/>
    <w:rsid w:val="00E25222"/>
    <w:rsid w:val="00E257C2"/>
    <w:rsid w:val="00E25B9F"/>
    <w:rsid w:val="00E263A2"/>
    <w:rsid w:val="00E26725"/>
    <w:rsid w:val="00E26773"/>
    <w:rsid w:val="00E26FBC"/>
    <w:rsid w:val="00E27162"/>
    <w:rsid w:val="00E2789C"/>
    <w:rsid w:val="00E27A64"/>
    <w:rsid w:val="00E27A6A"/>
    <w:rsid w:val="00E304F4"/>
    <w:rsid w:val="00E32F09"/>
    <w:rsid w:val="00E3310D"/>
    <w:rsid w:val="00E344D6"/>
    <w:rsid w:val="00E34B8E"/>
    <w:rsid w:val="00E351AC"/>
    <w:rsid w:val="00E3554E"/>
    <w:rsid w:val="00E35870"/>
    <w:rsid w:val="00E36974"/>
    <w:rsid w:val="00E37127"/>
    <w:rsid w:val="00E37E38"/>
    <w:rsid w:val="00E37FAF"/>
    <w:rsid w:val="00E40163"/>
    <w:rsid w:val="00E404E4"/>
    <w:rsid w:val="00E409AC"/>
    <w:rsid w:val="00E40B0F"/>
    <w:rsid w:val="00E412F3"/>
    <w:rsid w:val="00E41723"/>
    <w:rsid w:val="00E420C7"/>
    <w:rsid w:val="00E42901"/>
    <w:rsid w:val="00E42D85"/>
    <w:rsid w:val="00E448FA"/>
    <w:rsid w:val="00E45209"/>
    <w:rsid w:val="00E4528B"/>
    <w:rsid w:val="00E461C1"/>
    <w:rsid w:val="00E462E4"/>
    <w:rsid w:val="00E467A6"/>
    <w:rsid w:val="00E46BFB"/>
    <w:rsid w:val="00E470DB"/>
    <w:rsid w:val="00E47287"/>
    <w:rsid w:val="00E47A94"/>
    <w:rsid w:val="00E47FE7"/>
    <w:rsid w:val="00E5000C"/>
    <w:rsid w:val="00E503F0"/>
    <w:rsid w:val="00E50CCC"/>
    <w:rsid w:val="00E5122C"/>
    <w:rsid w:val="00E514B9"/>
    <w:rsid w:val="00E51EF8"/>
    <w:rsid w:val="00E525B2"/>
    <w:rsid w:val="00E543F7"/>
    <w:rsid w:val="00E54A08"/>
    <w:rsid w:val="00E54C9D"/>
    <w:rsid w:val="00E556A8"/>
    <w:rsid w:val="00E55929"/>
    <w:rsid w:val="00E576DB"/>
    <w:rsid w:val="00E57F2A"/>
    <w:rsid w:val="00E6089B"/>
    <w:rsid w:val="00E60C76"/>
    <w:rsid w:val="00E61766"/>
    <w:rsid w:val="00E61BFE"/>
    <w:rsid w:val="00E62307"/>
    <w:rsid w:val="00E627F3"/>
    <w:rsid w:val="00E628B2"/>
    <w:rsid w:val="00E62930"/>
    <w:rsid w:val="00E62BB2"/>
    <w:rsid w:val="00E645A9"/>
    <w:rsid w:val="00E648E3"/>
    <w:rsid w:val="00E66630"/>
    <w:rsid w:val="00E670F6"/>
    <w:rsid w:val="00E6799E"/>
    <w:rsid w:val="00E67BEC"/>
    <w:rsid w:val="00E703B8"/>
    <w:rsid w:val="00E7158A"/>
    <w:rsid w:val="00E719E9"/>
    <w:rsid w:val="00E71CAB"/>
    <w:rsid w:val="00E71DA9"/>
    <w:rsid w:val="00E71F41"/>
    <w:rsid w:val="00E725AE"/>
    <w:rsid w:val="00E725D2"/>
    <w:rsid w:val="00E72A2E"/>
    <w:rsid w:val="00E72AD7"/>
    <w:rsid w:val="00E72E73"/>
    <w:rsid w:val="00E73D28"/>
    <w:rsid w:val="00E75234"/>
    <w:rsid w:val="00E75443"/>
    <w:rsid w:val="00E7580E"/>
    <w:rsid w:val="00E7595F"/>
    <w:rsid w:val="00E75BA3"/>
    <w:rsid w:val="00E76088"/>
    <w:rsid w:val="00E7679A"/>
    <w:rsid w:val="00E8059C"/>
    <w:rsid w:val="00E807C7"/>
    <w:rsid w:val="00E8129F"/>
    <w:rsid w:val="00E812ED"/>
    <w:rsid w:val="00E81A5A"/>
    <w:rsid w:val="00E821CF"/>
    <w:rsid w:val="00E8224C"/>
    <w:rsid w:val="00E823ED"/>
    <w:rsid w:val="00E82B8D"/>
    <w:rsid w:val="00E82C15"/>
    <w:rsid w:val="00E82FD7"/>
    <w:rsid w:val="00E83081"/>
    <w:rsid w:val="00E835E1"/>
    <w:rsid w:val="00E83DB8"/>
    <w:rsid w:val="00E840E4"/>
    <w:rsid w:val="00E84F0B"/>
    <w:rsid w:val="00E85629"/>
    <w:rsid w:val="00E86BEB"/>
    <w:rsid w:val="00E90444"/>
    <w:rsid w:val="00E90784"/>
    <w:rsid w:val="00E91575"/>
    <w:rsid w:val="00E916C9"/>
    <w:rsid w:val="00E9212A"/>
    <w:rsid w:val="00E92D48"/>
    <w:rsid w:val="00E92F43"/>
    <w:rsid w:val="00E9302D"/>
    <w:rsid w:val="00E9356E"/>
    <w:rsid w:val="00E93FB9"/>
    <w:rsid w:val="00E9414D"/>
    <w:rsid w:val="00E960FF"/>
    <w:rsid w:val="00E96647"/>
    <w:rsid w:val="00E966F4"/>
    <w:rsid w:val="00E96834"/>
    <w:rsid w:val="00EA0314"/>
    <w:rsid w:val="00EA11D8"/>
    <w:rsid w:val="00EA161F"/>
    <w:rsid w:val="00EA220E"/>
    <w:rsid w:val="00EA2242"/>
    <w:rsid w:val="00EA2C87"/>
    <w:rsid w:val="00EA34AA"/>
    <w:rsid w:val="00EA34FC"/>
    <w:rsid w:val="00EA3903"/>
    <w:rsid w:val="00EA41A0"/>
    <w:rsid w:val="00EA4495"/>
    <w:rsid w:val="00EA44CA"/>
    <w:rsid w:val="00EA575E"/>
    <w:rsid w:val="00EA6246"/>
    <w:rsid w:val="00EA6E55"/>
    <w:rsid w:val="00EA7614"/>
    <w:rsid w:val="00EA7D30"/>
    <w:rsid w:val="00EB0D37"/>
    <w:rsid w:val="00EB13EB"/>
    <w:rsid w:val="00EB1D1A"/>
    <w:rsid w:val="00EB1EEE"/>
    <w:rsid w:val="00EB1F4D"/>
    <w:rsid w:val="00EB2374"/>
    <w:rsid w:val="00EB26DB"/>
    <w:rsid w:val="00EB27AD"/>
    <w:rsid w:val="00EB3FAB"/>
    <w:rsid w:val="00EB45A4"/>
    <w:rsid w:val="00EB4801"/>
    <w:rsid w:val="00EB48BE"/>
    <w:rsid w:val="00EB4EC8"/>
    <w:rsid w:val="00EB4F7F"/>
    <w:rsid w:val="00EB5135"/>
    <w:rsid w:val="00EB52DC"/>
    <w:rsid w:val="00EB578B"/>
    <w:rsid w:val="00EB6EA4"/>
    <w:rsid w:val="00EC00D7"/>
    <w:rsid w:val="00EC0285"/>
    <w:rsid w:val="00EC06FD"/>
    <w:rsid w:val="00EC087C"/>
    <w:rsid w:val="00EC1052"/>
    <w:rsid w:val="00EC2345"/>
    <w:rsid w:val="00EC2D23"/>
    <w:rsid w:val="00EC381C"/>
    <w:rsid w:val="00EC4129"/>
    <w:rsid w:val="00EC5543"/>
    <w:rsid w:val="00EC622B"/>
    <w:rsid w:val="00EC6869"/>
    <w:rsid w:val="00EC78C1"/>
    <w:rsid w:val="00EC7F14"/>
    <w:rsid w:val="00EC7F2A"/>
    <w:rsid w:val="00ED0C06"/>
    <w:rsid w:val="00ED12BD"/>
    <w:rsid w:val="00ED273B"/>
    <w:rsid w:val="00ED2E83"/>
    <w:rsid w:val="00ED38DA"/>
    <w:rsid w:val="00ED393F"/>
    <w:rsid w:val="00ED3B82"/>
    <w:rsid w:val="00ED3BF9"/>
    <w:rsid w:val="00ED472D"/>
    <w:rsid w:val="00ED475E"/>
    <w:rsid w:val="00ED484D"/>
    <w:rsid w:val="00ED4B7C"/>
    <w:rsid w:val="00ED5322"/>
    <w:rsid w:val="00ED59FE"/>
    <w:rsid w:val="00ED5E10"/>
    <w:rsid w:val="00ED63C3"/>
    <w:rsid w:val="00ED754F"/>
    <w:rsid w:val="00ED760A"/>
    <w:rsid w:val="00ED7635"/>
    <w:rsid w:val="00ED7811"/>
    <w:rsid w:val="00ED7B9B"/>
    <w:rsid w:val="00EE03AF"/>
    <w:rsid w:val="00EE08BA"/>
    <w:rsid w:val="00EE11B0"/>
    <w:rsid w:val="00EE2796"/>
    <w:rsid w:val="00EE2C07"/>
    <w:rsid w:val="00EE3015"/>
    <w:rsid w:val="00EE3270"/>
    <w:rsid w:val="00EE340E"/>
    <w:rsid w:val="00EE35BC"/>
    <w:rsid w:val="00EE3AB0"/>
    <w:rsid w:val="00EE3EFC"/>
    <w:rsid w:val="00EE6077"/>
    <w:rsid w:val="00EE6DDB"/>
    <w:rsid w:val="00EE704D"/>
    <w:rsid w:val="00EF05DD"/>
    <w:rsid w:val="00EF05DE"/>
    <w:rsid w:val="00EF05E6"/>
    <w:rsid w:val="00EF097F"/>
    <w:rsid w:val="00EF0E21"/>
    <w:rsid w:val="00EF14CC"/>
    <w:rsid w:val="00EF1A6D"/>
    <w:rsid w:val="00EF1C53"/>
    <w:rsid w:val="00EF21D9"/>
    <w:rsid w:val="00EF2432"/>
    <w:rsid w:val="00EF2760"/>
    <w:rsid w:val="00EF2853"/>
    <w:rsid w:val="00EF301C"/>
    <w:rsid w:val="00EF3B81"/>
    <w:rsid w:val="00EF4078"/>
    <w:rsid w:val="00EF49B5"/>
    <w:rsid w:val="00EF4F76"/>
    <w:rsid w:val="00EF500A"/>
    <w:rsid w:val="00EF55F8"/>
    <w:rsid w:val="00EF57D5"/>
    <w:rsid w:val="00EF5BDE"/>
    <w:rsid w:val="00EF5F02"/>
    <w:rsid w:val="00EF746A"/>
    <w:rsid w:val="00F00FFE"/>
    <w:rsid w:val="00F0109C"/>
    <w:rsid w:val="00F01148"/>
    <w:rsid w:val="00F018B5"/>
    <w:rsid w:val="00F01B97"/>
    <w:rsid w:val="00F01D8F"/>
    <w:rsid w:val="00F02902"/>
    <w:rsid w:val="00F02A3D"/>
    <w:rsid w:val="00F02C39"/>
    <w:rsid w:val="00F02DE9"/>
    <w:rsid w:val="00F02F3B"/>
    <w:rsid w:val="00F032A2"/>
    <w:rsid w:val="00F0365E"/>
    <w:rsid w:val="00F03CBD"/>
    <w:rsid w:val="00F03F4D"/>
    <w:rsid w:val="00F048E4"/>
    <w:rsid w:val="00F04919"/>
    <w:rsid w:val="00F052AF"/>
    <w:rsid w:val="00F056E9"/>
    <w:rsid w:val="00F05F17"/>
    <w:rsid w:val="00F05F6A"/>
    <w:rsid w:val="00F060BF"/>
    <w:rsid w:val="00F06980"/>
    <w:rsid w:val="00F071C3"/>
    <w:rsid w:val="00F07632"/>
    <w:rsid w:val="00F07796"/>
    <w:rsid w:val="00F07B72"/>
    <w:rsid w:val="00F10D6C"/>
    <w:rsid w:val="00F12850"/>
    <w:rsid w:val="00F132D1"/>
    <w:rsid w:val="00F134D9"/>
    <w:rsid w:val="00F138E5"/>
    <w:rsid w:val="00F139B5"/>
    <w:rsid w:val="00F13AA5"/>
    <w:rsid w:val="00F146B4"/>
    <w:rsid w:val="00F14D85"/>
    <w:rsid w:val="00F14D89"/>
    <w:rsid w:val="00F155DF"/>
    <w:rsid w:val="00F15967"/>
    <w:rsid w:val="00F15C24"/>
    <w:rsid w:val="00F164A7"/>
    <w:rsid w:val="00F16A65"/>
    <w:rsid w:val="00F16E9A"/>
    <w:rsid w:val="00F170F5"/>
    <w:rsid w:val="00F17355"/>
    <w:rsid w:val="00F17EED"/>
    <w:rsid w:val="00F206E9"/>
    <w:rsid w:val="00F20A0A"/>
    <w:rsid w:val="00F21B82"/>
    <w:rsid w:val="00F21D3D"/>
    <w:rsid w:val="00F21DD7"/>
    <w:rsid w:val="00F221D0"/>
    <w:rsid w:val="00F223AB"/>
    <w:rsid w:val="00F225DC"/>
    <w:rsid w:val="00F22BDB"/>
    <w:rsid w:val="00F23002"/>
    <w:rsid w:val="00F235C4"/>
    <w:rsid w:val="00F235CF"/>
    <w:rsid w:val="00F2376E"/>
    <w:rsid w:val="00F2493F"/>
    <w:rsid w:val="00F2495D"/>
    <w:rsid w:val="00F2497A"/>
    <w:rsid w:val="00F25308"/>
    <w:rsid w:val="00F25318"/>
    <w:rsid w:val="00F257BD"/>
    <w:rsid w:val="00F2615D"/>
    <w:rsid w:val="00F2731E"/>
    <w:rsid w:val="00F27FD8"/>
    <w:rsid w:val="00F30073"/>
    <w:rsid w:val="00F3023A"/>
    <w:rsid w:val="00F311B1"/>
    <w:rsid w:val="00F312A9"/>
    <w:rsid w:val="00F3204D"/>
    <w:rsid w:val="00F321AB"/>
    <w:rsid w:val="00F321D3"/>
    <w:rsid w:val="00F322E2"/>
    <w:rsid w:val="00F33289"/>
    <w:rsid w:val="00F33697"/>
    <w:rsid w:val="00F33752"/>
    <w:rsid w:val="00F337AD"/>
    <w:rsid w:val="00F33E7F"/>
    <w:rsid w:val="00F34015"/>
    <w:rsid w:val="00F36514"/>
    <w:rsid w:val="00F37078"/>
    <w:rsid w:val="00F379FD"/>
    <w:rsid w:val="00F40715"/>
    <w:rsid w:val="00F40E1A"/>
    <w:rsid w:val="00F40E24"/>
    <w:rsid w:val="00F40EEB"/>
    <w:rsid w:val="00F42972"/>
    <w:rsid w:val="00F42F3D"/>
    <w:rsid w:val="00F43894"/>
    <w:rsid w:val="00F44334"/>
    <w:rsid w:val="00F44BBD"/>
    <w:rsid w:val="00F4580C"/>
    <w:rsid w:val="00F45AB2"/>
    <w:rsid w:val="00F460DB"/>
    <w:rsid w:val="00F46197"/>
    <w:rsid w:val="00F46367"/>
    <w:rsid w:val="00F46771"/>
    <w:rsid w:val="00F46B04"/>
    <w:rsid w:val="00F46B30"/>
    <w:rsid w:val="00F475D3"/>
    <w:rsid w:val="00F47689"/>
    <w:rsid w:val="00F47C9E"/>
    <w:rsid w:val="00F500CD"/>
    <w:rsid w:val="00F50F69"/>
    <w:rsid w:val="00F51526"/>
    <w:rsid w:val="00F51A0E"/>
    <w:rsid w:val="00F51A4C"/>
    <w:rsid w:val="00F52318"/>
    <w:rsid w:val="00F525A6"/>
    <w:rsid w:val="00F52B17"/>
    <w:rsid w:val="00F52CB7"/>
    <w:rsid w:val="00F530F2"/>
    <w:rsid w:val="00F53B9E"/>
    <w:rsid w:val="00F53C79"/>
    <w:rsid w:val="00F54156"/>
    <w:rsid w:val="00F54C6F"/>
    <w:rsid w:val="00F5529F"/>
    <w:rsid w:val="00F554A9"/>
    <w:rsid w:val="00F55ACB"/>
    <w:rsid w:val="00F56832"/>
    <w:rsid w:val="00F56A00"/>
    <w:rsid w:val="00F56DB6"/>
    <w:rsid w:val="00F578B9"/>
    <w:rsid w:val="00F57D76"/>
    <w:rsid w:val="00F6033A"/>
    <w:rsid w:val="00F603CE"/>
    <w:rsid w:val="00F62AB1"/>
    <w:rsid w:val="00F63F3B"/>
    <w:rsid w:val="00F64557"/>
    <w:rsid w:val="00F6456F"/>
    <w:rsid w:val="00F6491C"/>
    <w:rsid w:val="00F64B71"/>
    <w:rsid w:val="00F65263"/>
    <w:rsid w:val="00F6529E"/>
    <w:rsid w:val="00F65540"/>
    <w:rsid w:val="00F655F7"/>
    <w:rsid w:val="00F65603"/>
    <w:rsid w:val="00F65CFD"/>
    <w:rsid w:val="00F66B6D"/>
    <w:rsid w:val="00F66D69"/>
    <w:rsid w:val="00F6712B"/>
    <w:rsid w:val="00F67BDC"/>
    <w:rsid w:val="00F7002B"/>
    <w:rsid w:val="00F70812"/>
    <w:rsid w:val="00F70A9F"/>
    <w:rsid w:val="00F71C2C"/>
    <w:rsid w:val="00F7307C"/>
    <w:rsid w:val="00F73308"/>
    <w:rsid w:val="00F7554A"/>
    <w:rsid w:val="00F756D3"/>
    <w:rsid w:val="00F75A5A"/>
    <w:rsid w:val="00F76115"/>
    <w:rsid w:val="00F768F9"/>
    <w:rsid w:val="00F76BE5"/>
    <w:rsid w:val="00F77041"/>
    <w:rsid w:val="00F77996"/>
    <w:rsid w:val="00F77CAA"/>
    <w:rsid w:val="00F802CE"/>
    <w:rsid w:val="00F8163F"/>
    <w:rsid w:val="00F823D5"/>
    <w:rsid w:val="00F82D82"/>
    <w:rsid w:val="00F82EEA"/>
    <w:rsid w:val="00F8335C"/>
    <w:rsid w:val="00F83E7A"/>
    <w:rsid w:val="00F841DF"/>
    <w:rsid w:val="00F84790"/>
    <w:rsid w:val="00F85135"/>
    <w:rsid w:val="00F85145"/>
    <w:rsid w:val="00F85CE4"/>
    <w:rsid w:val="00F85D18"/>
    <w:rsid w:val="00F869F8"/>
    <w:rsid w:val="00F872BC"/>
    <w:rsid w:val="00F8771C"/>
    <w:rsid w:val="00F9033A"/>
    <w:rsid w:val="00F9050F"/>
    <w:rsid w:val="00F90F11"/>
    <w:rsid w:val="00F91E4D"/>
    <w:rsid w:val="00F9296D"/>
    <w:rsid w:val="00F930A5"/>
    <w:rsid w:val="00F931D7"/>
    <w:rsid w:val="00F933B0"/>
    <w:rsid w:val="00F935F7"/>
    <w:rsid w:val="00F93656"/>
    <w:rsid w:val="00F93940"/>
    <w:rsid w:val="00F93977"/>
    <w:rsid w:val="00F941F3"/>
    <w:rsid w:val="00F945DB"/>
    <w:rsid w:val="00F9586E"/>
    <w:rsid w:val="00F967DA"/>
    <w:rsid w:val="00F9774F"/>
    <w:rsid w:val="00F979DC"/>
    <w:rsid w:val="00FA057C"/>
    <w:rsid w:val="00FA0761"/>
    <w:rsid w:val="00FA09CD"/>
    <w:rsid w:val="00FA0ABB"/>
    <w:rsid w:val="00FA0E63"/>
    <w:rsid w:val="00FA1E02"/>
    <w:rsid w:val="00FA2973"/>
    <w:rsid w:val="00FA31EE"/>
    <w:rsid w:val="00FA346D"/>
    <w:rsid w:val="00FA41AD"/>
    <w:rsid w:val="00FA4286"/>
    <w:rsid w:val="00FA46B4"/>
    <w:rsid w:val="00FA4868"/>
    <w:rsid w:val="00FA4922"/>
    <w:rsid w:val="00FA5970"/>
    <w:rsid w:val="00FA5B05"/>
    <w:rsid w:val="00FA5D9B"/>
    <w:rsid w:val="00FA7E09"/>
    <w:rsid w:val="00FB0766"/>
    <w:rsid w:val="00FB0884"/>
    <w:rsid w:val="00FB0934"/>
    <w:rsid w:val="00FB2F21"/>
    <w:rsid w:val="00FB314D"/>
    <w:rsid w:val="00FB3955"/>
    <w:rsid w:val="00FB46C8"/>
    <w:rsid w:val="00FB557C"/>
    <w:rsid w:val="00FB59F1"/>
    <w:rsid w:val="00FB61E3"/>
    <w:rsid w:val="00FB65F2"/>
    <w:rsid w:val="00FB781A"/>
    <w:rsid w:val="00FC0922"/>
    <w:rsid w:val="00FC1141"/>
    <w:rsid w:val="00FC18B5"/>
    <w:rsid w:val="00FC19BC"/>
    <w:rsid w:val="00FC1A64"/>
    <w:rsid w:val="00FC1DF8"/>
    <w:rsid w:val="00FC1E36"/>
    <w:rsid w:val="00FC305B"/>
    <w:rsid w:val="00FC31AA"/>
    <w:rsid w:val="00FC3CE2"/>
    <w:rsid w:val="00FC3D18"/>
    <w:rsid w:val="00FC3EC3"/>
    <w:rsid w:val="00FC46B3"/>
    <w:rsid w:val="00FC476B"/>
    <w:rsid w:val="00FC6240"/>
    <w:rsid w:val="00FC69DB"/>
    <w:rsid w:val="00FC6ABC"/>
    <w:rsid w:val="00FC6D8C"/>
    <w:rsid w:val="00FC6F35"/>
    <w:rsid w:val="00FD1690"/>
    <w:rsid w:val="00FD240B"/>
    <w:rsid w:val="00FD271C"/>
    <w:rsid w:val="00FD3492"/>
    <w:rsid w:val="00FD3CD6"/>
    <w:rsid w:val="00FD3FF4"/>
    <w:rsid w:val="00FD4005"/>
    <w:rsid w:val="00FD436E"/>
    <w:rsid w:val="00FD43B6"/>
    <w:rsid w:val="00FD6636"/>
    <w:rsid w:val="00FD7649"/>
    <w:rsid w:val="00FD7ED3"/>
    <w:rsid w:val="00FE005D"/>
    <w:rsid w:val="00FE01CE"/>
    <w:rsid w:val="00FE03DC"/>
    <w:rsid w:val="00FE040C"/>
    <w:rsid w:val="00FE0488"/>
    <w:rsid w:val="00FE096C"/>
    <w:rsid w:val="00FE1271"/>
    <w:rsid w:val="00FE167B"/>
    <w:rsid w:val="00FE19C7"/>
    <w:rsid w:val="00FE1DF5"/>
    <w:rsid w:val="00FE2419"/>
    <w:rsid w:val="00FE26C5"/>
    <w:rsid w:val="00FE287E"/>
    <w:rsid w:val="00FE3542"/>
    <w:rsid w:val="00FE45C9"/>
    <w:rsid w:val="00FE4673"/>
    <w:rsid w:val="00FE47E9"/>
    <w:rsid w:val="00FE6003"/>
    <w:rsid w:val="00FE6B89"/>
    <w:rsid w:val="00FE7D48"/>
    <w:rsid w:val="00FF088E"/>
    <w:rsid w:val="00FF1461"/>
    <w:rsid w:val="00FF1669"/>
    <w:rsid w:val="00FF1C23"/>
    <w:rsid w:val="00FF1E73"/>
    <w:rsid w:val="00FF2CCC"/>
    <w:rsid w:val="00FF2D19"/>
    <w:rsid w:val="00FF306A"/>
    <w:rsid w:val="00FF30AB"/>
    <w:rsid w:val="00FF3A6E"/>
    <w:rsid w:val="00FF3E06"/>
    <w:rsid w:val="00FF4204"/>
    <w:rsid w:val="00FF49C8"/>
    <w:rsid w:val="00FF5760"/>
    <w:rsid w:val="00FF67C9"/>
    <w:rsid w:val="00FF7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4209"/>
  <w15:chartTrackingRefBased/>
  <w15:docId w15:val="{EB7DA340-9581-1647-90E4-85AFC4561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381"/>
  </w:style>
  <w:style w:type="paragraph" w:styleId="Heading1">
    <w:name w:val="heading 1"/>
    <w:basedOn w:val="Normal"/>
    <w:next w:val="Normal"/>
    <w:link w:val="Heading1Char"/>
    <w:uiPriority w:val="9"/>
    <w:qFormat/>
    <w:rsid w:val="009F7A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A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6D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2E5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B44EA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44EA4"/>
    <w:rPr>
      <w:rFonts w:ascii="Calibri" w:hAnsi="Calibri" w:cs="Calibri"/>
    </w:rPr>
  </w:style>
  <w:style w:type="paragraph" w:customStyle="1" w:styleId="EndNoteBibliography">
    <w:name w:val="EndNote Bibliography"/>
    <w:basedOn w:val="Normal"/>
    <w:link w:val="EndNoteBibliographyChar"/>
    <w:rsid w:val="00B44EA4"/>
    <w:rPr>
      <w:rFonts w:ascii="Calibri" w:hAnsi="Calibri" w:cs="Calibri"/>
    </w:rPr>
  </w:style>
  <w:style w:type="character" w:customStyle="1" w:styleId="EndNoteBibliographyChar">
    <w:name w:val="EndNote Bibliography Char"/>
    <w:basedOn w:val="DefaultParagraphFont"/>
    <w:link w:val="EndNoteBibliography"/>
    <w:rsid w:val="00B44EA4"/>
    <w:rPr>
      <w:rFonts w:ascii="Calibri" w:hAnsi="Calibri" w:cs="Calibri"/>
    </w:rPr>
  </w:style>
  <w:style w:type="paragraph" w:styleId="ListParagraph">
    <w:name w:val="List Paragraph"/>
    <w:basedOn w:val="Normal"/>
    <w:uiPriority w:val="34"/>
    <w:qFormat/>
    <w:rsid w:val="00470A53"/>
    <w:pPr>
      <w:ind w:left="720"/>
      <w:contextualSpacing/>
    </w:pPr>
  </w:style>
  <w:style w:type="character" w:customStyle="1" w:styleId="Heading2Char">
    <w:name w:val="Heading 2 Char"/>
    <w:basedOn w:val="DefaultParagraphFont"/>
    <w:link w:val="Heading2"/>
    <w:uiPriority w:val="9"/>
    <w:rsid w:val="009F7A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7A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7A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96D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2E5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A12BF6"/>
    <w:rPr>
      <w:sz w:val="16"/>
      <w:szCs w:val="16"/>
    </w:rPr>
  </w:style>
  <w:style w:type="paragraph" w:styleId="CommentText">
    <w:name w:val="annotation text"/>
    <w:basedOn w:val="Normal"/>
    <w:link w:val="CommentTextChar"/>
    <w:uiPriority w:val="99"/>
    <w:unhideWhenUsed/>
    <w:rsid w:val="00A12BF6"/>
    <w:rPr>
      <w:sz w:val="20"/>
      <w:szCs w:val="20"/>
    </w:rPr>
  </w:style>
  <w:style w:type="character" w:customStyle="1" w:styleId="CommentTextChar">
    <w:name w:val="Comment Text Char"/>
    <w:basedOn w:val="DefaultParagraphFont"/>
    <w:link w:val="CommentText"/>
    <w:uiPriority w:val="99"/>
    <w:rsid w:val="00A12BF6"/>
    <w:rPr>
      <w:sz w:val="20"/>
      <w:szCs w:val="20"/>
    </w:rPr>
  </w:style>
  <w:style w:type="paragraph" w:styleId="CommentSubject">
    <w:name w:val="annotation subject"/>
    <w:basedOn w:val="CommentText"/>
    <w:next w:val="CommentText"/>
    <w:link w:val="CommentSubjectChar"/>
    <w:uiPriority w:val="99"/>
    <w:semiHidden/>
    <w:unhideWhenUsed/>
    <w:rsid w:val="00A12BF6"/>
    <w:rPr>
      <w:b/>
      <w:bCs/>
    </w:rPr>
  </w:style>
  <w:style w:type="character" w:customStyle="1" w:styleId="CommentSubjectChar">
    <w:name w:val="Comment Subject Char"/>
    <w:basedOn w:val="CommentTextChar"/>
    <w:link w:val="CommentSubject"/>
    <w:uiPriority w:val="99"/>
    <w:semiHidden/>
    <w:rsid w:val="00A12BF6"/>
    <w:rPr>
      <w:b/>
      <w:bCs/>
      <w:sz w:val="20"/>
      <w:szCs w:val="20"/>
    </w:rPr>
  </w:style>
  <w:style w:type="character" w:styleId="Hyperlink">
    <w:name w:val="Hyperlink"/>
    <w:basedOn w:val="DefaultParagraphFont"/>
    <w:uiPriority w:val="99"/>
    <w:unhideWhenUsed/>
    <w:rsid w:val="00AA5CB4"/>
    <w:rPr>
      <w:color w:val="0563C1" w:themeColor="hyperlink"/>
      <w:u w:val="single"/>
    </w:rPr>
  </w:style>
  <w:style w:type="character" w:styleId="UnresolvedMention">
    <w:name w:val="Unresolved Mention"/>
    <w:basedOn w:val="DefaultParagraphFont"/>
    <w:uiPriority w:val="99"/>
    <w:semiHidden/>
    <w:unhideWhenUsed/>
    <w:rsid w:val="00AA5CB4"/>
    <w:rPr>
      <w:color w:val="605E5C"/>
      <w:shd w:val="clear" w:color="auto" w:fill="E1DFDD"/>
    </w:rPr>
  </w:style>
  <w:style w:type="paragraph" w:styleId="NormalWeb">
    <w:name w:val="Normal (Web)"/>
    <w:basedOn w:val="Normal"/>
    <w:uiPriority w:val="99"/>
    <w:unhideWhenUsed/>
    <w:rsid w:val="00C21472"/>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531B5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63A2E"/>
    <w:rPr>
      <w:color w:val="954F72" w:themeColor="followedHyperlink"/>
      <w:u w:val="single"/>
    </w:rPr>
  </w:style>
  <w:style w:type="character" w:styleId="PlaceholderText">
    <w:name w:val="Placeholder Text"/>
    <w:basedOn w:val="DefaultParagraphFont"/>
    <w:uiPriority w:val="99"/>
    <w:semiHidden/>
    <w:rsid w:val="00902C31"/>
    <w:rPr>
      <w:color w:val="666666"/>
    </w:rPr>
  </w:style>
  <w:style w:type="paragraph" w:styleId="Revision">
    <w:name w:val="Revision"/>
    <w:hidden/>
    <w:uiPriority w:val="99"/>
    <w:semiHidden/>
    <w:rsid w:val="00971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13176">
      <w:bodyDiv w:val="1"/>
      <w:marLeft w:val="0"/>
      <w:marRight w:val="0"/>
      <w:marTop w:val="0"/>
      <w:marBottom w:val="0"/>
      <w:divBdr>
        <w:top w:val="none" w:sz="0" w:space="0" w:color="auto"/>
        <w:left w:val="none" w:sz="0" w:space="0" w:color="auto"/>
        <w:bottom w:val="none" w:sz="0" w:space="0" w:color="auto"/>
        <w:right w:val="none" w:sz="0" w:space="0" w:color="auto"/>
      </w:divBdr>
    </w:div>
    <w:div w:id="158548553">
      <w:bodyDiv w:val="1"/>
      <w:marLeft w:val="0"/>
      <w:marRight w:val="0"/>
      <w:marTop w:val="0"/>
      <w:marBottom w:val="0"/>
      <w:divBdr>
        <w:top w:val="none" w:sz="0" w:space="0" w:color="auto"/>
        <w:left w:val="none" w:sz="0" w:space="0" w:color="auto"/>
        <w:bottom w:val="none" w:sz="0" w:space="0" w:color="auto"/>
        <w:right w:val="none" w:sz="0" w:space="0" w:color="auto"/>
      </w:divBdr>
    </w:div>
    <w:div w:id="211121049">
      <w:bodyDiv w:val="1"/>
      <w:marLeft w:val="0"/>
      <w:marRight w:val="0"/>
      <w:marTop w:val="0"/>
      <w:marBottom w:val="0"/>
      <w:divBdr>
        <w:top w:val="none" w:sz="0" w:space="0" w:color="auto"/>
        <w:left w:val="none" w:sz="0" w:space="0" w:color="auto"/>
        <w:bottom w:val="none" w:sz="0" w:space="0" w:color="auto"/>
        <w:right w:val="none" w:sz="0" w:space="0" w:color="auto"/>
      </w:divBdr>
    </w:div>
    <w:div w:id="35457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7511">
          <w:marLeft w:val="0"/>
          <w:marRight w:val="0"/>
          <w:marTop w:val="0"/>
          <w:marBottom w:val="0"/>
          <w:divBdr>
            <w:top w:val="none" w:sz="0" w:space="0" w:color="auto"/>
            <w:left w:val="none" w:sz="0" w:space="0" w:color="auto"/>
            <w:bottom w:val="none" w:sz="0" w:space="0" w:color="auto"/>
            <w:right w:val="none" w:sz="0" w:space="0" w:color="auto"/>
          </w:divBdr>
          <w:divsChild>
            <w:div w:id="1539928218">
              <w:marLeft w:val="0"/>
              <w:marRight w:val="0"/>
              <w:marTop w:val="0"/>
              <w:marBottom w:val="0"/>
              <w:divBdr>
                <w:top w:val="none" w:sz="0" w:space="0" w:color="auto"/>
                <w:left w:val="none" w:sz="0" w:space="0" w:color="auto"/>
                <w:bottom w:val="none" w:sz="0" w:space="0" w:color="auto"/>
                <w:right w:val="none" w:sz="0" w:space="0" w:color="auto"/>
              </w:divBdr>
              <w:divsChild>
                <w:div w:id="8279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75953">
      <w:bodyDiv w:val="1"/>
      <w:marLeft w:val="0"/>
      <w:marRight w:val="0"/>
      <w:marTop w:val="0"/>
      <w:marBottom w:val="0"/>
      <w:divBdr>
        <w:top w:val="none" w:sz="0" w:space="0" w:color="auto"/>
        <w:left w:val="none" w:sz="0" w:space="0" w:color="auto"/>
        <w:bottom w:val="none" w:sz="0" w:space="0" w:color="auto"/>
        <w:right w:val="none" w:sz="0" w:space="0" w:color="auto"/>
      </w:divBdr>
    </w:div>
    <w:div w:id="513148772">
      <w:bodyDiv w:val="1"/>
      <w:marLeft w:val="0"/>
      <w:marRight w:val="0"/>
      <w:marTop w:val="0"/>
      <w:marBottom w:val="0"/>
      <w:divBdr>
        <w:top w:val="none" w:sz="0" w:space="0" w:color="auto"/>
        <w:left w:val="none" w:sz="0" w:space="0" w:color="auto"/>
        <w:bottom w:val="none" w:sz="0" w:space="0" w:color="auto"/>
        <w:right w:val="none" w:sz="0" w:space="0" w:color="auto"/>
      </w:divBdr>
    </w:div>
    <w:div w:id="520317181">
      <w:bodyDiv w:val="1"/>
      <w:marLeft w:val="0"/>
      <w:marRight w:val="0"/>
      <w:marTop w:val="0"/>
      <w:marBottom w:val="0"/>
      <w:divBdr>
        <w:top w:val="none" w:sz="0" w:space="0" w:color="auto"/>
        <w:left w:val="none" w:sz="0" w:space="0" w:color="auto"/>
        <w:bottom w:val="none" w:sz="0" w:space="0" w:color="auto"/>
        <w:right w:val="none" w:sz="0" w:space="0" w:color="auto"/>
      </w:divBdr>
    </w:div>
    <w:div w:id="548960810">
      <w:bodyDiv w:val="1"/>
      <w:marLeft w:val="0"/>
      <w:marRight w:val="0"/>
      <w:marTop w:val="0"/>
      <w:marBottom w:val="0"/>
      <w:divBdr>
        <w:top w:val="none" w:sz="0" w:space="0" w:color="auto"/>
        <w:left w:val="none" w:sz="0" w:space="0" w:color="auto"/>
        <w:bottom w:val="none" w:sz="0" w:space="0" w:color="auto"/>
        <w:right w:val="none" w:sz="0" w:space="0" w:color="auto"/>
      </w:divBdr>
    </w:div>
    <w:div w:id="592669476">
      <w:bodyDiv w:val="1"/>
      <w:marLeft w:val="0"/>
      <w:marRight w:val="0"/>
      <w:marTop w:val="0"/>
      <w:marBottom w:val="0"/>
      <w:divBdr>
        <w:top w:val="none" w:sz="0" w:space="0" w:color="auto"/>
        <w:left w:val="none" w:sz="0" w:space="0" w:color="auto"/>
        <w:bottom w:val="none" w:sz="0" w:space="0" w:color="auto"/>
        <w:right w:val="none" w:sz="0" w:space="0" w:color="auto"/>
      </w:divBdr>
    </w:div>
    <w:div w:id="699863126">
      <w:bodyDiv w:val="1"/>
      <w:marLeft w:val="0"/>
      <w:marRight w:val="0"/>
      <w:marTop w:val="0"/>
      <w:marBottom w:val="0"/>
      <w:divBdr>
        <w:top w:val="none" w:sz="0" w:space="0" w:color="auto"/>
        <w:left w:val="none" w:sz="0" w:space="0" w:color="auto"/>
        <w:bottom w:val="none" w:sz="0" w:space="0" w:color="auto"/>
        <w:right w:val="none" w:sz="0" w:space="0" w:color="auto"/>
      </w:divBdr>
      <w:divsChild>
        <w:div w:id="1133789910">
          <w:marLeft w:val="0"/>
          <w:marRight w:val="0"/>
          <w:marTop w:val="0"/>
          <w:marBottom w:val="0"/>
          <w:divBdr>
            <w:top w:val="none" w:sz="0" w:space="0" w:color="auto"/>
            <w:left w:val="none" w:sz="0" w:space="0" w:color="auto"/>
            <w:bottom w:val="none" w:sz="0" w:space="0" w:color="auto"/>
            <w:right w:val="none" w:sz="0" w:space="0" w:color="auto"/>
          </w:divBdr>
          <w:divsChild>
            <w:div w:id="681981137">
              <w:marLeft w:val="0"/>
              <w:marRight w:val="0"/>
              <w:marTop w:val="0"/>
              <w:marBottom w:val="0"/>
              <w:divBdr>
                <w:top w:val="none" w:sz="0" w:space="0" w:color="auto"/>
                <w:left w:val="none" w:sz="0" w:space="0" w:color="auto"/>
                <w:bottom w:val="none" w:sz="0" w:space="0" w:color="auto"/>
                <w:right w:val="none" w:sz="0" w:space="0" w:color="auto"/>
              </w:divBdr>
              <w:divsChild>
                <w:div w:id="12184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95648">
      <w:bodyDiv w:val="1"/>
      <w:marLeft w:val="0"/>
      <w:marRight w:val="0"/>
      <w:marTop w:val="0"/>
      <w:marBottom w:val="0"/>
      <w:divBdr>
        <w:top w:val="none" w:sz="0" w:space="0" w:color="auto"/>
        <w:left w:val="none" w:sz="0" w:space="0" w:color="auto"/>
        <w:bottom w:val="none" w:sz="0" w:space="0" w:color="auto"/>
        <w:right w:val="none" w:sz="0" w:space="0" w:color="auto"/>
      </w:divBdr>
    </w:div>
    <w:div w:id="1040395021">
      <w:bodyDiv w:val="1"/>
      <w:marLeft w:val="0"/>
      <w:marRight w:val="0"/>
      <w:marTop w:val="0"/>
      <w:marBottom w:val="0"/>
      <w:divBdr>
        <w:top w:val="none" w:sz="0" w:space="0" w:color="auto"/>
        <w:left w:val="none" w:sz="0" w:space="0" w:color="auto"/>
        <w:bottom w:val="none" w:sz="0" w:space="0" w:color="auto"/>
        <w:right w:val="none" w:sz="0" w:space="0" w:color="auto"/>
      </w:divBdr>
    </w:div>
    <w:div w:id="1205945334">
      <w:bodyDiv w:val="1"/>
      <w:marLeft w:val="0"/>
      <w:marRight w:val="0"/>
      <w:marTop w:val="0"/>
      <w:marBottom w:val="0"/>
      <w:divBdr>
        <w:top w:val="none" w:sz="0" w:space="0" w:color="auto"/>
        <w:left w:val="none" w:sz="0" w:space="0" w:color="auto"/>
        <w:bottom w:val="none" w:sz="0" w:space="0" w:color="auto"/>
        <w:right w:val="none" w:sz="0" w:space="0" w:color="auto"/>
      </w:divBdr>
    </w:div>
    <w:div w:id="1266500606">
      <w:bodyDiv w:val="1"/>
      <w:marLeft w:val="0"/>
      <w:marRight w:val="0"/>
      <w:marTop w:val="0"/>
      <w:marBottom w:val="0"/>
      <w:divBdr>
        <w:top w:val="none" w:sz="0" w:space="0" w:color="auto"/>
        <w:left w:val="none" w:sz="0" w:space="0" w:color="auto"/>
        <w:bottom w:val="none" w:sz="0" w:space="0" w:color="auto"/>
        <w:right w:val="none" w:sz="0" w:space="0" w:color="auto"/>
      </w:divBdr>
      <w:divsChild>
        <w:div w:id="140855406">
          <w:marLeft w:val="0"/>
          <w:marRight w:val="0"/>
          <w:marTop w:val="0"/>
          <w:marBottom w:val="0"/>
          <w:divBdr>
            <w:top w:val="none" w:sz="0" w:space="0" w:color="auto"/>
            <w:left w:val="none" w:sz="0" w:space="0" w:color="auto"/>
            <w:bottom w:val="none" w:sz="0" w:space="0" w:color="auto"/>
            <w:right w:val="none" w:sz="0" w:space="0" w:color="auto"/>
          </w:divBdr>
          <w:divsChild>
            <w:div w:id="1075930743">
              <w:marLeft w:val="0"/>
              <w:marRight w:val="0"/>
              <w:marTop w:val="0"/>
              <w:marBottom w:val="0"/>
              <w:divBdr>
                <w:top w:val="none" w:sz="0" w:space="0" w:color="auto"/>
                <w:left w:val="none" w:sz="0" w:space="0" w:color="auto"/>
                <w:bottom w:val="none" w:sz="0" w:space="0" w:color="auto"/>
                <w:right w:val="none" w:sz="0" w:space="0" w:color="auto"/>
              </w:divBdr>
              <w:divsChild>
                <w:div w:id="750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442">
      <w:bodyDiv w:val="1"/>
      <w:marLeft w:val="0"/>
      <w:marRight w:val="0"/>
      <w:marTop w:val="0"/>
      <w:marBottom w:val="0"/>
      <w:divBdr>
        <w:top w:val="none" w:sz="0" w:space="0" w:color="auto"/>
        <w:left w:val="none" w:sz="0" w:space="0" w:color="auto"/>
        <w:bottom w:val="none" w:sz="0" w:space="0" w:color="auto"/>
        <w:right w:val="none" w:sz="0" w:space="0" w:color="auto"/>
      </w:divBdr>
      <w:divsChild>
        <w:div w:id="1098016714">
          <w:marLeft w:val="0"/>
          <w:marRight w:val="0"/>
          <w:marTop w:val="0"/>
          <w:marBottom w:val="0"/>
          <w:divBdr>
            <w:top w:val="none" w:sz="0" w:space="0" w:color="auto"/>
            <w:left w:val="none" w:sz="0" w:space="0" w:color="auto"/>
            <w:bottom w:val="none" w:sz="0" w:space="0" w:color="auto"/>
            <w:right w:val="none" w:sz="0" w:space="0" w:color="auto"/>
          </w:divBdr>
          <w:divsChild>
            <w:div w:id="1751002567">
              <w:marLeft w:val="0"/>
              <w:marRight w:val="0"/>
              <w:marTop w:val="0"/>
              <w:marBottom w:val="0"/>
              <w:divBdr>
                <w:top w:val="none" w:sz="0" w:space="0" w:color="auto"/>
                <w:left w:val="none" w:sz="0" w:space="0" w:color="auto"/>
                <w:bottom w:val="none" w:sz="0" w:space="0" w:color="auto"/>
                <w:right w:val="none" w:sz="0" w:space="0" w:color="auto"/>
              </w:divBdr>
              <w:divsChild>
                <w:div w:id="55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994">
      <w:bodyDiv w:val="1"/>
      <w:marLeft w:val="0"/>
      <w:marRight w:val="0"/>
      <w:marTop w:val="0"/>
      <w:marBottom w:val="0"/>
      <w:divBdr>
        <w:top w:val="none" w:sz="0" w:space="0" w:color="auto"/>
        <w:left w:val="none" w:sz="0" w:space="0" w:color="auto"/>
        <w:bottom w:val="none" w:sz="0" w:space="0" w:color="auto"/>
        <w:right w:val="none" w:sz="0" w:space="0" w:color="auto"/>
      </w:divBdr>
      <w:divsChild>
        <w:div w:id="897017398">
          <w:marLeft w:val="0"/>
          <w:marRight w:val="0"/>
          <w:marTop w:val="0"/>
          <w:marBottom w:val="0"/>
          <w:divBdr>
            <w:top w:val="none" w:sz="0" w:space="0" w:color="auto"/>
            <w:left w:val="none" w:sz="0" w:space="0" w:color="auto"/>
            <w:bottom w:val="none" w:sz="0" w:space="0" w:color="auto"/>
            <w:right w:val="none" w:sz="0" w:space="0" w:color="auto"/>
          </w:divBdr>
          <w:divsChild>
            <w:div w:id="1708525697">
              <w:marLeft w:val="0"/>
              <w:marRight w:val="0"/>
              <w:marTop w:val="0"/>
              <w:marBottom w:val="0"/>
              <w:divBdr>
                <w:top w:val="none" w:sz="0" w:space="0" w:color="auto"/>
                <w:left w:val="none" w:sz="0" w:space="0" w:color="auto"/>
                <w:bottom w:val="none" w:sz="0" w:space="0" w:color="auto"/>
                <w:right w:val="none" w:sz="0" w:space="0" w:color="auto"/>
              </w:divBdr>
              <w:divsChild>
                <w:div w:id="1281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7466">
      <w:bodyDiv w:val="1"/>
      <w:marLeft w:val="0"/>
      <w:marRight w:val="0"/>
      <w:marTop w:val="0"/>
      <w:marBottom w:val="0"/>
      <w:divBdr>
        <w:top w:val="none" w:sz="0" w:space="0" w:color="auto"/>
        <w:left w:val="none" w:sz="0" w:space="0" w:color="auto"/>
        <w:bottom w:val="none" w:sz="0" w:space="0" w:color="auto"/>
        <w:right w:val="none" w:sz="0" w:space="0" w:color="auto"/>
      </w:divBdr>
      <w:divsChild>
        <w:div w:id="313484922">
          <w:marLeft w:val="0"/>
          <w:marRight w:val="0"/>
          <w:marTop w:val="0"/>
          <w:marBottom w:val="0"/>
          <w:divBdr>
            <w:top w:val="none" w:sz="0" w:space="0" w:color="auto"/>
            <w:left w:val="none" w:sz="0" w:space="0" w:color="auto"/>
            <w:bottom w:val="none" w:sz="0" w:space="0" w:color="auto"/>
            <w:right w:val="none" w:sz="0" w:space="0" w:color="auto"/>
          </w:divBdr>
          <w:divsChild>
            <w:div w:id="1820269697">
              <w:marLeft w:val="0"/>
              <w:marRight w:val="0"/>
              <w:marTop w:val="0"/>
              <w:marBottom w:val="0"/>
              <w:divBdr>
                <w:top w:val="none" w:sz="0" w:space="0" w:color="auto"/>
                <w:left w:val="none" w:sz="0" w:space="0" w:color="auto"/>
                <w:bottom w:val="none" w:sz="0" w:space="0" w:color="auto"/>
                <w:right w:val="none" w:sz="0" w:space="0" w:color="auto"/>
              </w:divBdr>
              <w:divsChild>
                <w:div w:id="1872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0704">
      <w:bodyDiv w:val="1"/>
      <w:marLeft w:val="0"/>
      <w:marRight w:val="0"/>
      <w:marTop w:val="0"/>
      <w:marBottom w:val="0"/>
      <w:divBdr>
        <w:top w:val="none" w:sz="0" w:space="0" w:color="auto"/>
        <w:left w:val="none" w:sz="0" w:space="0" w:color="auto"/>
        <w:bottom w:val="none" w:sz="0" w:space="0" w:color="auto"/>
        <w:right w:val="none" w:sz="0" w:space="0" w:color="auto"/>
      </w:divBdr>
    </w:div>
    <w:div w:id="21238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26/science.1087919" TargetMode="External"/><Relationship Id="rId39" Type="http://schemas.openxmlformats.org/officeDocument/2006/relationships/fontTable" Target="fontTable.xml"/><Relationship Id="rId21" Type="http://schemas.openxmlformats.org/officeDocument/2006/relationships/hyperlink" Target="https://doi.org/10.1016/j.cub.2019.12.007" TargetMode="External"/><Relationship Id="rId34" Type="http://schemas.openxmlformats.org/officeDocument/2006/relationships/hyperlink" Target="https://doi.org/10.1016/j.neuroimage.2017.05.005"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obeha.2020.06.003" TargetMode="External"/><Relationship Id="rId29" Type="http://schemas.openxmlformats.org/officeDocument/2006/relationships/hyperlink" Target="https://doi.org/10.1073/pnas.150355011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111/j.1460-9568.2010.07465.x" TargetMode="External"/><Relationship Id="rId32" Type="http://schemas.openxmlformats.org/officeDocument/2006/relationships/hyperlink" Target="https://doi.org/10.1196/annals.1401.030" TargetMode="External"/><Relationship Id="rId37" Type="http://schemas.openxmlformats.org/officeDocument/2006/relationships/hyperlink" Target="https://doi.org/10.1523/JNEUROSCI.1680-20.2020"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38/s41467-022-31273-9" TargetMode="External"/><Relationship Id="rId28" Type="http://schemas.openxmlformats.org/officeDocument/2006/relationships/hyperlink" Target="https://doi.org/10.1016/j.neuron.2015.09.010" TargetMode="External"/><Relationship Id="rId36" Type="http://schemas.openxmlformats.org/officeDocument/2006/relationships/hyperlink" Target="https://doi.org/10.1016/j.neuroimage.2015.10.07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38/s41467-024-45880-1"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16/j.neuron.2014.10.049" TargetMode="External"/><Relationship Id="rId27" Type="http://schemas.openxmlformats.org/officeDocument/2006/relationships/hyperlink" Target="https://doi.org/10.1523/JNEUROSCI.3473-16.2017" TargetMode="External"/><Relationship Id="rId30" Type="http://schemas.openxmlformats.org/officeDocument/2006/relationships/hyperlink" Target="https://doi.org/10.1038/s41467-018-04055-5" TargetMode="External"/><Relationship Id="rId35" Type="http://schemas.openxmlformats.org/officeDocument/2006/relationships/hyperlink" Target="https://doi.org/10.1002/mrm.20900" TargetMode="Externa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16/j.pneurobio.2004.03.006" TargetMode="External"/><Relationship Id="rId33" Type="http://schemas.openxmlformats.org/officeDocument/2006/relationships/hyperlink" Target="https://doi.org/10.1037/h0062474" TargetMode="External"/><Relationship Id="rId38" Type="http://schemas.openxmlformats.org/officeDocument/2006/relationships/hyperlink" Target="https://doi.org/10.1016/j.neuroimage.2011.10.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EE4B-B6F0-4F13-8A19-FFD9EA30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1</Pages>
  <Words>14147</Words>
  <Characters>80642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dc:description/>
  <cp:lastModifiedBy>Kahnt, Thorsten (NIH/NIDA) [E]</cp:lastModifiedBy>
  <cp:revision>1926</cp:revision>
  <dcterms:created xsi:type="dcterms:W3CDTF">2024-10-22T17:03:00Z</dcterms:created>
  <dcterms:modified xsi:type="dcterms:W3CDTF">2025-01-21T18:13:00Z</dcterms:modified>
</cp:coreProperties>
</file>